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FBE" w:rsidRDefault="00DA3FBE" w:rsidP="00DA3FBE">
      <w:pPr>
        <w:bidi w:val="0"/>
        <w:jc w:val="center"/>
        <w:rPr>
          <w:b/>
          <w:bCs/>
          <w:sz w:val="96"/>
          <w:szCs w:val="96"/>
        </w:rPr>
      </w:pPr>
      <w:r>
        <w:rPr>
          <w:b/>
          <w:bCs/>
          <w:noProof/>
          <w:sz w:val="96"/>
          <w:szCs w:val="96"/>
          <w:lang w:bidi="he-IL"/>
        </w:rPr>
        <w:drawing>
          <wp:inline distT="0" distB="0" distL="0" distR="0">
            <wp:extent cx="2011680" cy="1105535"/>
            <wp:effectExtent l="19050" t="0" r="762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11680" cy="1105535"/>
                    </a:xfrm>
                    <a:prstGeom prst="rect">
                      <a:avLst/>
                    </a:prstGeom>
                    <a:noFill/>
                    <a:ln w="9525">
                      <a:noFill/>
                      <a:miter lim="800000"/>
                      <a:headEnd/>
                      <a:tailEnd/>
                    </a:ln>
                  </pic:spPr>
                </pic:pic>
              </a:graphicData>
            </a:graphic>
          </wp:inline>
        </w:drawing>
      </w:r>
    </w:p>
    <w:p w:rsidR="00793BC5" w:rsidRPr="00D434DA" w:rsidRDefault="00DA3FBE" w:rsidP="00793BC5">
      <w:pPr>
        <w:bidi w:val="0"/>
        <w:jc w:val="center"/>
        <w:rPr>
          <w:sz w:val="44"/>
          <w:szCs w:val="44"/>
        </w:rPr>
      </w:pPr>
      <w:r>
        <w:rPr>
          <w:b/>
          <w:bCs/>
          <w:sz w:val="96"/>
          <w:szCs w:val="96"/>
        </w:rPr>
        <w:t xml:space="preserve"> </w:t>
      </w:r>
      <w:proofErr w:type="spellStart"/>
      <w:r w:rsidR="00793BC5" w:rsidRPr="00D434DA">
        <w:rPr>
          <w:b/>
          <w:bCs/>
          <w:sz w:val="44"/>
          <w:szCs w:val="44"/>
        </w:rPr>
        <w:t>Technion</w:t>
      </w:r>
      <w:proofErr w:type="spellEnd"/>
      <w:r w:rsidR="00793BC5" w:rsidRPr="00D434DA">
        <w:rPr>
          <w:sz w:val="44"/>
          <w:szCs w:val="44"/>
        </w:rPr>
        <w:t xml:space="preserve"> </w:t>
      </w:r>
    </w:p>
    <w:p w:rsidR="00793BC5" w:rsidRPr="00D434DA" w:rsidRDefault="00793BC5" w:rsidP="00793BC5">
      <w:pPr>
        <w:bidi w:val="0"/>
        <w:jc w:val="center"/>
        <w:rPr>
          <w:i/>
          <w:iCs/>
          <w:sz w:val="44"/>
          <w:szCs w:val="44"/>
        </w:rPr>
      </w:pPr>
      <w:r w:rsidRPr="00D434DA">
        <w:rPr>
          <w:i/>
          <w:iCs/>
          <w:sz w:val="44"/>
          <w:szCs w:val="44"/>
        </w:rPr>
        <w:t>Electrical Engineering Department</w:t>
      </w:r>
    </w:p>
    <w:p w:rsidR="00793BC5" w:rsidRPr="00D434DA" w:rsidRDefault="00793BC5" w:rsidP="00793BC5">
      <w:pPr>
        <w:bidi w:val="0"/>
        <w:jc w:val="center"/>
        <w:rPr>
          <w:sz w:val="44"/>
          <w:szCs w:val="44"/>
          <w:u w:val="single"/>
        </w:rPr>
      </w:pPr>
      <w:r w:rsidRPr="00D434DA">
        <w:rPr>
          <w:sz w:val="44"/>
          <w:szCs w:val="44"/>
          <w:u w:val="single"/>
        </w:rPr>
        <w:t>High Speed Digital System Lab</w:t>
      </w:r>
    </w:p>
    <w:p w:rsidR="005E55FC" w:rsidRPr="005E55FC" w:rsidRDefault="00DA3FBE" w:rsidP="00DA3FBE">
      <w:pPr>
        <w:bidi w:val="0"/>
        <w:jc w:val="center"/>
        <w:rPr>
          <w:b/>
          <w:bCs/>
          <w:sz w:val="80"/>
          <w:szCs w:val="80"/>
          <w:rtl/>
          <w:lang w:bidi="he-IL"/>
        </w:rPr>
      </w:pPr>
      <w:r w:rsidRPr="005E55FC">
        <w:rPr>
          <w:b/>
          <w:bCs/>
          <w:sz w:val="80"/>
          <w:szCs w:val="80"/>
        </w:rPr>
        <w:t xml:space="preserve">FPGA Setting </w:t>
      </w:r>
    </w:p>
    <w:p w:rsidR="00DA3FBE" w:rsidRPr="005E55FC" w:rsidRDefault="00DA3FBE" w:rsidP="005E55FC">
      <w:pPr>
        <w:bidi w:val="0"/>
        <w:jc w:val="center"/>
        <w:rPr>
          <w:b/>
          <w:bCs/>
          <w:sz w:val="80"/>
          <w:szCs w:val="80"/>
        </w:rPr>
      </w:pPr>
      <w:r w:rsidRPr="005E55FC">
        <w:rPr>
          <w:b/>
          <w:bCs/>
          <w:sz w:val="80"/>
          <w:szCs w:val="80"/>
        </w:rPr>
        <w:t>Using FLASH</w:t>
      </w:r>
    </w:p>
    <w:p w:rsidR="005E55FC" w:rsidRPr="005E55FC" w:rsidRDefault="005E55FC" w:rsidP="00DA3FBE">
      <w:pPr>
        <w:bidi w:val="0"/>
        <w:jc w:val="center"/>
        <w:rPr>
          <w:b/>
          <w:bCs/>
          <w:sz w:val="80"/>
          <w:szCs w:val="80"/>
          <w:rtl/>
          <w:lang w:bidi="he-IL"/>
        </w:rPr>
      </w:pPr>
    </w:p>
    <w:p w:rsidR="00701E67" w:rsidRDefault="00DF5F18" w:rsidP="005E55FC">
      <w:pPr>
        <w:bidi w:val="0"/>
        <w:jc w:val="center"/>
        <w:rPr>
          <w:b/>
          <w:bCs/>
          <w:sz w:val="96"/>
          <w:szCs w:val="96"/>
        </w:rPr>
      </w:pPr>
      <w:r w:rsidRPr="005E55FC">
        <w:rPr>
          <w:b/>
          <w:bCs/>
          <w:sz w:val="80"/>
          <w:szCs w:val="80"/>
        </w:rPr>
        <w:t>Project Documentation</w:t>
      </w:r>
    </w:p>
    <w:p w:rsidR="005E55FC" w:rsidRDefault="005E55FC" w:rsidP="00DA3FBE">
      <w:pPr>
        <w:bidi w:val="0"/>
        <w:rPr>
          <w:b/>
          <w:bCs/>
          <w:sz w:val="32"/>
          <w:szCs w:val="32"/>
          <w:rtl/>
          <w:lang w:bidi="he-IL"/>
        </w:rPr>
      </w:pPr>
    </w:p>
    <w:p w:rsidR="00DF5F18" w:rsidRDefault="00DA3FBE" w:rsidP="005E55FC">
      <w:pPr>
        <w:bidi w:val="0"/>
        <w:rPr>
          <w:b/>
          <w:bCs/>
          <w:sz w:val="32"/>
          <w:szCs w:val="32"/>
        </w:rPr>
      </w:pPr>
      <w:r>
        <w:rPr>
          <w:b/>
          <w:bCs/>
          <w:sz w:val="32"/>
          <w:szCs w:val="32"/>
        </w:rPr>
        <w:t>Students: Dor Obstbaum</w:t>
      </w:r>
    </w:p>
    <w:p w:rsidR="00DA3FBE" w:rsidRDefault="00DA3FBE" w:rsidP="00DA3FBE">
      <w:pPr>
        <w:bidi w:val="0"/>
        <w:rPr>
          <w:b/>
          <w:bCs/>
          <w:sz w:val="32"/>
          <w:szCs w:val="32"/>
          <w:rtl/>
          <w:lang w:bidi="he-IL"/>
        </w:rPr>
      </w:pPr>
      <w:r>
        <w:rPr>
          <w:b/>
          <w:bCs/>
          <w:sz w:val="32"/>
          <w:szCs w:val="32"/>
        </w:rPr>
        <w:tab/>
        <w:t xml:space="preserve">         Kami Elbaz</w:t>
      </w:r>
    </w:p>
    <w:p w:rsidR="005E55FC" w:rsidRDefault="005E55FC" w:rsidP="005E55FC">
      <w:pPr>
        <w:bidi w:val="0"/>
        <w:rPr>
          <w:b/>
          <w:bCs/>
          <w:sz w:val="32"/>
          <w:szCs w:val="32"/>
          <w:lang w:bidi="he-IL"/>
        </w:rPr>
      </w:pPr>
    </w:p>
    <w:p w:rsidR="00793BC5" w:rsidRDefault="00DA3FBE" w:rsidP="00DA3FBE">
      <w:pPr>
        <w:bidi w:val="0"/>
        <w:rPr>
          <w:b/>
          <w:bCs/>
          <w:sz w:val="32"/>
          <w:szCs w:val="32"/>
          <w:rtl/>
          <w:lang w:bidi="he-IL"/>
        </w:rPr>
      </w:pPr>
      <w:r>
        <w:rPr>
          <w:b/>
          <w:bCs/>
          <w:sz w:val="32"/>
          <w:szCs w:val="32"/>
        </w:rPr>
        <w:t xml:space="preserve">Advisor:    Moshe </w:t>
      </w:r>
      <w:proofErr w:type="spellStart"/>
      <w:r>
        <w:rPr>
          <w:b/>
          <w:bCs/>
          <w:sz w:val="32"/>
          <w:szCs w:val="32"/>
        </w:rPr>
        <w:t>Porian</w:t>
      </w:r>
      <w:proofErr w:type="spellEnd"/>
    </w:p>
    <w:p w:rsidR="005E55FC" w:rsidRDefault="005E55FC" w:rsidP="005E55FC">
      <w:pPr>
        <w:bidi w:val="0"/>
        <w:rPr>
          <w:b/>
          <w:bCs/>
          <w:sz w:val="32"/>
          <w:szCs w:val="32"/>
          <w:rtl/>
          <w:lang w:bidi="he-IL"/>
        </w:rPr>
      </w:pPr>
    </w:p>
    <w:p w:rsidR="005E55FC" w:rsidRDefault="005E55FC" w:rsidP="005E55FC">
      <w:pPr>
        <w:bidi w:val="0"/>
        <w:rPr>
          <w:b/>
          <w:bCs/>
          <w:sz w:val="32"/>
          <w:szCs w:val="32"/>
          <w:lang w:bidi="he-IL"/>
        </w:rPr>
      </w:pPr>
    </w:p>
    <w:sdt>
      <w:sdtPr>
        <w:id w:val="-1634476508"/>
        <w:docPartObj>
          <w:docPartGallery w:val="Table of Contents"/>
          <w:docPartUnique/>
        </w:docPartObj>
      </w:sdtPr>
      <w:sdtContent>
        <w:p w:rsidR="009462F0" w:rsidRDefault="009462F0" w:rsidP="003665A4">
          <w:pPr>
            <w:bidi w:val="0"/>
            <w:rPr>
              <w:rStyle w:val="Strong"/>
              <w:sz w:val="32"/>
            </w:rPr>
          </w:pPr>
          <w:r w:rsidRPr="00EB39D8">
            <w:rPr>
              <w:rStyle w:val="Strong"/>
              <w:sz w:val="32"/>
            </w:rPr>
            <w:t xml:space="preserve">Table of </w:t>
          </w:r>
          <w:r>
            <w:rPr>
              <w:rStyle w:val="Strong"/>
              <w:sz w:val="32"/>
            </w:rPr>
            <w:t>contents</w:t>
          </w:r>
        </w:p>
        <w:commentRangeStart w:id="0"/>
        <w:p w:rsidR="00F1529F" w:rsidRDefault="00122182" w:rsidP="00F1529F">
          <w:pPr>
            <w:pStyle w:val="TOC1"/>
            <w:rPr>
              <w:noProof/>
              <w:sz w:val="22"/>
              <w:szCs w:val="22"/>
              <w:rtl/>
              <w:lang w:bidi="he-IL"/>
            </w:rPr>
          </w:pPr>
          <w:r w:rsidRPr="00122182">
            <w:fldChar w:fldCharType="begin"/>
          </w:r>
          <w:r w:rsidR="009462F0">
            <w:instrText xml:space="preserve"> TOC \o "1-3" \h \z \u </w:instrText>
          </w:r>
          <w:r w:rsidRPr="00122182">
            <w:fldChar w:fldCharType="separate"/>
          </w:r>
          <w:hyperlink w:anchor="_Toc308900957" w:history="1">
            <w:r w:rsidR="00F1529F" w:rsidRPr="0035145A">
              <w:rPr>
                <w:rStyle w:val="Hyperlink"/>
                <w:b/>
                <w:noProof/>
              </w:rPr>
              <w:t>Scope</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Toc308900957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4</w:t>
            </w:r>
            <w:r>
              <w:rPr>
                <w:noProof/>
                <w:webHidden/>
                <w:rtl/>
              </w:rPr>
              <w:fldChar w:fldCharType="end"/>
            </w:r>
          </w:hyperlink>
        </w:p>
        <w:p w:rsidR="00F1529F" w:rsidRDefault="00122182" w:rsidP="00F1529F">
          <w:pPr>
            <w:pStyle w:val="TOC1"/>
            <w:rPr>
              <w:noProof/>
              <w:sz w:val="22"/>
              <w:szCs w:val="22"/>
              <w:rtl/>
              <w:lang w:bidi="he-IL"/>
            </w:rPr>
          </w:pPr>
          <w:hyperlink w:anchor="_Toc308900958" w:history="1">
            <w:r w:rsidR="00F1529F" w:rsidRPr="0035145A">
              <w:rPr>
                <w:rStyle w:val="Hyperlink"/>
                <w:b/>
                <w:noProof/>
              </w:rPr>
              <w:t>Abbreviations</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Toc308900958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4</w:t>
            </w:r>
            <w:r>
              <w:rPr>
                <w:noProof/>
                <w:webHidden/>
                <w:rtl/>
              </w:rPr>
              <w:fldChar w:fldCharType="end"/>
            </w:r>
          </w:hyperlink>
        </w:p>
        <w:p w:rsidR="00F1529F" w:rsidRDefault="00122182" w:rsidP="00F1529F">
          <w:pPr>
            <w:pStyle w:val="TOC1"/>
            <w:rPr>
              <w:noProof/>
              <w:sz w:val="22"/>
              <w:szCs w:val="22"/>
              <w:rtl/>
              <w:lang w:bidi="he-IL"/>
            </w:rPr>
          </w:pPr>
          <w:hyperlink w:anchor="_Toc308900959" w:history="1">
            <w:r w:rsidR="00F1529F" w:rsidRPr="0035145A">
              <w:rPr>
                <w:rStyle w:val="Hyperlink"/>
                <w:b/>
                <w:noProof/>
              </w:rPr>
              <w:t>General Description</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Toc308900959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4</w:t>
            </w:r>
            <w:r>
              <w:rPr>
                <w:noProof/>
                <w:webHidden/>
                <w:rtl/>
              </w:rPr>
              <w:fldChar w:fldCharType="end"/>
            </w:r>
          </w:hyperlink>
        </w:p>
        <w:p w:rsidR="00F1529F" w:rsidRDefault="00122182" w:rsidP="00F1529F">
          <w:pPr>
            <w:pStyle w:val="TOC1"/>
            <w:rPr>
              <w:noProof/>
              <w:sz w:val="22"/>
              <w:szCs w:val="22"/>
              <w:rtl/>
              <w:lang w:bidi="he-IL"/>
            </w:rPr>
          </w:pPr>
          <w:hyperlink w:anchor="_Toc308900960" w:history="1">
            <w:r w:rsidR="00F1529F" w:rsidRPr="0035145A">
              <w:rPr>
                <w:rStyle w:val="Hyperlink"/>
                <w:b/>
                <w:noProof/>
              </w:rPr>
              <w:t>Block Details</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Toc308900960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6</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1" w:history="1">
            <w:r w:rsidR="00F1529F" w:rsidRPr="0035145A">
              <w:rPr>
                <w:rStyle w:val="Hyperlink"/>
                <w:b/>
                <w:i/>
                <w:noProof/>
                <w:spacing w:val="10"/>
              </w:rPr>
              <w:t>rx path</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Toc308900961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6</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2" w:history="1">
            <w:r w:rsidR="00F1529F" w:rsidRPr="0035145A">
              <w:rPr>
                <w:rStyle w:val="Hyperlink"/>
                <w:b/>
                <w:i/>
                <w:noProof/>
                <w:spacing w:val="10"/>
              </w:rPr>
              <w:t>Config Control Block</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Toc308900962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17</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3" w:history="1">
            <w:r w:rsidR="00F1529F" w:rsidRPr="0035145A">
              <w:rPr>
                <w:rStyle w:val="Hyperlink"/>
                <w:b/>
                <w:i/>
                <w:noProof/>
                <w:spacing w:val="10"/>
              </w:rPr>
              <w:t>Flash Control</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Toc308900963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18</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4" w:history="1">
            <w:r w:rsidR="00F1529F" w:rsidRPr="0035145A">
              <w:rPr>
                <w:rStyle w:val="Hyperlink"/>
                <w:b/>
                <w:i/>
                <w:noProof/>
                <w:spacing w:val="10"/>
              </w:rPr>
              <w:t>Clk &amp; Reset</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Toc308900964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19</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5" w:history="1">
            <w:r w:rsidR="00F1529F" w:rsidRPr="0035145A">
              <w:rPr>
                <w:rStyle w:val="Hyperlink"/>
                <w:b/>
                <w:i/>
                <w:noProof/>
                <w:spacing w:val="10"/>
              </w:rPr>
              <w:t>Filter</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Toc308900965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20</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6" w:history="1">
            <w:r w:rsidR="00F1529F" w:rsidRPr="0035145A">
              <w:rPr>
                <w:rStyle w:val="Hyperlink"/>
                <w:b/>
                <w:i/>
                <w:noProof/>
                <w:spacing w:val="10"/>
              </w:rPr>
              <w:t>Wait - client</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Toc308900966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21</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7" w:history="1">
            <w:r w:rsidR="00F1529F" w:rsidRPr="0035145A">
              <w:rPr>
                <w:rStyle w:val="Hyperlink"/>
                <w:b/>
                <w:i/>
                <w:noProof/>
                <w:spacing w:val="10"/>
              </w:rPr>
              <w:t>LED – client</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Toc308900967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23</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8" w:history="1">
            <w:r w:rsidR="00F1529F" w:rsidRPr="0035145A">
              <w:rPr>
                <w:rStyle w:val="Hyperlink"/>
                <w:b/>
                <w:i/>
                <w:noProof/>
                <w:spacing w:val="10"/>
              </w:rPr>
              <w:t>Display – client</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Toc308900968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28</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69" w:history="1">
            <w:r w:rsidR="00F1529F" w:rsidRPr="0035145A">
              <w:rPr>
                <w:rStyle w:val="Hyperlink"/>
                <w:b/>
                <w:i/>
                <w:noProof/>
                <w:spacing w:val="10"/>
              </w:rPr>
              <w:t>Wishbone Blocks and protocol</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Toc308900969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28</w:t>
            </w:r>
            <w:r>
              <w:rPr>
                <w:noProof/>
                <w:webHidden/>
                <w:rtl/>
              </w:rPr>
              <w:fldChar w:fldCharType="end"/>
            </w:r>
          </w:hyperlink>
        </w:p>
        <w:p w:rsidR="00F1529F" w:rsidRDefault="00122182" w:rsidP="00F1529F">
          <w:pPr>
            <w:pStyle w:val="TOC3"/>
            <w:tabs>
              <w:tab w:val="right" w:leader="dot" w:pos="8296"/>
            </w:tabs>
            <w:bidi w:val="0"/>
            <w:rPr>
              <w:noProof/>
              <w:sz w:val="22"/>
              <w:szCs w:val="22"/>
              <w:rtl/>
              <w:lang w:bidi="he-IL"/>
            </w:rPr>
          </w:pPr>
          <w:hyperlink w:anchor="_Toc308900970" w:history="1">
            <w:r w:rsidR="00F1529F" w:rsidRPr="0035145A">
              <w:rPr>
                <w:rStyle w:val="Hyperlink"/>
                <w:b/>
                <w:bCs/>
                <w:noProof/>
              </w:rPr>
              <w:t>Wishbone Protocol</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Toc308900970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28</w:t>
            </w:r>
            <w:r>
              <w:rPr>
                <w:noProof/>
                <w:webHidden/>
                <w:rtl/>
              </w:rPr>
              <w:fldChar w:fldCharType="end"/>
            </w:r>
          </w:hyperlink>
        </w:p>
        <w:p w:rsidR="00F1529F" w:rsidRDefault="00122182" w:rsidP="00F1529F">
          <w:pPr>
            <w:pStyle w:val="TOC3"/>
            <w:tabs>
              <w:tab w:val="right" w:leader="dot" w:pos="8296"/>
            </w:tabs>
            <w:bidi w:val="0"/>
            <w:rPr>
              <w:noProof/>
              <w:sz w:val="22"/>
              <w:szCs w:val="22"/>
              <w:rtl/>
              <w:lang w:bidi="he-IL"/>
            </w:rPr>
          </w:pPr>
          <w:hyperlink w:anchor="_Toc308900971" w:history="1">
            <w:r w:rsidR="00F1529F" w:rsidRPr="0035145A">
              <w:rPr>
                <w:rStyle w:val="Hyperlink"/>
                <w:b/>
                <w:bCs/>
                <w:noProof/>
              </w:rPr>
              <w:t>Wishbone Intercon</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Toc308900971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30</w:t>
            </w:r>
            <w:r>
              <w:rPr>
                <w:noProof/>
                <w:webHidden/>
                <w:rtl/>
              </w:rPr>
              <w:fldChar w:fldCharType="end"/>
            </w:r>
          </w:hyperlink>
        </w:p>
        <w:p w:rsidR="00F1529F" w:rsidRDefault="00122182" w:rsidP="00F1529F">
          <w:pPr>
            <w:pStyle w:val="TOC3"/>
            <w:tabs>
              <w:tab w:val="right" w:leader="dot" w:pos="8296"/>
            </w:tabs>
            <w:bidi w:val="0"/>
            <w:rPr>
              <w:noProof/>
              <w:sz w:val="22"/>
              <w:szCs w:val="22"/>
              <w:rtl/>
              <w:lang w:bidi="he-IL"/>
            </w:rPr>
          </w:pPr>
          <w:hyperlink w:anchor="_Toc308900972" w:history="1">
            <w:r w:rsidR="00F1529F" w:rsidRPr="0035145A">
              <w:rPr>
                <w:rStyle w:val="Hyperlink"/>
                <w:b/>
                <w:bCs/>
                <w:noProof/>
              </w:rPr>
              <w:t>Wishbone Master</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Toc308900972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30</w:t>
            </w:r>
            <w:r>
              <w:rPr>
                <w:noProof/>
                <w:webHidden/>
                <w:rtl/>
              </w:rPr>
              <w:fldChar w:fldCharType="end"/>
            </w:r>
          </w:hyperlink>
        </w:p>
        <w:p w:rsidR="00F1529F" w:rsidRDefault="00122182" w:rsidP="00F1529F">
          <w:pPr>
            <w:pStyle w:val="TOC3"/>
            <w:tabs>
              <w:tab w:val="right" w:leader="dot" w:pos="8296"/>
            </w:tabs>
            <w:bidi w:val="0"/>
            <w:rPr>
              <w:noProof/>
              <w:sz w:val="22"/>
              <w:szCs w:val="22"/>
              <w:rtl/>
              <w:lang w:bidi="he-IL"/>
            </w:rPr>
          </w:pPr>
          <w:hyperlink w:anchor="_Toc308900973" w:history="1">
            <w:r w:rsidR="00F1529F" w:rsidRPr="0035145A">
              <w:rPr>
                <w:rStyle w:val="Hyperlink"/>
                <w:b/>
                <w:bCs/>
                <w:noProof/>
              </w:rPr>
              <w:t>Wishbone Slave</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Toc308900973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32</w:t>
            </w:r>
            <w:r>
              <w:rPr>
                <w:noProof/>
                <w:webHidden/>
                <w:rtl/>
              </w:rPr>
              <w:fldChar w:fldCharType="end"/>
            </w:r>
          </w:hyperlink>
        </w:p>
        <w:p w:rsidR="00F1529F" w:rsidRDefault="00122182" w:rsidP="00F1529F">
          <w:pPr>
            <w:pStyle w:val="TOC1"/>
            <w:rPr>
              <w:noProof/>
              <w:sz w:val="22"/>
              <w:szCs w:val="22"/>
              <w:rtl/>
              <w:lang w:bidi="he-IL"/>
            </w:rPr>
          </w:pPr>
          <w:hyperlink w:anchor="_Toc308900974" w:history="1">
            <w:r w:rsidR="00F1529F" w:rsidRPr="0035145A">
              <w:rPr>
                <w:rStyle w:val="Hyperlink"/>
                <w:b/>
                <w:i/>
                <w:noProof/>
                <w:spacing w:val="10"/>
              </w:rPr>
              <w:t>Data transfer</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Toc308900974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34</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75" w:history="1">
            <w:r w:rsidR="00F1529F" w:rsidRPr="0035145A">
              <w:rPr>
                <w:rStyle w:val="Hyperlink"/>
                <w:b/>
                <w:i/>
                <w:noProof/>
                <w:spacing w:val="10"/>
              </w:rPr>
              <w:t>Write transaction</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Toc308900975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34</w:t>
            </w:r>
            <w:r>
              <w:rPr>
                <w:noProof/>
                <w:webHidden/>
                <w:rtl/>
              </w:rPr>
              <w:fldChar w:fldCharType="end"/>
            </w:r>
          </w:hyperlink>
        </w:p>
        <w:p w:rsidR="00F1529F" w:rsidRDefault="00122182" w:rsidP="00F1529F">
          <w:pPr>
            <w:pStyle w:val="TOC3"/>
            <w:tabs>
              <w:tab w:val="right" w:leader="dot" w:pos="8296"/>
            </w:tabs>
            <w:bidi w:val="0"/>
            <w:rPr>
              <w:noProof/>
              <w:sz w:val="22"/>
              <w:szCs w:val="22"/>
              <w:rtl/>
              <w:lang w:bidi="he-IL"/>
            </w:rPr>
          </w:pPr>
          <w:hyperlink w:anchor="_Toc308900976" w:history="1">
            <w:r w:rsidR="00F1529F" w:rsidRPr="0035145A">
              <w:rPr>
                <w:rStyle w:val="Hyperlink"/>
                <w:noProof/>
              </w:rPr>
              <w:t>Write transaction example</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Toc308900976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34</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77" w:history="1">
            <w:r w:rsidR="00F1529F" w:rsidRPr="0035145A">
              <w:rPr>
                <w:rStyle w:val="Hyperlink"/>
                <w:b/>
                <w:i/>
                <w:noProof/>
                <w:spacing w:val="10"/>
              </w:rPr>
              <w:t>Read transaction</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Toc308900977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35</w:t>
            </w:r>
            <w:r>
              <w:rPr>
                <w:noProof/>
                <w:webHidden/>
                <w:rtl/>
              </w:rPr>
              <w:fldChar w:fldCharType="end"/>
            </w:r>
          </w:hyperlink>
        </w:p>
        <w:p w:rsidR="00F1529F" w:rsidRDefault="00122182" w:rsidP="00F1529F">
          <w:pPr>
            <w:pStyle w:val="TOC1"/>
            <w:rPr>
              <w:noProof/>
              <w:sz w:val="22"/>
              <w:szCs w:val="22"/>
              <w:rtl/>
              <w:lang w:bidi="he-IL"/>
            </w:rPr>
          </w:pPr>
          <w:hyperlink w:anchor="_Toc308900978" w:history="1">
            <w:r w:rsidR="00F1529F" w:rsidRPr="0035145A">
              <w:rPr>
                <w:rStyle w:val="Hyperlink"/>
                <w:b/>
                <w:i/>
                <w:noProof/>
                <w:spacing w:val="10"/>
              </w:rPr>
              <w:t>FLASH Memory</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Toc308900978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36</w:t>
            </w:r>
            <w:r>
              <w:rPr>
                <w:noProof/>
                <w:webHidden/>
                <w:rtl/>
              </w:rPr>
              <w:fldChar w:fldCharType="end"/>
            </w:r>
          </w:hyperlink>
        </w:p>
        <w:p w:rsidR="00F1529F" w:rsidRDefault="00122182" w:rsidP="00F1529F">
          <w:pPr>
            <w:pStyle w:val="TOC1"/>
            <w:rPr>
              <w:noProof/>
              <w:sz w:val="22"/>
              <w:szCs w:val="22"/>
              <w:rtl/>
              <w:lang w:bidi="he-IL"/>
            </w:rPr>
          </w:pPr>
          <w:hyperlink w:anchor="_Toc308900979" w:history="1">
            <w:r w:rsidR="00F1529F" w:rsidRPr="0035145A">
              <w:rPr>
                <w:rStyle w:val="Hyperlink"/>
                <w:b/>
                <w:i/>
                <w:noProof/>
                <w:spacing w:val="10"/>
              </w:rPr>
              <w:t>Testability</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Toc308900979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37</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80" w:history="1">
            <w:r w:rsidR="00F1529F" w:rsidRPr="0035145A">
              <w:rPr>
                <w:rStyle w:val="Hyperlink"/>
                <w:noProof/>
              </w:rPr>
              <w:t>Top level testing was done using the configuration seen in the figure:</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Toc308900980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37</w:t>
            </w:r>
            <w:r>
              <w:rPr>
                <w:noProof/>
                <w:webHidden/>
                <w:rtl/>
              </w:rPr>
              <w:fldChar w:fldCharType="end"/>
            </w:r>
          </w:hyperlink>
        </w:p>
        <w:p w:rsidR="00F1529F" w:rsidRDefault="00122182" w:rsidP="00F1529F">
          <w:pPr>
            <w:pStyle w:val="TOC2"/>
            <w:tabs>
              <w:tab w:val="right" w:leader="dot" w:pos="8296"/>
            </w:tabs>
            <w:bidi w:val="0"/>
            <w:rPr>
              <w:noProof/>
              <w:sz w:val="22"/>
              <w:szCs w:val="22"/>
              <w:rtl/>
              <w:lang w:bidi="he-IL"/>
            </w:rPr>
          </w:pPr>
          <w:hyperlink w:anchor="_Toc308900981" w:history="1">
            <w:r w:rsidR="00F1529F" w:rsidRPr="0035145A">
              <w:rPr>
                <w:rStyle w:val="Hyperlink"/>
                <w:noProof/>
              </w:rPr>
              <w:t>Messages to the FPGA</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Toc308900981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38</w:t>
            </w:r>
            <w:r>
              <w:rPr>
                <w:noProof/>
                <w:webHidden/>
                <w:rtl/>
              </w:rPr>
              <w:fldChar w:fldCharType="end"/>
            </w:r>
          </w:hyperlink>
        </w:p>
        <w:p w:rsidR="00F1529F" w:rsidRDefault="00122182" w:rsidP="00F1529F">
          <w:pPr>
            <w:pStyle w:val="TOC3"/>
            <w:tabs>
              <w:tab w:val="right" w:leader="dot" w:pos="8296"/>
            </w:tabs>
            <w:bidi w:val="0"/>
            <w:rPr>
              <w:noProof/>
              <w:sz w:val="22"/>
              <w:szCs w:val="22"/>
              <w:rtl/>
              <w:lang w:bidi="he-IL"/>
            </w:rPr>
          </w:pPr>
          <w:hyperlink w:anchor="_Toc308900982" w:history="1">
            <w:r w:rsidR="00F1529F" w:rsidRPr="0035145A">
              <w:rPr>
                <w:rStyle w:val="Hyperlink"/>
                <w:noProof/>
              </w:rPr>
              <w:t>Registers Write Message</w:t>
            </w:r>
            <w:r w:rsidR="00F1529F">
              <w:rPr>
                <w:rFonts w:ascii="Arial"/>
                <w:noProof/>
                <w:webHidden/>
                <w:rtl/>
              </w:rPr>
              <w:tab/>
            </w:r>
            <w:r>
              <w:rPr>
                <w:noProof/>
                <w:webHidden/>
                <w:rtl/>
              </w:rPr>
              <w:fldChar w:fldCharType="begin"/>
            </w:r>
            <w:r w:rsidR="00F1529F">
              <w:rPr>
                <w:rFonts w:ascii="Arial"/>
                <w:noProof/>
                <w:webHidden/>
                <w:rtl/>
              </w:rPr>
              <w:instrText xml:space="preserve"> </w:instrText>
            </w:r>
            <w:r w:rsidR="00F1529F">
              <w:rPr>
                <w:noProof/>
                <w:webHidden/>
              </w:rPr>
              <w:instrText>PAGEREF</w:instrText>
            </w:r>
            <w:r w:rsidR="00F1529F">
              <w:rPr>
                <w:rFonts w:ascii="Arial"/>
                <w:noProof/>
                <w:webHidden/>
                <w:rtl/>
              </w:rPr>
              <w:instrText xml:space="preserve"> _</w:instrText>
            </w:r>
            <w:r w:rsidR="00F1529F">
              <w:rPr>
                <w:noProof/>
                <w:webHidden/>
              </w:rPr>
              <w:instrText>Toc308900982 \h</w:instrText>
            </w:r>
            <w:r w:rsidR="00F1529F">
              <w:rPr>
                <w:rFonts w:ascii="Arial"/>
                <w:noProof/>
                <w:webHidden/>
                <w:rtl/>
              </w:rPr>
              <w:instrText xml:space="preserve"> </w:instrText>
            </w:r>
            <w:r>
              <w:rPr>
                <w:noProof/>
                <w:webHidden/>
                <w:rtl/>
              </w:rPr>
            </w:r>
            <w:r>
              <w:rPr>
                <w:noProof/>
                <w:webHidden/>
                <w:rtl/>
              </w:rPr>
              <w:fldChar w:fldCharType="separate"/>
            </w:r>
            <w:r w:rsidR="00F1529F">
              <w:rPr>
                <w:noProof/>
                <w:webHidden/>
                <w:rtl/>
                <w:lang w:bidi="he-IL"/>
              </w:rPr>
              <w:t>38</w:t>
            </w:r>
            <w:r>
              <w:rPr>
                <w:noProof/>
                <w:webHidden/>
                <w:rtl/>
              </w:rPr>
              <w:fldChar w:fldCharType="end"/>
            </w:r>
          </w:hyperlink>
        </w:p>
        <w:p w:rsidR="007153CE" w:rsidRDefault="00122182" w:rsidP="00F1529F">
          <w:pPr>
            <w:bidi w:val="0"/>
          </w:pPr>
          <w:r>
            <w:rPr>
              <w:b/>
              <w:bCs/>
              <w:noProof/>
            </w:rPr>
            <w:fldChar w:fldCharType="end"/>
          </w:r>
          <w:commentRangeEnd w:id="0"/>
          <w:r w:rsidR="007D11AD">
            <w:rPr>
              <w:rStyle w:val="CommentReference"/>
              <w:rtl/>
            </w:rPr>
            <w:commentReference w:id="0"/>
          </w:r>
        </w:p>
      </w:sdtContent>
    </w:sdt>
    <w:p w:rsidR="009462F0" w:rsidRDefault="009462F0" w:rsidP="009462F0">
      <w:pPr>
        <w:bidi w:val="0"/>
        <w:rPr>
          <w:rStyle w:val="Strong"/>
          <w:sz w:val="32"/>
        </w:rPr>
      </w:pPr>
    </w:p>
    <w:p w:rsidR="0058167B" w:rsidRDefault="009462F0" w:rsidP="003665A4">
      <w:pPr>
        <w:bidi w:val="0"/>
        <w:jc w:val="left"/>
        <w:rPr>
          <w:rStyle w:val="Strong"/>
          <w:sz w:val="32"/>
        </w:rPr>
      </w:pPr>
      <w:r w:rsidRPr="00EB39D8">
        <w:rPr>
          <w:rStyle w:val="Strong"/>
          <w:sz w:val="32"/>
        </w:rPr>
        <w:t>Table of figures</w:t>
      </w:r>
    </w:p>
    <w:p w:rsidR="003665A4" w:rsidRDefault="00122182" w:rsidP="003665A4">
      <w:pPr>
        <w:pStyle w:val="TableofFigures"/>
        <w:tabs>
          <w:tab w:val="right" w:leader="dot" w:pos="8296"/>
        </w:tabs>
        <w:bidi w:val="0"/>
        <w:rPr>
          <w:noProof/>
          <w:sz w:val="22"/>
          <w:szCs w:val="22"/>
          <w:rtl/>
          <w:lang w:bidi="he-IL"/>
        </w:rPr>
      </w:pPr>
      <w:r>
        <w:rPr>
          <w:sz w:val="32"/>
          <w:szCs w:val="32"/>
        </w:rPr>
        <w:fldChar w:fldCharType="begin"/>
      </w:r>
      <w:r w:rsidR="009462F0">
        <w:rPr>
          <w:sz w:val="32"/>
          <w:szCs w:val="32"/>
        </w:rPr>
        <w:instrText xml:space="preserve"> TOC \h \z \c "Figure" </w:instrText>
      </w:r>
      <w:r>
        <w:rPr>
          <w:sz w:val="32"/>
          <w:szCs w:val="32"/>
        </w:rPr>
        <w:fldChar w:fldCharType="separate"/>
      </w:r>
      <w:hyperlink w:anchor="_Toc308632023" w:history="1">
        <w:r w:rsidR="003665A4" w:rsidRPr="001F4CBB">
          <w:rPr>
            <w:rStyle w:val="Hyperlink"/>
            <w:noProof/>
          </w:rPr>
          <w:t>Figure 1 - Top Architecture</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Toc308632023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4</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24" w:history="1">
        <w:r w:rsidR="003665A4" w:rsidRPr="001F4CBB">
          <w:rPr>
            <w:rStyle w:val="Hyperlink"/>
            <w:noProof/>
          </w:rPr>
          <w:t>Figure 2 - rx path</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Toc308632024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6</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25" w:history="1">
        <w:r w:rsidR="003665A4" w:rsidRPr="001F4CBB">
          <w:rPr>
            <w:rStyle w:val="Hyperlink"/>
            <w:noProof/>
          </w:rPr>
          <w:t>Figure 3 - MDWM FSM</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Toc308632025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10</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26" w:history="1">
        <w:r w:rsidR="003665A4" w:rsidRPr="001F4CBB">
          <w:rPr>
            <w:rStyle w:val="Hyperlink"/>
            <w:noProof/>
          </w:rPr>
          <w:t>Figure 4 - TX path</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Toc308632026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12</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27" w:history="1">
        <w:r w:rsidR="003665A4" w:rsidRPr="001F4CBB">
          <w:rPr>
            <w:rStyle w:val="Hyperlink"/>
            <w:noProof/>
          </w:rPr>
          <w:t>Figure 5 - WTME FSM</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Toc308632027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14</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28" w:history="1">
        <w:r w:rsidR="003665A4" w:rsidRPr="001F4CBB">
          <w:rPr>
            <w:rStyle w:val="Hyperlink"/>
            <w:noProof/>
          </w:rPr>
          <w:t>Figure 7 - clk&amp; reset</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Toc308632028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18</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r:id="rId10" w:anchor="_Toc308632029" w:history="1">
        <w:r w:rsidR="003665A4" w:rsidRPr="001F4CBB">
          <w:rPr>
            <w:rStyle w:val="Hyperlink"/>
            <w:noProof/>
          </w:rPr>
          <w:t>Figure</w:t>
        </w:r>
        <w:r w:rsidR="003665A4" w:rsidRPr="001F4CBB">
          <w:rPr>
            <w:rStyle w:val="Hyperlink"/>
            <w:rFonts w:ascii="Times New Roman"/>
            <w:noProof/>
            <w:rtl/>
          </w:rPr>
          <w:t xml:space="preserve"> 6</w:t>
        </w:r>
        <w:r w:rsidR="003665A4" w:rsidRPr="001F4CBB">
          <w:rPr>
            <w:rStyle w:val="Hyperlink"/>
            <w:noProof/>
          </w:rPr>
          <w:t xml:space="preserve"> - message pack structure</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Toc308632029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18</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0" w:history="1">
        <w:r w:rsidR="003665A4" w:rsidRPr="001F4CBB">
          <w:rPr>
            <w:rStyle w:val="Hyperlink"/>
            <w:noProof/>
          </w:rPr>
          <w:t>Figure 8 - Filter</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Toc308632030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19</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1" w:history="1">
        <w:r w:rsidR="003665A4" w:rsidRPr="001F4CBB">
          <w:rPr>
            <w:rStyle w:val="Hyperlink"/>
            <w:noProof/>
          </w:rPr>
          <w:t>Figure 9 – LED client</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Toc308632031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23</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r:id="rId11" w:anchor="_Toc308632032" w:history="1">
        <w:r w:rsidR="003665A4" w:rsidRPr="001F4CBB">
          <w:rPr>
            <w:rStyle w:val="Hyperlink"/>
            <w:noProof/>
          </w:rPr>
          <w:t>Figure</w:t>
        </w:r>
        <w:r w:rsidR="003665A4" w:rsidRPr="001F4CBB">
          <w:rPr>
            <w:rStyle w:val="Hyperlink"/>
            <w:rFonts w:ascii="Times New Roman"/>
            <w:noProof/>
            <w:rtl/>
          </w:rPr>
          <w:t xml:space="preserve"> 10</w:t>
        </w:r>
        <w:r w:rsidR="003665A4" w:rsidRPr="001F4CBB">
          <w:rPr>
            <w:rStyle w:val="Hyperlink"/>
            <w:noProof/>
          </w:rPr>
          <w:t xml:space="preserve"> - Led waveform</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Toc308632032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25</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3" w:history="1">
        <w:r w:rsidR="003665A4" w:rsidRPr="001F4CBB">
          <w:rPr>
            <w:rStyle w:val="Hyperlink"/>
            <w:noProof/>
          </w:rPr>
          <w:t>Figure 11 - Led unit</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Toc308632033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27</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4" w:history="1">
        <w:r w:rsidR="003665A4" w:rsidRPr="001F4CBB">
          <w:rPr>
            <w:rStyle w:val="Hyperlink"/>
            <w:noProof/>
          </w:rPr>
          <w:t>Figure 12 - Wishbone cycle waveform example</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Toc308632034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29</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5" w:history="1">
        <w:r w:rsidR="003665A4" w:rsidRPr="001F4CBB">
          <w:rPr>
            <w:rStyle w:val="Hyperlink"/>
            <w:noProof/>
          </w:rPr>
          <w:t>Figure 13 - Wishbone Intercon</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Toc308632035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30</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6" w:history="1">
        <w:r w:rsidR="003665A4" w:rsidRPr="001F4CBB">
          <w:rPr>
            <w:rStyle w:val="Hyperlink"/>
            <w:noProof/>
          </w:rPr>
          <w:t>Figure 14 - Wishbone Master FSM</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Toc308632036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31</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7" w:history="1">
        <w:r w:rsidR="003665A4" w:rsidRPr="001F4CBB">
          <w:rPr>
            <w:rStyle w:val="Hyperlink"/>
            <w:noProof/>
          </w:rPr>
          <w:t>Figure 15 - Wishbone Slave FSM</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Toc308632037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32</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8" w:history="1">
        <w:r w:rsidR="003665A4" w:rsidRPr="001F4CBB">
          <w:rPr>
            <w:rStyle w:val="Hyperlink"/>
            <w:noProof/>
          </w:rPr>
          <w:t>Figure 16 - GUI</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Toc308632038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33</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39" w:history="1">
        <w:r w:rsidR="003665A4" w:rsidRPr="001F4CBB">
          <w:rPr>
            <w:rStyle w:val="Hyperlink"/>
            <w:noProof/>
          </w:rPr>
          <w:t>Figure 17 -DATA PROCCESSED IN THE RX PATH</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Toc308632039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35</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w:anchor="_Toc308632040" w:history="1">
        <w:r w:rsidR="003665A4" w:rsidRPr="001F4CBB">
          <w:rPr>
            <w:rStyle w:val="Hyperlink"/>
            <w:noProof/>
          </w:rPr>
          <w:t>Figure 18 - Data transfer from rx_path to led client</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Toc308632040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35</w:t>
        </w:r>
        <w:r>
          <w:rPr>
            <w:noProof/>
            <w:webHidden/>
            <w:rtl/>
          </w:rPr>
          <w:fldChar w:fldCharType="end"/>
        </w:r>
      </w:hyperlink>
    </w:p>
    <w:p w:rsidR="003665A4" w:rsidRDefault="00122182" w:rsidP="003665A4">
      <w:pPr>
        <w:pStyle w:val="TableofFigures"/>
        <w:tabs>
          <w:tab w:val="right" w:leader="dot" w:pos="8296"/>
        </w:tabs>
        <w:bidi w:val="0"/>
        <w:rPr>
          <w:noProof/>
          <w:sz w:val="22"/>
          <w:szCs w:val="22"/>
          <w:rtl/>
          <w:lang w:bidi="he-IL"/>
        </w:rPr>
      </w:pPr>
      <w:hyperlink r:id="rId12" w:anchor="_Toc308632041" w:history="1">
        <w:r w:rsidR="003665A4" w:rsidRPr="001F4CBB">
          <w:rPr>
            <w:rStyle w:val="Hyperlink"/>
            <w:noProof/>
          </w:rPr>
          <w:t xml:space="preserve">Figure  </w:t>
        </w:r>
        <w:r w:rsidR="003665A4" w:rsidRPr="001F4CBB">
          <w:rPr>
            <w:rStyle w:val="Hyperlink"/>
            <w:rFonts w:ascii="Times New Roman"/>
            <w:noProof/>
            <w:rtl/>
          </w:rPr>
          <w:t xml:space="preserve"> 19</w:t>
        </w:r>
        <w:r w:rsidR="003665A4" w:rsidRPr="001F4CBB">
          <w:rPr>
            <w:rStyle w:val="Hyperlink"/>
            <w:noProof/>
          </w:rPr>
          <w:t xml:space="preserve"> - Flash schematic symbol and schematics</w:t>
        </w:r>
        <w:r w:rsidR="003665A4">
          <w:rPr>
            <w:rFonts w:ascii="Arial"/>
            <w:noProof/>
            <w:webHidden/>
            <w:rtl/>
          </w:rPr>
          <w:tab/>
        </w:r>
        <w:r>
          <w:rPr>
            <w:noProof/>
            <w:webHidden/>
            <w:rtl/>
          </w:rPr>
          <w:fldChar w:fldCharType="begin"/>
        </w:r>
        <w:r w:rsidR="003665A4">
          <w:rPr>
            <w:rFonts w:ascii="Arial"/>
            <w:noProof/>
            <w:webHidden/>
            <w:rtl/>
          </w:rPr>
          <w:instrText xml:space="preserve"> </w:instrText>
        </w:r>
        <w:r w:rsidR="003665A4">
          <w:rPr>
            <w:noProof/>
            <w:webHidden/>
          </w:rPr>
          <w:instrText>PAGEREF</w:instrText>
        </w:r>
        <w:r w:rsidR="003665A4">
          <w:rPr>
            <w:rFonts w:ascii="Arial"/>
            <w:noProof/>
            <w:webHidden/>
            <w:rtl/>
          </w:rPr>
          <w:instrText xml:space="preserve"> _</w:instrText>
        </w:r>
        <w:r w:rsidR="003665A4">
          <w:rPr>
            <w:noProof/>
            <w:webHidden/>
          </w:rPr>
          <w:instrText>Toc308632041 \h</w:instrText>
        </w:r>
        <w:r w:rsidR="003665A4">
          <w:rPr>
            <w:rFonts w:ascii="Arial"/>
            <w:noProof/>
            <w:webHidden/>
            <w:rtl/>
          </w:rPr>
          <w:instrText xml:space="preserve"> </w:instrText>
        </w:r>
        <w:r>
          <w:rPr>
            <w:noProof/>
            <w:webHidden/>
            <w:rtl/>
          </w:rPr>
        </w:r>
        <w:r>
          <w:rPr>
            <w:noProof/>
            <w:webHidden/>
            <w:rtl/>
          </w:rPr>
          <w:fldChar w:fldCharType="separate"/>
        </w:r>
        <w:r w:rsidR="003665A4">
          <w:rPr>
            <w:noProof/>
            <w:webHidden/>
            <w:rtl/>
            <w:lang w:bidi="he-IL"/>
          </w:rPr>
          <w:t>36</w:t>
        </w:r>
        <w:r>
          <w:rPr>
            <w:noProof/>
            <w:webHidden/>
            <w:rtl/>
          </w:rPr>
          <w:fldChar w:fldCharType="end"/>
        </w:r>
      </w:hyperlink>
    </w:p>
    <w:p w:rsidR="005B5923" w:rsidRDefault="00122182" w:rsidP="003665A4">
      <w:pPr>
        <w:bidi w:val="0"/>
        <w:jc w:val="right"/>
        <w:rPr>
          <w:sz w:val="32"/>
          <w:szCs w:val="32"/>
        </w:rPr>
      </w:pPr>
      <w:r>
        <w:rPr>
          <w:sz w:val="32"/>
          <w:szCs w:val="32"/>
        </w:rPr>
        <w:fldChar w:fldCharType="end"/>
      </w:r>
    </w:p>
    <w:p w:rsidR="005B5923" w:rsidRDefault="00DA3FBE" w:rsidP="007E6931">
      <w:pPr>
        <w:bidi w:val="0"/>
        <w:rPr>
          <w:rStyle w:val="Strong"/>
          <w:sz w:val="32"/>
        </w:rPr>
      </w:pPr>
      <w:r w:rsidRPr="00EB39D8">
        <w:rPr>
          <w:rStyle w:val="Strong"/>
          <w:sz w:val="32"/>
        </w:rPr>
        <w:t>Table of Tables</w:t>
      </w:r>
    </w:p>
    <w:p w:rsidR="007E6931" w:rsidRDefault="00122182" w:rsidP="007E6931">
      <w:pPr>
        <w:pStyle w:val="TableofFigures"/>
        <w:tabs>
          <w:tab w:val="right" w:leader="dot" w:pos="8296"/>
        </w:tabs>
        <w:bidi w:val="0"/>
        <w:rPr>
          <w:noProof/>
          <w:sz w:val="22"/>
          <w:szCs w:val="22"/>
          <w:rtl/>
          <w:lang w:bidi="he-IL"/>
        </w:rPr>
      </w:pPr>
      <w:r>
        <w:rPr>
          <w:rStyle w:val="Strong"/>
          <w:sz w:val="32"/>
        </w:rPr>
        <w:fldChar w:fldCharType="begin"/>
      </w:r>
      <w:r w:rsidR="00136353">
        <w:rPr>
          <w:rStyle w:val="Strong"/>
          <w:sz w:val="32"/>
        </w:rPr>
        <w:instrText xml:space="preserve"> TOC \h \z \c "Table" </w:instrText>
      </w:r>
      <w:r>
        <w:rPr>
          <w:rStyle w:val="Strong"/>
          <w:sz w:val="32"/>
        </w:rPr>
        <w:fldChar w:fldCharType="separate"/>
      </w:r>
      <w:hyperlink w:anchor="_Toc308546004" w:history="1">
        <w:r w:rsidR="007E6931" w:rsidRPr="00B40E87">
          <w:rPr>
            <w:rStyle w:val="Hyperlink"/>
            <w:noProof/>
          </w:rPr>
          <w:t>Table 1 - RX path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Toc308546004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7</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05" w:history="1">
        <w:r w:rsidR="007E6931" w:rsidRPr="00B40E87">
          <w:rPr>
            <w:rStyle w:val="Hyperlink"/>
            <w:noProof/>
          </w:rPr>
          <w:t>Table 2 - Uart rx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Toc308546005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7</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06" w:history="1">
        <w:r w:rsidR="007E6931" w:rsidRPr="00B40E87">
          <w:rPr>
            <w:rStyle w:val="Hyperlink"/>
            <w:noProof/>
          </w:rPr>
          <w:t>Table 3 - Uart rx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Toc308546006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8</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07" w:history="1">
        <w:r w:rsidR="007E6931" w:rsidRPr="00B40E87">
          <w:rPr>
            <w:rStyle w:val="Hyperlink"/>
            <w:noProof/>
          </w:rPr>
          <w:t>Table 4 - mp_dec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Toc308546007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8</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08" w:history="1">
        <w:r w:rsidR="007E6931" w:rsidRPr="00B40E87">
          <w:rPr>
            <w:rStyle w:val="Hyperlink"/>
            <w:noProof/>
          </w:rPr>
          <w:t>Table 5 - mp_dec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Toc308546008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09" w:history="1">
        <w:r w:rsidR="007E6931" w:rsidRPr="00B40E87">
          <w:rPr>
            <w:rStyle w:val="Hyperlink"/>
            <w:noProof/>
          </w:rPr>
          <w:t>Table 6 - RAM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Toc308546009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0" w:history="1">
        <w:r w:rsidR="007E6931" w:rsidRPr="00B40E87">
          <w:rPr>
            <w:rStyle w:val="Hyperlink"/>
            <w:noProof/>
          </w:rPr>
          <w:t>Table 7 - RAM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Toc308546010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1" w:history="1">
        <w:r w:rsidR="007E6931" w:rsidRPr="00B40E87">
          <w:rPr>
            <w:rStyle w:val="Hyperlink"/>
            <w:noProof/>
          </w:rPr>
          <w:t>Table 8 - CRC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Toc308546011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2" w:history="1">
        <w:r w:rsidR="007E6931" w:rsidRPr="00B40E87">
          <w:rPr>
            <w:rStyle w:val="Hyperlink"/>
            <w:noProof/>
          </w:rPr>
          <w:t>Table 9 - CRC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Toc308546012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3" w:history="1">
        <w:r w:rsidR="007E6931" w:rsidRPr="00B40E87">
          <w:rPr>
            <w:rStyle w:val="Hyperlink"/>
            <w:noProof/>
          </w:rPr>
          <w:t>Table 10 - MDWM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Toc308546013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10</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4" w:history="1">
        <w:r w:rsidR="007E6931" w:rsidRPr="00B40E87">
          <w:rPr>
            <w:rStyle w:val="Hyperlink"/>
            <w:noProof/>
          </w:rPr>
          <w:t>Table 11 - MDWM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Toc308546014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11</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5" w:history="1">
        <w:r w:rsidR="007E6931" w:rsidRPr="00B40E87">
          <w:rPr>
            <w:rStyle w:val="Hyperlink"/>
            <w:noProof/>
          </w:rPr>
          <w:t>Table 12 - Error Register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Toc308546015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11</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6" w:history="1">
        <w:r w:rsidR="007E6931" w:rsidRPr="00B40E87">
          <w:rPr>
            <w:rStyle w:val="Hyperlink"/>
            <w:noProof/>
          </w:rPr>
          <w:t>Table 13 - Error register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Toc308546016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11</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7" w:history="1">
        <w:r w:rsidR="007E6931" w:rsidRPr="00B40E87">
          <w:rPr>
            <w:rStyle w:val="Hyperlink"/>
            <w:noProof/>
          </w:rPr>
          <w:t>Table 14 - Led client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Toc308546017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17</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8" w:history="1">
        <w:r w:rsidR="007E6931" w:rsidRPr="00B40E87">
          <w:rPr>
            <w:rStyle w:val="Hyperlink"/>
            <w:noProof/>
          </w:rPr>
          <w:t>Table 15 - Led client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Toc308546018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18</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19" w:history="1">
        <w:r w:rsidR="007E6931" w:rsidRPr="00B40E87">
          <w:rPr>
            <w:rStyle w:val="Hyperlink"/>
            <w:noProof/>
          </w:rPr>
          <w:t>Table 16 - Led Registers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Toc308546019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0" w:history="1">
        <w:r w:rsidR="007E6931" w:rsidRPr="00B40E87">
          <w:rPr>
            <w:rStyle w:val="Hyperlink"/>
            <w:noProof/>
          </w:rPr>
          <w:t>Table 17 - Led Registers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Toc308546020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19</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1" w:history="1">
        <w:r w:rsidR="007E6931" w:rsidRPr="00B40E87">
          <w:rPr>
            <w:rStyle w:val="Hyperlink"/>
            <w:noProof/>
          </w:rPr>
          <w:t>Table 19 - Address Advancer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Toc308546021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20</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2" w:history="1">
        <w:r w:rsidR="007E6931" w:rsidRPr="00B40E87">
          <w:rPr>
            <w:rStyle w:val="Hyperlink"/>
            <w:noProof/>
          </w:rPr>
          <w:t>Table 20 - Led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Toc308546022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20</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3" w:history="1">
        <w:r w:rsidR="007E6931" w:rsidRPr="00B40E87">
          <w:rPr>
            <w:rStyle w:val="Hyperlink"/>
            <w:noProof/>
          </w:rPr>
          <w:t>Table 21 - Led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Toc308546023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21</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4" w:history="1">
        <w:r w:rsidR="007E6931" w:rsidRPr="00B40E87">
          <w:rPr>
            <w:rStyle w:val="Hyperlink"/>
            <w:noProof/>
          </w:rPr>
          <w:t>Table 22 - Timer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Toc308546024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21</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5" w:history="1">
        <w:r w:rsidR="007E6931" w:rsidRPr="00B40E87">
          <w:rPr>
            <w:rStyle w:val="Hyperlink"/>
            <w:noProof/>
          </w:rPr>
          <w:t>Table 23 - Timer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Toc308546025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21</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6" w:history="1">
        <w:r w:rsidR="007E6931" w:rsidRPr="00B40E87">
          <w:rPr>
            <w:rStyle w:val="Hyperlink"/>
            <w:noProof/>
          </w:rPr>
          <w:t>Table 24 - Wishbone Master interface</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Toc308546026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25</w:t>
        </w:r>
        <w:r>
          <w:rPr>
            <w:noProof/>
            <w:webHidden/>
            <w:rtl/>
          </w:rPr>
          <w:fldChar w:fldCharType="end"/>
        </w:r>
      </w:hyperlink>
    </w:p>
    <w:p w:rsidR="007E6931" w:rsidRDefault="00122182" w:rsidP="007E6931">
      <w:pPr>
        <w:pStyle w:val="TableofFigures"/>
        <w:tabs>
          <w:tab w:val="right" w:leader="dot" w:pos="8296"/>
        </w:tabs>
        <w:bidi w:val="0"/>
        <w:rPr>
          <w:noProof/>
          <w:sz w:val="22"/>
          <w:szCs w:val="22"/>
          <w:rtl/>
          <w:lang w:bidi="he-IL"/>
        </w:rPr>
      </w:pPr>
      <w:hyperlink w:anchor="_Toc308546027" w:history="1">
        <w:r w:rsidR="007E6931" w:rsidRPr="00B40E87">
          <w:rPr>
            <w:rStyle w:val="Hyperlink"/>
            <w:noProof/>
          </w:rPr>
          <w:t>Table 25 - Wishbone Master generics</w:t>
        </w:r>
        <w:r w:rsidR="007E6931">
          <w:rPr>
            <w:rFonts w:ascii="Arial"/>
            <w:noProof/>
            <w:webHidden/>
            <w:rtl/>
          </w:rPr>
          <w:tab/>
        </w:r>
        <w:r>
          <w:rPr>
            <w:noProof/>
            <w:webHidden/>
            <w:rtl/>
          </w:rPr>
          <w:fldChar w:fldCharType="begin"/>
        </w:r>
        <w:r w:rsidR="007E6931">
          <w:rPr>
            <w:rFonts w:ascii="Arial"/>
            <w:noProof/>
            <w:webHidden/>
            <w:rtl/>
          </w:rPr>
          <w:instrText xml:space="preserve"> </w:instrText>
        </w:r>
        <w:r w:rsidR="007E6931">
          <w:rPr>
            <w:noProof/>
            <w:webHidden/>
          </w:rPr>
          <w:instrText>PAGEREF</w:instrText>
        </w:r>
        <w:r w:rsidR="007E6931">
          <w:rPr>
            <w:rFonts w:ascii="Arial"/>
            <w:noProof/>
            <w:webHidden/>
            <w:rtl/>
          </w:rPr>
          <w:instrText xml:space="preserve"> _</w:instrText>
        </w:r>
        <w:r w:rsidR="007E6931">
          <w:rPr>
            <w:noProof/>
            <w:webHidden/>
          </w:rPr>
          <w:instrText>Toc308546027 \h</w:instrText>
        </w:r>
        <w:r w:rsidR="007E6931">
          <w:rPr>
            <w:rFonts w:ascii="Arial"/>
            <w:noProof/>
            <w:webHidden/>
            <w:rtl/>
          </w:rPr>
          <w:instrText xml:space="preserve"> </w:instrText>
        </w:r>
        <w:r>
          <w:rPr>
            <w:noProof/>
            <w:webHidden/>
            <w:rtl/>
          </w:rPr>
        </w:r>
        <w:r>
          <w:rPr>
            <w:noProof/>
            <w:webHidden/>
            <w:rtl/>
          </w:rPr>
          <w:fldChar w:fldCharType="separate"/>
        </w:r>
        <w:r w:rsidR="007E6931">
          <w:rPr>
            <w:noProof/>
            <w:webHidden/>
            <w:rtl/>
            <w:lang w:bidi="he-IL"/>
          </w:rPr>
          <w:t>26</w:t>
        </w:r>
        <w:r>
          <w:rPr>
            <w:noProof/>
            <w:webHidden/>
            <w:rtl/>
          </w:rPr>
          <w:fldChar w:fldCharType="end"/>
        </w:r>
      </w:hyperlink>
    </w:p>
    <w:p w:rsidR="005B5923" w:rsidRDefault="00122182" w:rsidP="007E6931">
      <w:pPr>
        <w:bidi w:val="0"/>
        <w:rPr>
          <w:rStyle w:val="Strong"/>
          <w:sz w:val="32"/>
        </w:rPr>
      </w:pPr>
      <w:r>
        <w:rPr>
          <w:rStyle w:val="Strong"/>
          <w:sz w:val="32"/>
        </w:rPr>
        <w:fldChar w:fldCharType="end"/>
      </w:r>
    </w:p>
    <w:p w:rsidR="002C003A" w:rsidRPr="00EB39D8" w:rsidRDefault="002C003A" w:rsidP="002C003A">
      <w:pPr>
        <w:bidi w:val="0"/>
        <w:rPr>
          <w:rStyle w:val="Strong"/>
          <w:sz w:val="32"/>
        </w:rPr>
      </w:pPr>
    </w:p>
    <w:p w:rsidR="00995DD7" w:rsidRDefault="00995DD7" w:rsidP="00995DD7">
      <w:pPr>
        <w:bidi w:val="0"/>
      </w:pPr>
    </w:p>
    <w:p w:rsidR="00995DD7" w:rsidRDefault="00995DD7" w:rsidP="00995DD7">
      <w:pPr>
        <w:bidi w:val="0"/>
      </w:pPr>
    </w:p>
    <w:p w:rsidR="00905057" w:rsidRDefault="00905057" w:rsidP="00BC552E">
      <w:pPr>
        <w:pStyle w:val="Heading1"/>
        <w:bidi w:val="0"/>
        <w:rPr>
          <w:smallCaps w:val="0"/>
          <w:spacing w:val="0"/>
          <w:sz w:val="20"/>
          <w:szCs w:val="20"/>
        </w:rPr>
      </w:pPr>
    </w:p>
    <w:p w:rsidR="00DA3FBE" w:rsidRPr="00995DD7" w:rsidRDefault="00DA3FBE" w:rsidP="00905057">
      <w:pPr>
        <w:pStyle w:val="Heading1"/>
        <w:bidi w:val="0"/>
        <w:rPr>
          <w:rStyle w:val="Strong"/>
          <w:szCs w:val="28"/>
        </w:rPr>
      </w:pPr>
      <w:bookmarkStart w:id="1" w:name="_Toc308900957"/>
      <w:commentRangeStart w:id="2"/>
      <w:commentRangeStart w:id="3"/>
      <w:r w:rsidRPr="00995DD7">
        <w:rPr>
          <w:rStyle w:val="Strong"/>
          <w:szCs w:val="28"/>
        </w:rPr>
        <w:t>Scope</w:t>
      </w:r>
      <w:commentRangeEnd w:id="2"/>
      <w:r w:rsidR="006B783A">
        <w:rPr>
          <w:rStyle w:val="CommentReference"/>
          <w:smallCaps w:val="0"/>
          <w:spacing w:val="0"/>
          <w:rtl/>
        </w:rPr>
        <w:commentReference w:id="2"/>
      </w:r>
      <w:bookmarkEnd w:id="1"/>
      <w:commentRangeEnd w:id="3"/>
      <w:r w:rsidR="00EE109A">
        <w:rPr>
          <w:rStyle w:val="CommentReference"/>
          <w:smallCaps w:val="0"/>
          <w:spacing w:val="0"/>
        </w:rPr>
        <w:commentReference w:id="3"/>
      </w:r>
    </w:p>
    <w:p w:rsidR="00796CCC" w:rsidRDefault="00796CCC" w:rsidP="00796CCC">
      <w:pPr>
        <w:bidi w:val="0"/>
      </w:pPr>
      <w:r>
        <w:t xml:space="preserve">This document aims to describe the requirements from the FPGA setting using FLASH project, explain each block's and each signal's </w:t>
      </w:r>
      <w:r w:rsidRPr="00BA43A0">
        <w:t>function</w:t>
      </w:r>
      <w:r>
        <w:t>, and to explain how to use the projects blocks.</w:t>
      </w:r>
    </w:p>
    <w:p w:rsidR="00DD720A" w:rsidRPr="00995DD7" w:rsidRDefault="00DA3FBE" w:rsidP="00BC552E">
      <w:pPr>
        <w:pStyle w:val="Heading1"/>
        <w:bidi w:val="0"/>
        <w:rPr>
          <w:rStyle w:val="Strong"/>
          <w:szCs w:val="28"/>
        </w:rPr>
      </w:pPr>
      <w:bookmarkStart w:id="4" w:name="_Toc308900958"/>
      <w:r w:rsidRPr="00995DD7">
        <w:rPr>
          <w:rStyle w:val="Strong"/>
          <w:szCs w:val="28"/>
        </w:rPr>
        <w:t>Abbreviations</w:t>
      </w:r>
      <w:bookmarkEnd w:id="4"/>
    </w:p>
    <w:p w:rsidR="008E08A7" w:rsidRDefault="00DD720A" w:rsidP="00B01927">
      <w:pPr>
        <w:bidi w:val="0"/>
        <w:spacing w:after="0"/>
      </w:pPr>
      <w:r w:rsidRPr="00DA3FBE">
        <w:t>CCB – Config Control Block</w:t>
      </w:r>
    </w:p>
    <w:p w:rsidR="00B01927" w:rsidRDefault="00B01927" w:rsidP="008E08A7">
      <w:pPr>
        <w:bidi w:val="0"/>
        <w:spacing w:after="0"/>
      </w:pPr>
      <w:r>
        <w:t>RAM - Random Access Memory</w:t>
      </w:r>
    </w:p>
    <w:p w:rsidR="00B01927" w:rsidRDefault="00B01927" w:rsidP="00B01927">
      <w:pPr>
        <w:bidi w:val="0"/>
        <w:spacing w:after="0"/>
      </w:pPr>
      <w:r>
        <w:t>TX – Transmission</w:t>
      </w:r>
    </w:p>
    <w:p w:rsidR="00B01927" w:rsidRDefault="00B01927" w:rsidP="00B01927">
      <w:pPr>
        <w:bidi w:val="0"/>
        <w:spacing w:after="0"/>
      </w:pPr>
      <w:r>
        <w:t>RX – Receive</w:t>
      </w:r>
    </w:p>
    <w:p w:rsidR="00B01927" w:rsidRDefault="00B01927" w:rsidP="00B01927">
      <w:pPr>
        <w:bidi w:val="0"/>
        <w:spacing w:after="0"/>
      </w:pPr>
      <w:r>
        <w:t>SOF – Start of Frame</w:t>
      </w:r>
    </w:p>
    <w:p w:rsidR="00EF0EB1" w:rsidRDefault="00EF0EB1" w:rsidP="00EF0EB1">
      <w:pPr>
        <w:bidi w:val="0"/>
        <w:spacing w:after="0"/>
      </w:pPr>
      <w:r>
        <w:t>EOF – End of Frame</w:t>
      </w:r>
    </w:p>
    <w:p w:rsidR="00EF0EB1" w:rsidRDefault="00EF0EB1" w:rsidP="00EF0EB1">
      <w:pPr>
        <w:bidi w:val="0"/>
        <w:spacing w:after="0"/>
      </w:pPr>
      <w:r>
        <w:t>CRC – Cyclic Redundancy Check</w:t>
      </w:r>
    </w:p>
    <w:p w:rsidR="00F26180" w:rsidRDefault="00F26180" w:rsidP="00F26180">
      <w:pPr>
        <w:bidi w:val="0"/>
        <w:spacing w:after="0"/>
      </w:pPr>
      <w:r>
        <w:t>FCB - Flash Control Block</w:t>
      </w:r>
    </w:p>
    <w:p w:rsidR="009E0E31" w:rsidRDefault="009E0E31" w:rsidP="009E0E31">
      <w:pPr>
        <w:bidi w:val="0"/>
        <w:spacing w:after="0"/>
      </w:pPr>
      <w:r>
        <w:t>IWB - Intercon Wishbone Block</w:t>
      </w:r>
    </w:p>
    <w:p w:rsidR="00B004C7" w:rsidRDefault="00B004C7" w:rsidP="00E71BA7">
      <w:pPr>
        <w:bidi w:val="0"/>
        <w:spacing w:after="0"/>
      </w:pPr>
      <w:r>
        <w:t xml:space="preserve">EOD – End of </w:t>
      </w:r>
      <w:r w:rsidR="00E71BA7">
        <w:t>D</w:t>
      </w:r>
      <w:r>
        <w:t>ata</w:t>
      </w:r>
    </w:p>
    <w:p w:rsidR="00A603CD" w:rsidRDefault="00A603CD" w:rsidP="00A603CD">
      <w:pPr>
        <w:bidi w:val="0"/>
        <w:spacing w:after="0"/>
      </w:pPr>
      <w:r>
        <w:t>CFI - Common Flash Interface</w:t>
      </w:r>
    </w:p>
    <w:p w:rsidR="005B5923" w:rsidRDefault="003D0299">
      <w:pPr>
        <w:bidi w:val="0"/>
        <w:spacing w:after="0"/>
      </w:pPr>
      <w:r>
        <w:t xml:space="preserve">FSM </w:t>
      </w:r>
      <w:r w:rsidR="00B87227">
        <w:t>–</w:t>
      </w:r>
      <w:r>
        <w:t xml:space="preserve"> </w:t>
      </w:r>
      <w:r w:rsidR="00B87227">
        <w:t>Final State Machine</w:t>
      </w:r>
    </w:p>
    <w:p w:rsidR="005B5923" w:rsidRDefault="00B87227">
      <w:pPr>
        <w:bidi w:val="0"/>
        <w:spacing w:after="0"/>
      </w:pPr>
      <w:r>
        <w:t xml:space="preserve">MDWM – Message Decoder to Wishbone Master </w:t>
      </w:r>
    </w:p>
    <w:p w:rsidR="00F4128D" w:rsidRDefault="00F4128D" w:rsidP="00F4128D">
      <w:pPr>
        <w:bidi w:val="0"/>
        <w:spacing w:after="0"/>
        <w:rPr>
          <w:ins w:id="5" w:author="dobstbau" w:date="2011-11-12T22:42:00Z"/>
        </w:rPr>
      </w:pPr>
      <w:r>
        <w:t xml:space="preserve">WTME – Wishbone </w:t>
      </w:r>
      <w:proofErr w:type="gramStart"/>
      <w:r>
        <w:t>To</w:t>
      </w:r>
      <w:proofErr w:type="gramEnd"/>
      <w:r>
        <w:t xml:space="preserve"> Message Encoder</w:t>
      </w:r>
    </w:p>
    <w:p w:rsidR="00F1529F" w:rsidRDefault="00F1529F" w:rsidP="00F1529F">
      <w:pPr>
        <w:bidi w:val="0"/>
        <w:spacing w:after="0"/>
        <w:rPr>
          <w:ins w:id="6" w:author="dobstbau" w:date="2011-11-12T22:42:00Z"/>
        </w:rPr>
      </w:pPr>
      <w:ins w:id="7" w:author="dobstbau" w:date="2011-11-12T22:42:00Z">
        <w:r>
          <w:t>WM – Wishbone Master</w:t>
        </w:r>
      </w:ins>
    </w:p>
    <w:p w:rsidR="00F1529F" w:rsidRDefault="00F1529F" w:rsidP="00F1529F">
      <w:pPr>
        <w:bidi w:val="0"/>
        <w:spacing w:after="0"/>
        <w:rPr>
          <w:ins w:id="8" w:author="dobstbau" w:date="2011-11-14T09:07:00Z"/>
        </w:rPr>
      </w:pPr>
      <w:ins w:id="9" w:author="dobstbau" w:date="2011-11-12T22:42:00Z">
        <w:r>
          <w:t>WS – Wishbone Slave</w:t>
        </w:r>
      </w:ins>
    </w:p>
    <w:p w:rsidR="00C709C2" w:rsidRDefault="00C709C2" w:rsidP="00C709C2">
      <w:pPr>
        <w:bidi w:val="0"/>
        <w:spacing w:after="0"/>
        <w:rPr>
          <w:ins w:id="10" w:author="dobstbau" w:date="2011-11-14T19:52:00Z"/>
        </w:rPr>
      </w:pPr>
      <w:ins w:id="11" w:author="dobstbau" w:date="2011-11-14T09:07:00Z">
        <w:r>
          <w:t xml:space="preserve">VESA - </w:t>
        </w:r>
        <w:r w:rsidRPr="00EF0C87">
          <w:t>Video Electronics Standards Association</w:t>
        </w:r>
      </w:ins>
    </w:p>
    <w:p w:rsidR="0082545E" w:rsidRDefault="0082545E" w:rsidP="0082545E">
      <w:pPr>
        <w:bidi w:val="0"/>
        <w:spacing w:after="0"/>
      </w:pPr>
      <w:ins w:id="12" w:author="dobstbau" w:date="2011-11-14T19:52:00Z">
        <w:r>
          <w:t xml:space="preserve">ROI - Region </w:t>
        </w:r>
        <w:proofErr w:type="gramStart"/>
        <w:r>
          <w:t>Of</w:t>
        </w:r>
        <w:proofErr w:type="gramEnd"/>
        <w:r>
          <w:t xml:space="preserve"> Interest</w:t>
        </w:r>
      </w:ins>
    </w:p>
    <w:p w:rsidR="002925DF" w:rsidRDefault="007D3E65" w:rsidP="002925DF">
      <w:pPr>
        <w:pStyle w:val="Heading1"/>
        <w:bidi w:val="0"/>
        <w:rPr>
          <w:rStyle w:val="Strong"/>
          <w:sz w:val="28"/>
          <w:szCs w:val="28"/>
        </w:rPr>
      </w:pPr>
      <w:bookmarkStart w:id="13" w:name="_Toc275754764"/>
      <w:bookmarkStart w:id="14" w:name="_Toc275835958"/>
      <w:bookmarkStart w:id="15" w:name="_Toc288588621"/>
      <w:bookmarkStart w:id="16" w:name="_Toc308900959"/>
      <w:r w:rsidRPr="007D3E65">
        <w:rPr>
          <w:rStyle w:val="Strong"/>
          <w:sz w:val="28"/>
          <w:szCs w:val="28"/>
        </w:rPr>
        <w:t>General Description</w:t>
      </w:r>
      <w:bookmarkEnd w:id="13"/>
      <w:bookmarkEnd w:id="14"/>
      <w:bookmarkEnd w:id="15"/>
      <w:bookmarkEnd w:id="16"/>
    </w:p>
    <w:p w:rsidR="0058167B" w:rsidRDefault="00FB0A2C">
      <w:pPr>
        <w:bidi w:val="0"/>
        <w:rPr>
          <w:lang w:bidi="he-IL"/>
        </w:rPr>
      </w:pPr>
      <w:r>
        <w:rPr>
          <w:lang w:bidi="he-IL"/>
        </w:rPr>
        <w:t xml:space="preserve">The </w:t>
      </w:r>
      <w:r w:rsidR="00CD4205">
        <w:rPr>
          <w:lang w:bidi="he-IL"/>
        </w:rPr>
        <w:t xml:space="preserve">system would set an </w:t>
      </w:r>
      <w:r w:rsidR="004E4A39">
        <w:rPr>
          <w:lang w:bidi="he-IL"/>
        </w:rPr>
        <w:t>FPGA component by data stored in FLASH when power is turned on. This would allow the same FPGA with the same burning file to be handy in a variety of applications</w:t>
      </w:r>
      <w:r w:rsidR="00A15A34">
        <w:rPr>
          <w:lang w:bidi="he-IL"/>
        </w:rPr>
        <w:t>. Data stored in FLASH memory would configure registers that set the mode of operation of units. Data reading and writing to FLASH would be done with a MATLAB based GUI. The GUI would also have debugging capabilities.</w:t>
      </w:r>
    </w:p>
    <w:p w:rsidR="00F1529F" w:rsidRDefault="00F1529F" w:rsidP="006B783A">
      <w:pPr>
        <w:bidi w:val="0"/>
        <w:rPr>
          <w:rStyle w:val="Strong"/>
          <w:sz w:val="28"/>
          <w:szCs w:val="28"/>
        </w:rPr>
      </w:pPr>
      <w:bookmarkStart w:id="17" w:name="_Toc293139963"/>
    </w:p>
    <w:p w:rsidR="00F1529F" w:rsidRDefault="00F1529F" w:rsidP="00F1529F">
      <w:pPr>
        <w:bidi w:val="0"/>
        <w:rPr>
          <w:rStyle w:val="Strong"/>
          <w:sz w:val="28"/>
          <w:szCs w:val="28"/>
        </w:rPr>
      </w:pPr>
    </w:p>
    <w:p w:rsidR="00F1529F" w:rsidRDefault="00F1529F" w:rsidP="00F1529F">
      <w:pPr>
        <w:bidi w:val="0"/>
        <w:rPr>
          <w:rStyle w:val="Strong"/>
          <w:sz w:val="28"/>
          <w:szCs w:val="28"/>
        </w:rPr>
      </w:pPr>
    </w:p>
    <w:p w:rsidR="00F1529F" w:rsidRDefault="00F1529F" w:rsidP="00F1529F">
      <w:pPr>
        <w:bidi w:val="0"/>
        <w:rPr>
          <w:rStyle w:val="Strong"/>
          <w:sz w:val="28"/>
          <w:szCs w:val="28"/>
        </w:rPr>
      </w:pPr>
    </w:p>
    <w:p w:rsidR="00F1529F" w:rsidRDefault="00F1529F" w:rsidP="00F1529F">
      <w:pPr>
        <w:bidi w:val="0"/>
        <w:rPr>
          <w:rStyle w:val="Strong"/>
          <w:sz w:val="28"/>
          <w:szCs w:val="28"/>
        </w:rPr>
      </w:pPr>
    </w:p>
    <w:p w:rsidR="00F1529F" w:rsidRDefault="00F1529F" w:rsidP="00F1529F">
      <w:pPr>
        <w:bidi w:val="0"/>
        <w:rPr>
          <w:rStyle w:val="Strong"/>
          <w:sz w:val="28"/>
          <w:szCs w:val="28"/>
        </w:rPr>
      </w:pPr>
    </w:p>
    <w:p w:rsidR="00F1529F" w:rsidRDefault="00F1529F" w:rsidP="00F1529F">
      <w:pPr>
        <w:bidi w:val="0"/>
        <w:rPr>
          <w:rStyle w:val="Strong"/>
          <w:sz w:val="28"/>
          <w:szCs w:val="28"/>
        </w:rPr>
      </w:pPr>
    </w:p>
    <w:p w:rsidR="00F1529F" w:rsidRDefault="00DF5F18" w:rsidP="00F1529F">
      <w:pPr>
        <w:bidi w:val="0"/>
        <w:rPr>
          <w:rStyle w:val="Strong"/>
          <w:b w:val="0"/>
          <w:smallCaps/>
          <w:sz w:val="28"/>
          <w:szCs w:val="28"/>
        </w:rPr>
      </w:pPr>
      <w:r w:rsidRPr="00B51AC0">
        <w:rPr>
          <w:rStyle w:val="Strong"/>
          <w:sz w:val="28"/>
          <w:szCs w:val="28"/>
        </w:rPr>
        <w:t>Top</w:t>
      </w:r>
      <w:r w:rsidR="00F1529F">
        <w:rPr>
          <w:rStyle w:val="Strong"/>
          <w:sz w:val="28"/>
          <w:szCs w:val="28"/>
        </w:rPr>
        <w:t xml:space="preserve"> </w:t>
      </w:r>
      <w:commentRangeStart w:id="18"/>
      <w:commentRangeStart w:id="19"/>
      <w:r w:rsidRPr="00B51AC0">
        <w:rPr>
          <w:rStyle w:val="Strong"/>
          <w:sz w:val="28"/>
          <w:szCs w:val="28"/>
        </w:rPr>
        <w:t>Architecture</w:t>
      </w:r>
      <w:r w:rsidR="00614A1B" w:rsidRPr="00614A1B">
        <w:rPr>
          <w:rStyle w:val="Strong"/>
          <w:b w:val="0"/>
          <w:smallCaps/>
          <w:sz w:val="28"/>
          <w:szCs w:val="28"/>
        </w:rPr>
        <w:t xml:space="preserve"> </w:t>
      </w:r>
      <w:commentRangeEnd w:id="18"/>
    </w:p>
    <w:p w:rsidR="0096710F" w:rsidRDefault="006B783A" w:rsidP="00F1529F">
      <w:pPr>
        <w:bidi w:val="0"/>
      </w:pPr>
      <w:r>
        <w:rPr>
          <w:rStyle w:val="CommentReference"/>
        </w:rPr>
        <w:commentReference w:id="18"/>
      </w:r>
      <w:commentRangeEnd w:id="19"/>
      <w:r w:rsidR="00F1529F">
        <w:rPr>
          <w:rStyle w:val="CommentReference"/>
        </w:rPr>
        <w:commentReference w:id="19"/>
      </w:r>
      <w:r w:rsidR="009332F4">
        <w:rPr>
          <w:smallCaps/>
          <w:noProof/>
          <w:color w:val="009DD9" w:themeColor="accent2"/>
          <w:sz w:val="28"/>
          <w:szCs w:val="28"/>
          <w:lang w:bidi="he-IL"/>
        </w:rPr>
        <w:drawing>
          <wp:inline distT="0" distB="0" distL="0" distR="0">
            <wp:extent cx="5274310" cy="3579105"/>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3579105"/>
                    </a:xfrm>
                    <a:prstGeom prst="rect">
                      <a:avLst/>
                    </a:prstGeom>
                    <a:noFill/>
                    <a:ln w="9525">
                      <a:noFill/>
                      <a:miter lim="800000"/>
                      <a:headEnd/>
                      <a:tailEnd/>
                    </a:ln>
                  </pic:spPr>
                </pic:pic>
              </a:graphicData>
            </a:graphic>
          </wp:inline>
        </w:drawing>
      </w:r>
      <w:bookmarkEnd w:id="17"/>
    </w:p>
    <w:p w:rsidR="0096710F" w:rsidRDefault="0096710F" w:rsidP="0096710F">
      <w:pPr>
        <w:pStyle w:val="Caption"/>
        <w:jc w:val="center"/>
      </w:pPr>
      <w:bookmarkStart w:id="20" w:name="_Toc308632023"/>
      <w:r>
        <w:t xml:space="preserve">Figure </w:t>
      </w:r>
      <w:r w:rsidR="00122182">
        <w:fldChar w:fldCharType="begin"/>
      </w:r>
      <w:r w:rsidR="006A2BF5">
        <w:instrText xml:space="preserve"> SEQ Figure \* ARABIC </w:instrText>
      </w:r>
      <w:r w:rsidR="00122182">
        <w:fldChar w:fldCharType="separate"/>
      </w:r>
      <w:r w:rsidR="0043004A">
        <w:rPr>
          <w:noProof/>
        </w:rPr>
        <w:t>1</w:t>
      </w:r>
      <w:r w:rsidR="00122182">
        <w:fldChar w:fldCharType="end"/>
      </w:r>
      <w:r>
        <w:t xml:space="preserve"> - Top Architecture</w:t>
      </w:r>
      <w:bookmarkEnd w:id="20"/>
    </w:p>
    <w:p w:rsidR="00071B71" w:rsidRPr="009C2545" w:rsidRDefault="00071B71" w:rsidP="009C2545">
      <w:pPr>
        <w:pStyle w:val="Caption"/>
        <w:rPr>
          <w:rStyle w:val="Strong"/>
          <w:sz w:val="28"/>
          <w:szCs w:val="28"/>
        </w:rPr>
      </w:pPr>
      <w:r w:rsidRPr="00EB39D8">
        <w:rPr>
          <w:rStyle w:val="Strong"/>
          <w:sz w:val="28"/>
          <w:szCs w:val="28"/>
        </w:rPr>
        <w:t>Project Requirements</w:t>
      </w:r>
    </w:p>
    <w:p w:rsidR="00255E74" w:rsidRDefault="00255E74" w:rsidP="00255E74">
      <w:pPr>
        <w:pStyle w:val="ListParagraph"/>
        <w:numPr>
          <w:ilvl w:val="0"/>
          <w:numId w:val="4"/>
        </w:numPr>
        <w:bidi w:val="0"/>
      </w:pPr>
      <w:r>
        <w:t>Configuration of clients in the FPGA would be determined by data stored and read from FLASH.</w:t>
      </w:r>
    </w:p>
    <w:p w:rsidR="00796CCC" w:rsidRDefault="00796CCC" w:rsidP="00255E74">
      <w:pPr>
        <w:pStyle w:val="ListParagraph"/>
        <w:numPr>
          <w:ilvl w:val="0"/>
          <w:numId w:val="4"/>
        </w:numPr>
        <w:bidi w:val="0"/>
      </w:pPr>
      <w:r>
        <w:t xml:space="preserve">Designated board is an </w:t>
      </w:r>
      <w:hyperlink r:id="rId14" w:history="1">
        <w:proofErr w:type="spellStart"/>
        <w:r w:rsidRPr="002F0CA0">
          <w:rPr>
            <w:rStyle w:val="Hyperlink"/>
          </w:rPr>
          <w:t>Altera</w:t>
        </w:r>
        <w:proofErr w:type="spellEnd"/>
        <w:r w:rsidRPr="002F0CA0">
          <w:rPr>
            <w:rStyle w:val="Hyperlink"/>
          </w:rPr>
          <w:t xml:space="preserve"> DE2 board</w:t>
        </w:r>
      </w:hyperlink>
      <w:r>
        <w:t xml:space="preserve"> that features an </w:t>
      </w:r>
      <w:hyperlink r:id="rId15" w:history="1">
        <w:proofErr w:type="spellStart"/>
        <w:r w:rsidRPr="002F0CA0">
          <w:rPr>
            <w:rStyle w:val="Hyperlink"/>
          </w:rPr>
          <w:t>Altera</w:t>
        </w:r>
        <w:proofErr w:type="spellEnd"/>
        <w:r w:rsidRPr="002F0CA0">
          <w:rPr>
            <w:rStyle w:val="Hyperlink"/>
          </w:rPr>
          <w:t xml:space="preserve"> Cyclone® II 2C35 FPGA</w:t>
        </w:r>
      </w:hyperlink>
      <w:r w:rsidR="000A724F">
        <w:t>.</w:t>
      </w:r>
    </w:p>
    <w:p w:rsidR="00796CCC" w:rsidRDefault="00796CCC" w:rsidP="00796CCC">
      <w:pPr>
        <w:pStyle w:val="ListParagraph"/>
        <w:numPr>
          <w:ilvl w:val="0"/>
          <w:numId w:val="4"/>
        </w:numPr>
        <w:bidi w:val="0"/>
      </w:pPr>
      <w:r>
        <w:t xml:space="preserve">System clock will be </w:t>
      </w:r>
      <w:r w:rsidR="000A724F">
        <w:t>100</w:t>
      </w:r>
      <w:r>
        <w:t>MHz. will be generated by a PLL from a 50MHZ oscillator onboard the DE2 card.</w:t>
      </w:r>
    </w:p>
    <w:p w:rsidR="00255E74" w:rsidRDefault="00071B71" w:rsidP="00255E74">
      <w:pPr>
        <w:pStyle w:val="ListParagraph"/>
        <w:numPr>
          <w:ilvl w:val="0"/>
          <w:numId w:val="4"/>
        </w:numPr>
        <w:bidi w:val="0"/>
      </w:pPr>
      <w:r w:rsidRPr="00DA3FBE">
        <w:t>The System would enable a Host to read and write data to FLASH</w:t>
      </w:r>
      <w:r w:rsidR="0053565C">
        <w:t xml:space="preserve"> and client</w:t>
      </w:r>
      <w:r w:rsidR="00B01FA6">
        <w:t>s</w:t>
      </w:r>
      <w:r w:rsidRPr="00DA3FBE">
        <w:t xml:space="preserve"> through FPGA.</w:t>
      </w:r>
    </w:p>
    <w:p w:rsidR="00C451D6" w:rsidRPr="00DA3FBE" w:rsidRDefault="00C451D6" w:rsidP="00255E74">
      <w:pPr>
        <w:pStyle w:val="ListParagraph"/>
        <w:numPr>
          <w:ilvl w:val="0"/>
          <w:numId w:val="4"/>
        </w:numPr>
        <w:bidi w:val="0"/>
      </w:pPr>
      <w:r w:rsidRPr="00245E28">
        <w:t xml:space="preserve">The </w:t>
      </w:r>
      <w:r>
        <w:t>FPGA</w:t>
      </w:r>
      <w:r w:rsidRPr="00245E28">
        <w:t xml:space="preserve"> will communicate with its</w:t>
      </w:r>
      <w:r>
        <w:t xml:space="preserve"> PC </w:t>
      </w:r>
      <w:r w:rsidRPr="00245E28">
        <w:t>host</w:t>
      </w:r>
      <w:r>
        <w:t xml:space="preserve"> </w:t>
      </w:r>
      <w:r w:rsidRPr="00245E28">
        <w:t>via UART protocol</w:t>
      </w:r>
      <w:r>
        <w:t xml:space="preserve"> with baud rate of </w:t>
      </w:r>
      <w:r w:rsidRPr="006947DB">
        <w:t>115</w:t>
      </w:r>
      <w:r>
        <w:t>,</w:t>
      </w:r>
      <w:r w:rsidRPr="006947DB">
        <w:t>200 bits/sec</w:t>
      </w:r>
      <w:r w:rsidR="000A724F">
        <w:t>.</w:t>
      </w:r>
    </w:p>
    <w:p w:rsidR="00DD720A" w:rsidRPr="00DA3FBE" w:rsidRDefault="00DD720A" w:rsidP="00BA143B">
      <w:pPr>
        <w:pStyle w:val="ListParagraph"/>
        <w:numPr>
          <w:ilvl w:val="0"/>
          <w:numId w:val="4"/>
        </w:numPr>
        <w:bidi w:val="0"/>
      </w:pPr>
      <w:r w:rsidRPr="00DA3FBE">
        <w:t>UART protocol:</w:t>
      </w:r>
      <w:r w:rsidR="003303BB">
        <w:t xml:space="preserve">       </w:t>
      </w:r>
    </w:p>
    <w:p w:rsidR="00DD720A" w:rsidRPr="00DA3FBE" w:rsidRDefault="00DD720A" w:rsidP="00DD720A">
      <w:pPr>
        <w:pStyle w:val="ListParagraph"/>
        <w:numPr>
          <w:ilvl w:val="1"/>
          <w:numId w:val="4"/>
        </w:numPr>
        <w:bidi w:val="0"/>
      </w:pPr>
      <w:r w:rsidRPr="00DA3FBE">
        <w:t>Line not active = '1'</w:t>
      </w:r>
    </w:p>
    <w:p w:rsidR="00DD720A" w:rsidRPr="00DA3FBE" w:rsidRDefault="00DD720A" w:rsidP="00DD720A">
      <w:pPr>
        <w:pStyle w:val="ListParagraph"/>
        <w:numPr>
          <w:ilvl w:val="1"/>
          <w:numId w:val="4"/>
        </w:numPr>
        <w:bidi w:val="0"/>
      </w:pPr>
      <w:r w:rsidRPr="00DA3FBE">
        <w:t xml:space="preserve">8 bits will be wrapped by </w:t>
      </w:r>
      <w:r w:rsidRPr="00DA3FBE">
        <w:rPr>
          <w:i/>
          <w:iCs/>
        </w:rPr>
        <w:t>start bit</w:t>
      </w:r>
      <w:r w:rsidRPr="00DA3FBE">
        <w:t xml:space="preserve">, represented by '0', and </w:t>
      </w:r>
      <w:r w:rsidRPr="00DA3FBE">
        <w:rPr>
          <w:i/>
          <w:iCs/>
        </w:rPr>
        <w:t>stop bit</w:t>
      </w:r>
      <w:r w:rsidRPr="00DA3FBE">
        <w:t>, represented by '1'.</w:t>
      </w:r>
    </w:p>
    <w:p w:rsidR="00FA515F" w:rsidRDefault="000A724F" w:rsidP="00D90987">
      <w:pPr>
        <w:pStyle w:val="ListParagraph"/>
        <w:numPr>
          <w:ilvl w:val="1"/>
          <w:numId w:val="4"/>
        </w:numPr>
        <w:bidi w:val="0"/>
      </w:pPr>
      <w:r w:rsidRPr="00BA143B">
        <w:t>Parity</w:t>
      </w:r>
      <w:r w:rsidR="0072184E" w:rsidRPr="00BA143B">
        <w:t xml:space="preserve"> bit </w:t>
      </w:r>
      <w:r>
        <w:t xml:space="preserve">will </w:t>
      </w:r>
      <w:r w:rsidR="0072184E" w:rsidRPr="00BA143B">
        <w:t>be used</w:t>
      </w:r>
      <w:r w:rsidR="00893424" w:rsidRPr="00893424">
        <w:t xml:space="preserve"> </w:t>
      </w:r>
      <w:r w:rsidR="00893424">
        <w:t>can be added after the data bits frame, include 3 options:</w:t>
      </w:r>
    </w:p>
    <w:p w:rsidR="00FA515F" w:rsidRDefault="00893424">
      <w:pPr>
        <w:pStyle w:val="ListParagraph"/>
        <w:numPr>
          <w:ilvl w:val="2"/>
          <w:numId w:val="26"/>
        </w:numPr>
        <w:bidi w:val="0"/>
        <w:jc w:val="left"/>
      </w:pPr>
      <w:r>
        <w:t xml:space="preserve">Odd - a bit will be added so the total '1' bits will be odd. </w:t>
      </w:r>
    </w:p>
    <w:p w:rsidR="00FA515F" w:rsidRDefault="00893424">
      <w:pPr>
        <w:pStyle w:val="ListParagraph"/>
        <w:numPr>
          <w:ilvl w:val="2"/>
          <w:numId w:val="26"/>
        </w:numPr>
        <w:bidi w:val="0"/>
        <w:jc w:val="left"/>
      </w:pPr>
      <w:r>
        <w:t>Even - a bit will be added so the total '1' bits will be even.</w:t>
      </w:r>
    </w:p>
    <w:p w:rsidR="00FA515F" w:rsidRDefault="00893424">
      <w:pPr>
        <w:pStyle w:val="ListParagraph"/>
        <w:numPr>
          <w:ilvl w:val="2"/>
          <w:numId w:val="26"/>
        </w:numPr>
        <w:bidi w:val="0"/>
      </w:pPr>
      <w:r>
        <w:t>Inhibited.</w:t>
      </w:r>
    </w:p>
    <w:p w:rsidR="00DD720A" w:rsidRPr="00DA3FBE" w:rsidRDefault="00DD720A" w:rsidP="00DD720A">
      <w:pPr>
        <w:pStyle w:val="ListParagraph"/>
        <w:numPr>
          <w:ilvl w:val="0"/>
          <w:numId w:val="4"/>
        </w:numPr>
        <w:bidi w:val="0"/>
      </w:pPr>
      <w:r w:rsidRPr="00DA3FBE">
        <w:t>Message Pack Structure</w:t>
      </w:r>
      <w:r w:rsidR="00FE42F5">
        <w:t xml:space="preserve"> transferred on UART lines</w:t>
      </w:r>
      <w:r w:rsidRPr="00DA3FBE">
        <w:t>:</w:t>
      </w:r>
    </w:p>
    <w:p w:rsidR="00DD720A" w:rsidRPr="00DA3FBE" w:rsidRDefault="005D775C" w:rsidP="003D1F1A">
      <w:pPr>
        <w:pStyle w:val="ListParagraph"/>
        <w:numPr>
          <w:ilvl w:val="1"/>
          <w:numId w:val="4"/>
        </w:numPr>
        <w:bidi w:val="0"/>
      </w:pPr>
      <w:r>
        <w:t xml:space="preserve">SOF - </w:t>
      </w:r>
      <w:r w:rsidR="00DD720A" w:rsidRPr="00DA3FBE">
        <w:t xml:space="preserve">Start </w:t>
      </w:r>
      <w:r>
        <w:t>o</w:t>
      </w:r>
      <w:r w:rsidR="00DD720A" w:rsidRPr="00DA3FBE">
        <w:t>f Frame</w:t>
      </w:r>
      <w:r w:rsidR="009F38FF">
        <w:t xml:space="preserve">: </w:t>
      </w:r>
      <w:r w:rsidR="00CE650D">
        <w:t>“</w:t>
      </w:r>
      <w:r w:rsidR="003D1F1A">
        <w:t>00111100</w:t>
      </w:r>
      <w:r w:rsidR="00CE650D">
        <w:t>”</w:t>
      </w:r>
      <w:r w:rsidR="00A15A34">
        <w:t xml:space="preserve"> </w:t>
      </w:r>
      <w:r w:rsidR="005920D4">
        <w:t>(0x3C</w:t>
      </w:r>
      <w:proofErr w:type="gramStart"/>
      <w:r w:rsidR="005920D4">
        <w:t>)</w:t>
      </w:r>
      <w:r w:rsidR="00A15A34">
        <w:t>–</w:t>
      </w:r>
      <w:proofErr w:type="gramEnd"/>
      <w:r w:rsidR="00A15A34">
        <w:t xml:space="preserve"> one byte</w:t>
      </w:r>
      <w:r w:rsidR="009D69CA">
        <w:t>.</w:t>
      </w:r>
    </w:p>
    <w:p w:rsidR="00DD720A" w:rsidRPr="009E0E31" w:rsidRDefault="00DD720A" w:rsidP="00DD720A">
      <w:pPr>
        <w:pStyle w:val="ListParagraph"/>
        <w:numPr>
          <w:ilvl w:val="1"/>
          <w:numId w:val="4"/>
        </w:numPr>
        <w:bidi w:val="0"/>
      </w:pPr>
      <w:r w:rsidRPr="009E0E31">
        <w:lastRenderedPageBreak/>
        <w:t xml:space="preserve">Type </w:t>
      </w:r>
      <w:r w:rsidR="00C232BE" w:rsidRPr="009E0E31">
        <w:t>– Indicates which client is being accessed</w:t>
      </w:r>
      <w:r w:rsidR="00A15A34">
        <w:t xml:space="preserve"> -</w:t>
      </w:r>
      <w:r w:rsidR="00F91C2E">
        <w:t xml:space="preserve"> one byte.</w:t>
      </w:r>
    </w:p>
    <w:p w:rsidR="00DD720A" w:rsidRPr="009E0E31" w:rsidRDefault="00DD720A" w:rsidP="00DD720A">
      <w:pPr>
        <w:pStyle w:val="ListParagraph"/>
        <w:numPr>
          <w:ilvl w:val="1"/>
          <w:numId w:val="4"/>
        </w:numPr>
        <w:bidi w:val="0"/>
      </w:pPr>
      <w:r w:rsidRPr="009E0E31">
        <w:t>Address</w:t>
      </w:r>
      <w:r w:rsidR="00C232BE" w:rsidRPr="009E0E31">
        <w:t xml:space="preserve"> – Address of the register in a client</w:t>
      </w:r>
      <w:r w:rsidRPr="009E0E31">
        <w:t xml:space="preserve"> </w:t>
      </w:r>
      <w:r w:rsidR="00A15A34">
        <w:t>– one byte</w:t>
      </w:r>
      <w:r w:rsidR="009D69CA">
        <w:t>.</w:t>
      </w:r>
    </w:p>
    <w:p w:rsidR="00DD720A" w:rsidRPr="00DA3FBE" w:rsidRDefault="00DD720A" w:rsidP="00284360">
      <w:pPr>
        <w:pStyle w:val="ListParagraph"/>
        <w:numPr>
          <w:ilvl w:val="1"/>
          <w:numId w:val="4"/>
        </w:numPr>
        <w:bidi w:val="0"/>
      </w:pPr>
      <w:r w:rsidRPr="00DA3FBE">
        <w:t xml:space="preserve">Length </w:t>
      </w:r>
      <w:r w:rsidR="00FE42F5">
        <w:t>- Number of Bytes of</w:t>
      </w:r>
      <w:r w:rsidR="00C232BE">
        <w:t xml:space="preserve"> Data</w:t>
      </w:r>
      <w:r w:rsidR="00A15A34">
        <w:t xml:space="preserve"> -</w:t>
      </w:r>
      <w:r w:rsidR="00F91C2E">
        <w:t xml:space="preserve"> </w:t>
      </w:r>
      <w:r w:rsidR="00284360">
        <w:t xml:space="preserve">two </w:t>
      </w:r>
      <w:r w:rsidR="00F91C2E">
        <w:t>bytes.</w:t>
      </w:r>
    </w:p>
    <w:p w:rsidR="00DD720A" w:rsidRPr="00DA3FBE" w:rsidRDefault="00DD720A" w:rsidP="00284360">
      <w:pPr>
        <w:pStyle w:val="ListParagraph"/>
        <w:numPr>
          <w:ilvl w:val="1"/>
          <w:numId w:val="4"/>
        </w:numPr>
        <w:bidi w:val="0"/>
      </w:pPr>
      <w:r w:rsidRPr="00DA3FBE">
        <w:t xml:space="preserve">Data </w:t>
      </w:r>
      <w:r w:rsidR="00C232BE">
        <w:t>– Data written or read from registers in clients</w:t>
      </w:r>
      <w:r w:rsidR="00D90987">
        <w:t xml:space="preserve"> or from the FLASH</w:t>
      </w:r>
      <w:r w:rsidR="00284360">
        <w:rPr>
          <w:lang w:bidi="he-IL"/>
        </w:rPr>
        <w:t xml:space="preserve"> -</w:t>
      </w:r>
      <w:r w:rsidR="00284360">
        <w:t xml:space="preserve"> </w:t>
      </w:r>
      <w:r w:rsidR="00F91C2E">
        <w:t>[length]</w:t>
      </w:r>
      <w:r w:rsidR="008F662F">
        <w:t xml:space="preserve"> byte</w:t>
      </w:r>
      <w:r w:rsidR="00A15A34">
        <w:t>s</w:t>
      </w:r>
      <w:r w:rsidR="007C0AAA">
        <w:t>.</w:t>
      </w:r>
    </w:p>
    <w:p w:rsidR="00DD720A" w:rsidRPr="00FE42F5" w:rsidRDefault="00DD720A" w:rsidP="00284360">
      <w:pPr>
        <w:pStyle w:val="ListParagraph"/>
        <w:numPr>
          <w:ilvl w:val="1"/>
          <w:numId w:val="4"/>
        </w:numPr>
        <w:bidi w:val="0"/>
      </w:pPr>
      <w:r w:rsidRPr="00FE42F5">
        <w:t xml:space="preserve">CRC </w:t>
      </w:r>
      <w:r w:rsidR="00FE42F5">
        <w:t>- A check if a successful data transfer was made</w:t>
      </w:r>
      <w:r w:rsidR="00FA0BA7">
        <w:t>. CRC will be calculated on the TYPE, ADDRESS, LENGTH and DATA blocks, in that order</w:t>
      </w:r>
      <w:r w:rsidR="00A15A34">
        <w:t xml:space="preserve"> – one byte</w:t>
      </w:r>
      <w:r w:rsidR="009D69CA">
        <w:t>.</w:t>
      </w:r>
      <w:r w:rsidR="00FA0BA7">
        <w:t xml:space="preserve"> </w:t>
      </w:r>
    </w:p>
    <w:p w:rsidR="00DD720A" w:rsidRPr="00DA3FBE" w:rsidRDefault="005D775C" w:rsidP="003D1F1A">
      <w:pPr>
        <w:pStyle w:val="ListParagraph"/>
        <w:numPr>
          <w:ilvl w:val="1"/>
          <w:numId w:val="4"/>
        </w:numPr>
        <w:bidi w:val="0"/>
      </w:pPr>
      <w:r>
        <w:t>EOF - End o</w:t>
      </w:r>
      <w:r w:rsidR="00DD720A" w:rsidRPr="00DA3FBE">
        <w:t>f Frame</w:t>
      </w:r>
      <w:r w:rsidR="00CE650D">
        <w:t>:</w:t>
      </w:r>
      <w:r w:rsidR="009F38FF">
        <w:t xml:space="preserve"> </w:t>
      </w:r>
      <w:r w:rsidR="0063656C">
        <w:t>“</w:t>
      </w:r>
      <w:r w:rsidR="003D1F1A">
        <w:t>10100101</w:t>
      </w:r>
      <w:r w:rsidR="0063656C">
        <w:t>”</w:t>
      </w:r>
      <w:r w:rsidR="00A15A34">
        <w:t xml:space="preserve"> </w:t>
      </w:r>
      <w:r w:rsidR="005920D4">
        <w:t>(0xA5</w:t>
      </w:r>
      <w:proofErr w:type="gramStart"/>
      <w:r w:rsidR="005920D4">
        <w:t>)</w:t>
      </w:r>
      <w:r w:rsidR="00A15A34">
        <w:t>–</w:t>
      </w:r>
      <w:proofErr w:type="gramEnd"/>
      <w:r w:rsidR="00A15A34">
        <w:t xml:space="preserve"> one byte</w:t>
      </w:r>
      <w:r w:rsidR="009D69CA">
        <w:t>.</w:t>
      </w:r>
    </w:p>
    <w:p w:rsidR="006F6E82" w:rsidRDefault="005D2B0F" w:rsidP="00071B71">
      <w:pPr>
        <w:pStyle w:val="ListParagraph"/>
        <w:numPr>
          <w:ilvl w:val="0"/>
          <w:numId w:val="4"/>
        </w:numPr>
        <w:bidi w:val="0"/>
      </w:pPr>
      <w:r>
        <w:t xml:space="preserve">Internal </w:t>
      </w:r>
      <w:r w:rsidR="00DD720A" w:rsidRPr="00DA3FBE">
        <w:t>Commu</w:t>
      </w:r>
      <w:r>
        <w:t>nication</w:t>
      </w:r>
      <w:r w:rsidR="00DD720A" w:rsidRPr="00DA3FBE">
        <w:t xml:space="preserve"> using Wishbone protocol. </w:t>
      </w:r>
    </w:p>
    <w:p w:rsidR="00CC6CC3" w:rsidRDefault="00CC6CC3" w:rsidP="00CC6CC3">
      <w:pPr>
        <w:pStyle w:val="ListParagraph"/>
        <w:numPr>
          <w:ilvl w:val="0"/>
          <w:numId w:val="11"/>
        </w:numPr>
        <w:bidi w:val="0"/>
      </w:pPr>
      <w:r>
        <w:t>Bus width: 8 bits</w:t>
      </w:r>
    </w:p>
    <w:p w:rsidR="006F6E82" w:rsidRDefault="005D2B0F" w:rsidP="00721945">
      <w:pPr>
        <w:pStyle w:val="ListParagraph"/>
        <w:numPr>
          <w:ilvl w:val="0"/>
          <w:numId w:val="11"/>
        </w:numPr>
        <w:bidi w:val="0"/>
      </w:pPr>
      <w:r>
        <w:t>Units with w</w:t>
      </w:r>
      <w:r w:rsidR="006F6E82">
        <w:t>ishbone master</w:t>
      </w:r>
      <w:r>
        <w:t xml:space="preserve"> interfaces: RX path, TX path, CCB</w:t>
      </w:r>
    </w:p>
    <w:p w:rsidR="006F6E82" w:rsidRPr="005D2B0F" w:rsidRDefault="005D2B0F" w:rsidP="005D2B0F">
      <w:pPr>
        <w:pStyle w:val="ListParagraph"/>
        <w:numPr>
          <w:ilvl w:val="0"/>
          <w:numId w:val="11"/>
        </w:numPr>
        <w:bidi w:val="0"/>
      </w:pPr>
      <w:r w:rsidRPr="005D2B0F">
        <w:t>Units with wishbone slave interfaces</w:t>
      </w:r>
      <w:r w:rsidR="00A979CE" w:rsidRPr="005D2B0F">
        <w:t xml:space="preserve">: </w:t>
      </w:r>
      <w:r w:rsidRPr="005D2B0F">
        <w:t>TX path,</w:t>
      </w:r>
      <w:r w:rsidR="003303BB" w:rsidRPr="005D2B0F">
        <w:t xml:space="preserve"> </w:t>
      </w:r>
      <w:r w:rsidR="00A979CE" w:rsidRPr="005D2B0F">
        <w:t>Wait</w:t>
      </w:r>
      <w:r w:rsidRPr="005D2B0F">
        <w:t>, LED</w:t>
      </w:r>
      <w:r w:rsidR="006F6E82" w:rsidRPr="005D2B0F">
        <w:t xml:space="preserve">, </w:t>
      </w:r>
      <w:r w:rsidR="00A979CE" w:rsidRPr="005D2B0F">
        <w:t>VIDEO</w:t>
      </w:r>
      <w:r w:rsidRPr="005D2B0F">
        <w:t>, LCD,</w:t>
      </w:r>
      <w:r w:rsidR="003303BB" w:rsidRPr="005D2B0F">
        <w:t xml:space="preserve"> </w:t>
      </w:r>
      <w:r w:rsidRPr="005D2B0F">
        <w:t xml:space="preserve">Flash control   </w:t>
      </w:r>
    </w:p>
    <w:p w:rsidR="00DD720A" w:rsidRPr="00DA3FBE" w:rsidRDefault="00DD720A" w:rsidP="005D2B0F">
      <w:pPr>
        <w:pStyle w:val="ListParagraph"/>
        <w:numPr>
          <w:ilvl w:val="0"/>
          <w:numId w:val="11"/>
        </w:numPr>
        <w:bidi w:val="0"/>
      </w:pPr>
      <w:r w:rsidRPr="00DA3FBE">
        <w:t>The transactions used are:</w:t>
      </w:r>
    </w:p>
    <w:p w:rsidR="00DD720A" w:rsidRPr="00DA3FBE" w:rsidRDefault="00DD720A" w:rsidP="00DD720A">
      <w:pPr>
        <w:pStyle w:val="ListParagraph"/>
        <w:numPr>
          <w:ilvl w:val="0"/>
          <w:numId w:val="6"/>
        </w:numPr>
        <w:bidi w:val="0"/>
      </w:pPr>
      <w:r w:rsidRPr="00DA3FBE">
        <w:t>Read single</w:t>
      </w:r>
    </w:p>
    <w:p w:rsidR="00DD720A" w:rsidRPr="00DA3FBE" w:rsidRDefault="00DD720A" w:rsidP="00DD720A">
      <w:pPr>
        <w:pStyle w:val="ListParagraph"/>
        <w:numPr>
          <w:ilvl w:val="0"/>
          <w:numId w:val="6"/>
        </w:numPr>
        <w:bidi w:val="0"/>
      </w:pPr>
      <w:r w:rsidRPr="00DA3FBE">
        <w:t>Write single</w:t>
      </w:r>
    </w:p>
    <w:p w:rsidR="00DD720A" w:rsidRPr="00DA3FBE" w:rsidRDefault="00DD720A" w:rsidP="00DD720A">
      <w:pPr>
        <w:pStyle w:val="ListParagraph"/>
        <w:numPr>
          <w:ilvl w:val="0"/>
          <w:numId w:val="6"/>
        </w:numPr>
        <w:bidi w:val="0"/>
      </w:pPr>
      <w:r w:rsidRPr="00DA3FBE">
        <w:t>Read burst</w:t>
      </w:r>
    </w:p>
    <w:p w:rsidR="00071B71" w:rsidRPr="00DA3FBE" w:rsidRDefault="00DD720A" w:rsidP="00C451D6">
      <w:pPr>
        <w:pStyle w:val="ListParagraph"/>
        <w:numPr>
          <w:ilvl w:val="0"/>
          <w:numId w:val="6"/>
        </w:numPr>
        <w:bidi w:val="0"/>
      </w:pPr>
      <w:r w:rsidRPr="00DA3FBE">
        <w:t>Write burst</w:t>
      </w:r>
    </w:p>
    <w:p w:rsidR="00CC6CC3" w:rsidRDefault="00CC6CC3" w:rsidP="005D2B0F">
      <w:pPr>
        <w:pStyle w:val="ListParagraph"/>
        <w:numPr>
          <w:ilvl w:val="0"/>
          <w:numId w:val="4"/>
        </w:numPr>
        <w:bidi w:val="0"/>
      </w:pPr>
      <w:r>
        <w:t xml:space="preserve">The FLASH memory being used is 4MB </w:t>
      </w:r>
      <w:proofErr w:type="spellStart"/>
      <w:r>
        <w:t>Spansion</w:t>
      </w:r>
      <w:proofErr w:type="spellEnd"/>
      <w:r>
        <w:t>.</w:t>
      </w:r>
    </w:p>
    <w:p w:rsidR="00FD4F85" w:rsidRDefault="0054053A" w:rsidP="00FD4F85">
      <w:pPr>
        <w:pStyle w:val="ListParagraph"/>
        <w:numPr>
          <w:ilvl w:val="0"/>
          <w:numId w:val="4"/>
        </w:numPr>
        <w:bidi w:val="0"/>
      </w:pPr>
      <w:r>
        <w:t>Four client  can be recruited to active (as slaves):</w:t>
      </w:r>
    </w:p>
    <w:p w:rsidR="0054053A" w:rsidRDefault="0054053A" w:rsidP="0054053A">
      <w:pPr>
        <w:pStyle w:val="ListParagraph"/>
        <w:numPr>
          <w:ilvl w:val="0"/>
          <w:numId w:val="35"/>
        </w:numPr>
        <w:bidi w:val="0"/>
      </w:pPr>
      <w:r>
        <w:t xml:space="preserve">Wait: </w:t>
      </w:r>
      <w:r w:rsidR="004245A4">
        <w:t xml:space="preserve"> </w:t>
      </w:r>
      <w:r>
        <w:t>this client roll is to occupy the bus for given time.</w:t>
      </w:r>
    </w:p>
    <w:p w:rsidR="004245A4" w:rsidRDefault="004245A4" w:rsidP="004245A4">
      <w:pPr>
        <w:pStyle w:val="ListParagraph"/>
        <w:numPr>
          <w:ilvl w:val="0"/>
          <w:numId w:val="35"/>
        </w:numPr>
        <w:bidi w:val="0"/>
      </w:pPr>
      <w:r>
        <w:t xml:space="preserve">Led: </w:t>
      </w:r>
      <w:r w:rsidR="00407501">
        <w:t xml:space="preserve">   </w:t>
      </w:r>
      <w:r>
        <w:t xml:space="preserve">this client will be use to operate 4 </w:t>
      </w:r>
      <w:proofErr w:type="spellStart"/>
      <w:r>
        <w:t>leds</w:t>
      </w:r>
      <w:proofErr w:type="spellEnd"/>
      <w:r>
        <w:t xml:space="preserve"> at different </w:t>
      </w:r>
      <w:r w:rsidR="00A2046F">
        <w:t>frequencies</w:t>
      </w:r>
      <w:r>
        <w:t>.</w:t>
      </w:r>
    </w:p>
    <w:p w:rsidR="004245A4" w:rsidRDefault="004245A4" w:rsidP="004245A4">
      <w:pPr>
        <w:pStyle w:val="ListParagraph"/>
        <w:numPr>
          <w:ilvl w:val="0"/>
          <w:numId w:val="35"/>
        </w:numPr>
        <w:bidi w:val="0"/>
      </w:pPr>
      <w:r>
        <w:t xml:space="preserve">LCD: </w:t>
      </w:r>
      <w:r w:rsidR="00407501">
        <w:t xml:space="preserve">  this client will control an external LCD screen</w:t>
      </w:r>
      <w:r w:rsidR="00265421">
        <w:t>.</w:t>
      </w:r>
    </w:p>
    <w:p w:rsidR="004245A4" w:rsidRDefault="004245A4" w:rsidP="004245A4">
      <w:pPr>
        <w:pStyle w:val="ListParagraph"/>
        <w:numPr>
          <w:ilvl w:val="0"/>
          <w:numId w:val="35"/>
        </w:numPr>
        <w:bidi w:val="0"/>
      </w:pPr>
      <w:r>
        <w:t>Display:</w:t>
      </w:r>
      <w:r w:rsidR="00407501">
        <w:t xml:space="preserve"> this client will control an external screen according to configuration stored in the registers.</w:t>
      </w:r>
      <w:r>
        <w:t xml:space="preserve"> </w:t>
      </w:r>
    </w:p>
    <w:p w:rsidR="007974F1" w:rsidRDefault="007974F1" w:rsidP="009C1784">
      <w:pPr>
        <w:pStyle w:val="ListParagraph"/>
        <w:numPr>
          <w:ilvl w:val="0"/>
          <w:numId w:val="4"/>
        </w:numPr>
        <w:bidi w:val="0"/>
      </w:pPr>
      <w:r>
        <w:rPr>
          <w:lang w:bidi="he-IL"/>
        </w:rPr>
        <w:t>The reset of the system is filtered, and then sampled in the clock rate.</w:t>
      </w:r>
    </w:p>
    <w:p w:rsidR="002519DE" w:rsidRDefault="007974F1" w:rsidP="008F7863">
      <w:pPr>
        <w:pStyle w:val="ListParagraph"/>
        <w:numPr>
          <w:ilvl w:val="0"/>
          <w:numId w:val="4"/>
        </w:numPr>
        <w:bidi w:val="0"/>
      </w:pPr>
      <w:r>
        <w:rPr>
          <w:lang w:bidi="he-IL"/>
        </w:rPr>
        <w:t xml:space="preserve"> </w:t>
      </w:r>
      <w:r w:rsidR="00BD42E7">
        <w:rPr>
          <w:lang w:bidi="he-IL"/>
        </w:rPr>
        <w:t xml:space="preserve">  </w:t>
      </w:r>
      <w:r w:rsidR="002519DE">
        <w:rPr>
          <w:lang w:bidi="he-IL"/>
        </w:rPr>
        <w:t xml:space="preserve">Signals connected to DE2 switches would be filtered in order to avoid an unstable signal in the system. The signal </w:t>
      </w:r>
      <w:proofErr w:type="spellStart"/>
      <w:r w:rsidR="002519DE">
        <w:rPr>
          <w:lang w:bidi="he-IL"/>
        </w:rPr>
        <w:t>CCB_disable</w:t>
      </w:r>
      <w:proofErr w:type="spellEnd"/>
      <w:r w:rsidR="002519DE">
        <w:rPr>
          <w:lang w:bidi="he-IL"/>
        </w:rPr>
        <w:t xml:space="preserve"> would be filtered in the Filter block.</w:t>
      </w:r>
      <w:r w:rsidR="008F7863">
        <w:rPr>
          <w:lang w:bidi="he-IL"/>
        </w:rPr>
        <w:t xml:space="preserve"> The signal </w:t>
      </w:r>
      <w:proofErr w:type="spellStart"/>
      <w:r w:rsidR="008F7863">
        <w:rPr>
          <w:lang w:bidi="he-IL"/>
        </w:rPr>
        <w:t>Reset_in</w:t>
      </w:r>
      <w:proofErr w:type="spellEnd"/>
      <w:r w:rsidR="008F7863">
        <w:rPr>
          <w:lang w:bidi="he-IL"/>
        </w:rPr>
        <w:t xml:space="preserve"> would be filtered in the </w:t>
      </w:r>
      <w:proofErr w:type="spellStart"/>
      <w:r w:rsidR="008F7863">
        <w:rPr>
          <w:lang w:bidi="he-IL"/>
        </w:rPr>
        <w:t>CLK&amp;Reset</w:t>
      </w:r>
      <w:proofErr w:type="spellEnd"/>
      <w:r w:rsidR="008F7863">
        <w:rPr>
          <w:lang w:bidi="he-IL"/>
        </w:rPr>
        <w:t xml:space="preserve"> block.</w:t>
      </w:r>
    </w:p>
    <w:p w:rsidR="002F01A9" w:rsidRDefault="00BC7C2B" w:rsidP="00A55CD3">
      <w:pPr>
        <w:pStyle w:val="ListParagraph"/>
        <w:numPr>
          <w:ilvl w:val="0"/>
          <w:numId w:val="4"/>
        </w:numPr>
        <w:bidi w:val="0"/>
      </w:pPr>
      <w:r>
        <w:rPr>
          <w:lang w:bidi="he-IL"/>
        </w:rPr>
        <w:t>The FLASH size is 4M. In the initial of the system the FLASH wil</w:t>
      </w:r>
      <w:r w:rsidR="004F6BC3">
        <w:rPr>
          <w:lang w:bidi="he-IL"/>
        </w:rPr>
        <w:t>l transmit 256 byte</w:t>
      </w:r>
      <w:r w:rsidR="00222399">
        <w:rPr>
          <w:lang w:bidi="he-IL"/>
        </w:rPr>
        <w:t>s</w:t>
      </w:r>
      <w:r w:rsidR="004F6BC3">
        <w:rPr>
          <w:lang w:bidi="he-IL"/>
        </w:rPr>
        <w:t xml:space="preserve"> to the CCB, where the data will be </w:t>
      </w:r>
      <w:r w:rsidR="00A55CD3">
        <w:rPr>
          <w:lang w:bidi="he-IL"/>
        </w:rPr>
        <w:t>saved</w:t>
      </w:r>
      <w:r w:rsidR="004F6BC3">
        <w:rPr>
          <w:lang w:bidi="he-IL"/>
        </w:rPr>
        <w:t>.</w:t>
      </w:r>
    </w:p>
    <w:p w:rsidR="00046C23" w:rsidRDefault="002F01A9" w:rsidP="0000661E">
      <w:pPr>
        <w:pStyle w:val="ListParagraph"/>
        <w:numPr>
          <w:ilvl w:val="0"/>
          <w:numId w:val="4"/>
        </w:numPr>
        <w:bidi w:val="0"/>
      </w:pPr>
      <w:r>
        <w:rPr>
          <w:lang w:bidi="he-IL"/>
        </w:rPr>
        <w:t>The data base in the flash will begin with type and then</w:t>
      </w:r>
      <w:r w:rsidR="009F38FF">
        <w:rPr>
          <w:lang w:bidi="he-IL"/>
        </w:rPr>
        <w:t xml:space="preserve"> address, length</w:t>
      </w:r>
      <w:r w:rsidR="00247F1B">
        <w:rPr>
          <w:lang w:bidi="he-IL"/>
        </w:rPr>
        <w:t>, data</w:t>
      </w:r>
      <w:r w:rsidR="00046C23">
        <w:rPr>
          <w:lang w:bidi="he-IL"/>
        </w:rPr>
        <w:t>.</w:t>
      </w:r>
      <w:r w:rsidR="00667B74">
        <w:rPr>
          <w:lang w:bidi="he-IL"/>
        </w:rPr>
        <w:t xml:space="preserve"> The fields meaning are as mentioned on section 7.</w:t>
      </w:r>
      <w:r w:rsidR="00046C23">
        <w:rPr>
          <w:lang w:bidi="he-IL"/>
        </w:rPr>
        <w:t xml:space="preserve"> The last</w:t>
      </w:r>
      <w:r w:rsidR="00023512">
        <w:rPr>
          <w:lang w:bidi="he-IL"/>
        </w:rPr>
        <w:t xml:space="preserve"> pack would contain EOD (not EOF!) in the</w:t>
      </w:r>
      <w:r w:rsidR="00046C23">
        <w:rPr>
          <w:lang w:bidi="he-IL"/>
        </w:rPr>
        <w:t xml:space="preserve"> </w:t>
      </w:r>
      <w:r w:rsidR="00023512">
        <w:rPr>
          <w:lang w:bidi="he-IL"/>
        </w:rPr>
        <w:t>T</w:t>
      </w:r>
      <w:r w:rsidR="00046C23">
        <w:rPr>
          <w:lang w:bidi="he-IL"/>
        </w:rPr>
        <w:t>ype</w:t>
      </w:r>
      <w:r w:rsidR="00023512">
        <w:rPr>
          <w:lang w:bidi="he-IL"/>
        </w:rPr>
        <w:t xml:space="preserve"> field</w:t>
      </w:r>
      <w:r w:rsidR="00B004C7">
        <w:rPr>
          <w:lang w:bidi="he-IL"/>
        </w:rPr>
        <w:t>.</w:t>
      </w:r>
      <w:r w:rsidR="00046C23">
        <w:rPr>
          <w:lang w:bidi="he-IL"/>
        </w:rPr>
        <w:t xml:space="preserve"> When the CCB state machine reads the EOD value, client configuration will end. </w:t>
      </w:r>
      <w:r w:rsidR="00667B74">
        <w:rPr>
          <w:lang w:bidi="he-IL"/>
        </w:rPr>
        <w:t>Data transfer is explained in detail in the “Data Transfer” section in this document.</w:t>
      </w:r>
    </w:p>
    <w:p w:rsidR="009332F4" w:rsidRDefault="00E25586">
      <w:pPr>
        <w:pStyle w:val="ListParagraph"/>
        <w:bidi w:val="0"/>
        <w:rPr>
          <w:lang w:bidi="he-IL"/>
        </w:rPr>
      </w:pPr>
      <w:r>
        <w:rPr>
          <w:lang w:bidi="he-IL"/>
        </w:rPr>
        <w:t>EOD: “</w:t>
      </w:r>
      <w:r w:rsidR="00023512">
        <w:rPr>
          <w:lang w:bidi="he-IL"/>
        </w:rPr>
        <w:t>1111</w:t>
      </w:r>
      <w:r w:rsidR="00023512">
        <w:rPr>
          <w:rFonts w:hint="cs"/>
          <w:rtl/>
          <w:lang w:bidi="he-IL"/>
        </w:rPr>
        <w:t>0000</w:t>
      </w:r>
      <w:r>
        <w:rPr>
          <w:lang w:bidi="he-IL"/>
        </w:rPr>
        <w:t>”</w:t>
      </w:r>
      <w:r w:rsidR="00BC7C2B">
        <w:rPr>
          <w:lang w:bidi="he-IL"/>
        </w:rPr>
        <w:t xml:space="preserve">    </w:t>
      </w:r>
    </w:p>
    <w:p w:rsidR="009332F4" w:rsidRDefault="00046C23">
      <w:pPr>
        <w:pStyle w:val="ListParagraph"/>
        <w:bidi w:val="0"/>
        <w:rPr>
          <w:lang w:bidi="he-IL"/>
        </w:rPr>
      </w:pPr>
      <w:proofErr w:type="gramStart"/>
      <w:r>
        <w:rPr>
          <w:lang w:bidi="he-IL"/>
        </w:rPr>
        <w:t>Example for data pack</w:t>
      </w:r>
      <w:proofErr w:type="gramEnd"/>
      <w:r>
        <w:rPr>
          <w:lang w:bidi="he-IL"/>
        </w:rPr>
        <w:t xml:space="preserve"> structure:</w:t>
      </w:r>
    </w:p>
    <w:tbl>
      <w:tblPr>
        <w:tblW w:w="4800" w:type="dxa"/>
        <w:tblInd w:w="96" w:type="dxa"/>
        <w:tblLook w:val="04A0"/>
      </w:tblPr>
      <w:tblGrid>
        <w:gridCol w:w="960"/>
        <w:gridCol w:w="960"/>
        <w:gridCol w:w="960"/>
        <w:gridCol w:w="960"/>
        <w:gridCol w:w="960"/>
      </w:tblGrid>
      <w:tr w:rsidR="0000661E" w:rsidRPr="0000661E" w:rsidTr="000066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Len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address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data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data</w:t>
            </w:r>
          </w:p>
        </w:tc>
      </w:tr>
      <w:tr w:rsidR="0000661E" w:rsidRPr="0000661E" w:rsidTr="000066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Led</w:t>
            </w:r>
          </w:p>
        </w:tc>
        <w:tc>
          <w:tcPr>
            <w:tcW w:w="960" w:type="dxa"/>
            <w:tcBorders>
              <w:top w:val="nil"/>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2</w:t>
            </w:r>
          </w:p>
        </w:tc>
        <w:tc>
          <w:tcPr>
            <w:tcW w:w="960" w:type="dxa"/>
            <w:tcBorders>
              <w:top w:val="nil"/>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0</w:t>
            </w:r>
          </w:p>
        </w:tc>
        <w:tc>
          <w:tcPr>
            <w:tcW w:w="960" w:type="dxa"/>
            <w:tcBorders>
              <w:top w:val="nil"/>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0</w:t>
            </w:r>
          </w:p>
        </w:tc>
        <w:tc>
          <w:tcPr>
            <w:tcW w:w="960" w:type="dxa"/>
            <w:tcBorders>
              <w:top w:val="nil"/>
              <w:left w:val="nil"/>
              <w:bottom w:val="single" w:sz="4" w:space="0" w:color="auto"/>
              <w:right w:val="single" w:sz="4" w:space="0" w:color="auto"/>
            </w:tcBorders>
            <w:shd w:val="clear" w:color="auto" w:fill="auto"/>
            <w:noWrap/>
            <w:vAlign w:val="bottom"/>
            <w:hideMark/>
          </w:tcPr>
          <w:p w:rsidR="0000661E" w:rsidRPr="0000661E" w:rsidRDefault="0000661E" w:rsidP="0000661E">
            <w:pPr>
              <w:bidi w:val="0"/>
              <w:spacing w:after="0" w:line="240" w:lineRule="auto"/>
              <w:jc w:val="center"/>
              <w:rPr>
                <w:rFonts w:ascii="Calibri" w:eastAsia="Times New Roman" w:hAnsi="Calibri" w:cs="Calibri"/>
                <w:color w:val="000000"/>
                <w:sz w:val="22"/>
                <w:szCs w:val="22"/>
                <w:lang w:bidi="he-IL"/>
              </w:rPr>
            </w:pPr>
            <w:r w:rsidRPr="0000661E">
              <w:rPr>
                <w:rFonts w:ascii="Calibri" w:eastAsia="Times New Roman" w:hAnsi="Calibri" w:cs="Calibri"/>
                <w:color w:val="000000"/>
                <w:sz w:val="22"/>
                <w:szCs w:val="22"/>
                <w:lang w:bidi="he-IL"/>
              </w:rPr>
              <w:t>1</w:t>
            </w:r>
          </w:p>
        </w:tc>
      </w:tr>
    </w:tbl>
    <w:p w:rsidR="009332F4" w:rsidRDefault="009332F4">
      <w:pPr>
        <w:pStyle w:val="ListParagraph"/>
        <w:bidi w:val="0"/>
        <w:rPr>
          <w:lang w:bidi="he-IL"/>
        </w:rPr>
      </w:pPr>
    </w:p>
    <w:p w:rsidR="009332F4" w:rsidRDefault="0000661E">
      <w:pPr>
        <w:pStyle w:val="ListParagraph"/>
        <w:bidi w:val="0"/>
        <w:rPr>
          <w:lang w:bidi="he-IL"/>
        </w:rPr>
      </w:pPr>
      <w:r>
        <w:rPr>
          <w:lang w:bidi="he-IL"/>
        </w:rPr>
        <w:t>The following pack configures one led turned off and one turned on in the led block. The values in this example are listed as decimal.</w:t>
      </w:r>
    </w:p>
    <w:p w:rsidR="00595735" w:rsidRPr="00EB39D8" w:rsidRDefault="00595735" w:rsidP="0096710F">
      <w:pPr>
        <w:pStyle w:val="Heading1"/>
        <w:bidi w:val="0"/>
        <w:rPr>
          <w:rStyle w:val="Strong"/>
        </w:rPr>
      </w:pPr>
      <w:bookmarkStart w:id="21" w:name="_Toc308900960"/>
      <w:r w:rsidRPr="00EB39D8">
        <w:rPr>
          <w:rStyle w:val="Strong"/>
        </w:rPr>
        <w:t>Block Details</w:t>
      </w:r>
      <w:bookmarkEnd w:id="21"/>
    </w:p>
    <w:p w:rsidR="00595735" w:rsidRDefault="00905057" w:rsidP="005D2B0F">
      <w:pPr>
        <w:pStyle w:val="Heading2"/>
        <w:bidi w:val="0"/>
        <w:rPr>
          <w:rStyle w:val="IntenseEmphasis"/>
        </w:rPr>
      </w:pPr>
      <w:bookmarkStart w:id="22" w:name="_Toc308900961"/>
      <w:proofErr w:type="spellStart"/>
      <w:r>
        <w:rPr>
          <w:rStyle w:val="IntenseEmphasis"/>
        </w:rPr>
        <w:t>rx</w:t>
      </w:r>
      <w:proofErr w:type="spellEnd"/>
      <w:r>
        <w:rPr>
          <w:rStyle w:val="IntenseEmphasis"/>
        </w:rPr>
        <w:t xml:space="preserve"> p</w:t>
      </w:r>
      <w:r w:rsidR="005F0317" w:rsidRPr="005D2B0F">
        <w:rPr>
          <w:rStyle w:val="IntenseEmphasis"/>
        </w:rPr>
        <w:t>ath</w:t>
      </w:r>
      <w:bookmarkEnd w:id="22"/>
    </w:p>
    <w:p w:rsidR="005B4AA3" w:rsidRDefault="008945DB" w:rsidP="005B4AA3">
      <w:pPr>
        <w:keepNext/>
        <w:bidi w:val="0"/>
      </w:pPr>
      <w:r>
        <w:rPr>
          <w:noProof/>
          <w:lang w:bidi="he-IL"/>
        </w:rPr>
        <w:lastRenderedPageBreak/>
        <w:drawing>
          <wp:inline distT="0" distB="0" distL="0" distR="0">
            <wp:extent cx="5274310" cy="3604895"/>
            <wp:effectExtent l="19050" t="0" r="2540" b="0"/>
            <wp:docPr id="6" name="Picture 5" descr="rx_path_schem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_path_scheme_.jpg"/>
                    <pic:cNvPicPr/>
                  </pic:nvPicPr>
                  <pic:blipFill>
                    <a:blip r:embed="rId16" cstate="print"/>
                    <a:stretch>
                      <a:fillRect/>
                    </a:stretch>
                  </pic:blipFill>
                  <pic:spPr>
                    <a:xfrm>
                      <a:off x="0" y="0"/>
                      <a:ext cx="5274310" cy="3604895"/>
                    </a:xfrm>
                    <a:prstGeom prst="rect">
                      <a:avLst/>
                    </a:prstGeom>
                  </pic:spPr>
                </pic:pic>
              </a:graphicData>
            </a:graphic>
          </wp:inline>
        </w:drawing>
      </w:r>
    </w:p>
    <w:p w:rsidR="005B4AA3" w:rsidRPr="005B4AA3" w:rsidRDefault="005B4AA3" w:rsidP="005B4AA3">
      <w:pPr>
        <w:pStyle w:val="Caption"/>
        <w:jc w:val="center"/>
      </w:pPr>
      <w:bookmarkStart w:id="23" w:name="_Toc308632024"/>
      <w:r>
        <w:t xml:space="preserve">Figure </w:t>
      </w:r>
      <w:r w:rsidR="00122182">
        <w:fldChar w:fldCharType="begin"/>
      </w:r>
      <w:r w:rsidR="006A2BF5">
        <w:instrText xml:space="preserve"> SEQ Figure \* ARABIC </w:instrText>
      </w:r>
      <w:r w:rsidR="00122182">
        <w:fldChar w:fldCharType="separate"/>
      </w:r>
      <w:r w:rsidR="0043004A">
        <w:rPr>
          <w:noProof/>
        </w:rPr>
        <w:t>2</w:t>
      </w:r>
      <w:r w:rsidR="00122182">
        <w:fldChar w:fldCharType="end"/>
      </w:r>
      <w:r>
        <w:rPr>
          <w:noProof/>
        </w:rPr>
        <w:t xml:space="preserve"> - rx path</w:t>
      </w:r>
      <w:bookmarkEnd w:id="23"/>
    </w:p>
    <w:p w:rsidR="009462F0" w:rsidRPr="005F3D2E" w:rsidRDefault="009462F0" w:rsidP="009462F0">
      <w:pPr>
        <w:bidi w:val="0"/>
        <w:rPr>
          <w:rStyle w:val="Emphasis"/>
        </w:rPr>
      </w:pPr>
      <w:r w:rsidRPr="005F3D2E">
        <w:rPr>
          <w:rStyle w:val="Emphasis"/>
        </w:rPr>
        <w:t>General Description</w:t>
      </w:r>
    </w:p>
    <w:p w:rsidR="00CD0346" w:rsidRDefault="00516031" w:rsidP="00B12D39">
      <w:pPr>
        <w:bidi w:val="0"/>
      </w:pPr>
      <w:r w:rsidRPr="009462F0">
        <w:t>The</w:t>
      </w:r>
      <w:r w:rsidR="008173CD" w:rsidRPr="009462F0">
        <w:t xml:space="preserve"> RX</w:t>
      </w:r>
      <w:r w:rsidR="00C406CF" w:rsidRPr="009462F0">
        <w:t xml:space="preserve"> Path</w:t>
      </w:r>
      <w:r w:rsidR="00A979CE" w:rsidRPr="009462F0">
        <w:t xml:space="preserve"> </w:t>
      </w:r>
      <w:r w:rsidRPr="009462F0">
        <w:t>process</w:t>
      </w:r>
      <w:r w:rsidR="001218A2">
        <w:t>es</w:t>
      </w:r>
      <w:r w:rsidRPr="009462F0">
        <w:t xml:space="preserve"> data</w:t>
      </w:r>
      <w:r w:rsidR="00B12D39">
        <w:t xml:space="preserve"> received from the host</w:t>
      </w:r>
      <w:r w:rsidR="00D73ADF" w:rsidRPr="009462F0">
        <w:t xml:space="preserve">. It </w:t>
      </w:r>
      <w:proofErr w:type="gramStart"/>
      <w:r w:rsidR="003303BB" w:rsidRPr="009462F0">
        <w:t>unwraps</w:t>
      </w:r>
      <w:proofErr w:type="gramEnd"/>
      <w:r w:rsidR="00B12D39">
        <w:t xml:space="preserve"> the data</w:t>
      </w:r>
      <w:r w:rsidR="00D73ADF" w:rsidRPr="009462F0">
        <w:t xml:space="preserve"> befo</w:t>
      </w:r>
      <w:r w:rsidR="00B12D39">
        <w:t>re it is transferred to the CCB or other clients of the bus.</w:t>
      </w:r>
    </w:p>
    <w:tbl>
      <w:tblPr>
        <w:tblW w:w="9520" w:type="dxa"/>
        <w:tblInd w:w="95" w:type="dxa"/>
        <w:tblLook w:val="04A0"/>
      </w:tblPr>
      <w:tblGrid>
        <w:gridCol w:w="1720"/>
        <w:gridCol w:w="960"/>
        <w:gridCol w:w="2180"/>
        <w:gridCol w:w="4660"/>
      </w:tblGrid>
      <w:tr w:rsidR="009419AB" w:rsidRPr="009419AB" w:rsidTr="009419AB">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419AB" w:rsidRPr="009419AB" w:rsidRDefault="009419AB" w:rsidP="009419AB">
            <w:pPr>
              <w:bidi w:val="0"/>
              <w:spacing w:after="0" w:line="240" w:lineRule="auto"/>
              <w:jc w:val="center"/>
              <w:rPr>
                <w:rFonts w:ascii="Calibri" w:eastAsia="Times New Roman" w:hAnsi="Calibri" w:cs="Calibri"/>
                <w:b/>
                <w:bCs/>
                <w:color w:val="000000"/>
                <w:sz w:val="18"/>
                <w:szCs w:val="18"/>
                <w:lang w:bidi="he-IL"/>
              </w:rPr>
            </w:pPr>
            <w:r w:rsidRPr="009419AB">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9419AB" w:rsidRPr="009419AB" w:rsidRDefault="009419AB" w:rsidP="009419AB">
            <w:pPr>
              <w:bidi w:val="0"/>
              <w:spacing w:after="0" w:line="240" w:lineRule="auto"/>
              <w:jc w:val="center"/>
              <w:rPr>
                <w:rFonts w:ascii="Calibri" w:eastAsia="Times New Roman" w:hAnsi="Calibri" w:cs="Calibri"/>
                <w:b/>
                <w:bCs/>
                <w:color w:val="000000"/>
                <w:sz w:val="18"/>
                <w:szCs w:val="18"/>
                <w:lang w:bidi="he-IL"/>
              </w:rPr>
            </w:pPr>
            <w:r w:rsidRPr="009419AB">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9419AB" w:rsidRPr="009419AB" w:rsidRDefault="009419AB" w:rsidP="009419AB">
            <w:pPr>
              <w:bidi w:val="0"/>
              <w:spacing w:after="0" w:line="240" w:lineRule="auto"/>
              <w:jc w:val="center"/>
              <w:rPr>
                <w:rFonts w:ascii="Calibri" w:eastAsia="Times New Roman" w:hAnsi="Calibri" w:cs="Calibri"/>
                <w:b/>
                <w:bCs/>
                <w:color w:val="000000"/>
                <w:sz w:val="18"/>
                <w:szCs w:val="18"/>
                <w:lang w:bidi="he-IL"/>
              </w:rPr>
            </w:pPr>
            <w:r w:rsidRPr="009419AB">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9419AB" w:rsidRPr="009419AB" w:rsidRDefault="009419AB" w:rsidP="009419AB">
            <w:pPr>
              <w:bidi w:val="0"/>
              <w:spacing w:after="0" w:line="240" w:lineRule="auto"/>
              <w:jc w:val="center"/>
              <w:rPr>
                <w:rFonts w:ascii="Calibri" w:eastAsia="Times New Roman" w:hAnsi="Calibri" w:cs="Calibri"/>
                <w:b/>
                <w:bCs/>
                <w:color w:val="000000"/>
                <w:sz w:val="18"/>
                <w:szCs w:val="18"/>
                <w:lang w:bidi="he-IL"/>
              </w:rPr>
            </w:pPr>
            <w:r w:rsidRPr="009419AB">
              <w:rPr>
                <w:rFonts w:ascii="Calibri" w:eastAsia="Times New Roman" w:hAnsi="Calibri" w:cs="Calibri"/>
                <w:b/>
                <w:bCs/>
                <w:color w:val="000000"/>
                <w:sz w:val="18"/>
                <w:szCs w:val="18"/>
                <w:lang w:bidi="he-IL"/>
              </w:rPr>
              <w:t>description</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 </w:t>
            </w:r>
            <w:proofErr w:type="spellStart"/>
            <w:r w:rsidRPr="009419AB">
              <w:rPr>
                <w:rFonts w:ascii="Calibri" w:eastAsia="Times New Roman" w:hAnsi="Calibri" w:cs="Calibri"/>
                <w:color w:val="000000"/>
                <w:sz w:val="18"/>
                <w:szCs w:val="18"/>
                <w:lang w:bidi="he-IL"/>
              </w:rPr>
              <w:t>sys_clk</w:t>
            </w:r>
            <w:proofErr w:type="spellEnd"/>
            <w:r w:rsidRPr="009419AB">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system clock</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sys_reset</w:t>
            </w:r>
            <w:proofErr w:type="spellEnd"/>
            <w:r w:rsidRPr="009419AB">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system reset</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rx_din</w:t>
            </w:r>
            <w:proofErr w:type="spellEnd"/>
            <w:r w:rsidRPr="009419AB">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 of UART data</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error_led_out</w:t>
            </w:r>
            <w:proofErr w:type="spellEnd"/>
            <w:r w:rsidRPr="009419AB">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197BF4" w:rsidP="009419AB">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w:t>
            </w:r>
            <w:r w:rsidR="009419AB" w:rsidRPr="009419AB">
              <w:rPr>
                <w:rFonts w:ascii="Calibri" w:eastAsia="Times New Roman" w:hAnsi="Calibri" w:cs="Calibri"/>
                <w:color w:val="000000"/>
                <w:sz w:val="18"/>
                <w:szCs w:val="18"/>
                <w:lang w:bidi="he-IL"/>
              </w:rPr>
              <w:t>1' when one of the error bits in the register is high</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ADR_O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addr_d_g</w:t>
            </w:r>
            <w:proofErr w:type="spellEnd"/>
            <w:r w:rsidRPr="009419AB">
              <w:rPr>
                <w:rFonts w:ascii="Calibri" w:eastAsia="Times New Roman" w:hAnsi="Calibri" w:cs="Calibri"/>
                <w:color w:val="000000"/>
                <w:sz w:val="18"/>
                <w:szCs w:val="18"/>
                <w:lang w:bidi="he-IL"/>
              </w:rPr>
              <w:t xml:space="preserve"> * </w:t>
            </w: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contains the address word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contains the </w:t>
            </w:r>
            <w:proofErr w:type="spellStart"/>
            <w:r w:rsidRPr="009419AB">
              <w:rPr>
                <w:rFonts w:ascii="Calibri" w:eastAsia="Times New Roman" w:hAnsi="Calibri" w:cs="Calibri"/>
                <w:color w:val="000000"/>
                <w:sz w:val="18"/>
                <w:szCs w:val="18"/>
                <w:lang w:bidi="he-IL"/>
              </w:rPr>
              <w:t>data_in</w:t>
            </w:r>
            <w:proofErr w:type="spellEnd"/>
            <w:r w:rsidRPr="009419AB">
              <w:rPr>
                <w:rFonts w:ascii="Calibri" w:eastAsia="Times New Roman" w:hAnsi="Calibri" w:cs="Calibri"/>
                <w:color w:val="000000"/>
                <w:sz w:val="18"/>
                <w:szCs w:val="18"/>
                <w:lang w:bidi="he-IL"/>
              </w:rPr>
              <w:t xml:space="preserve"> word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WE_O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 for write, '0' for read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STB_O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197BF4" w:rsidP="009419AB">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w:t>
            </w:r>
            <w:r w:rsidR="009419AB" w:rsidRPr="009419AB">
              <w:rPr>
                <w:rFonts w:ascii="Calibri" w:eastAsia="Times New Roman" w:hAnsi="Calibri" w:cs="Calibri"/>
                <w:color w:val="000000"/>
                <w:sz w:val="18"/>
                <w:szCs w:val="18"/>
                <w:lang w:bidi="he-IL"/>
              </w:rPr>
              <w:t>1' for active bus operation, '0' for no bus operation</w:t>
            </w:r>
          </w:p>
        </w:tc>
      </w:tr>
      <w:tr w:rsidR="009419AB" w:rsidRPr="009419AB" w:rsidTr="009419AB">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CYC_O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'1' for bus </w:t>
            </w:r>
            <w:proofErr w:type="spellStart"/>
            <w:r w:rsidRPr="009419AB">
              <w:rPr>
                <w:rFonts w:ascii="Calibri" w:eastAsia="Times New Roman" w:hAnsi="Calibri" w:cs="Calibri"/>
                <w:color w:val="000000"/>
                <w:sz w:val="18"/>
                <w:szCs w:val="18"/>
                <w:lang w:bidi="he-IL"/>
              </w:rPr>
              <w:t>transmition</w:t>
            </w:r>
            <w:proofErr w:type="spellEnd"/>
            <w:r w:rsidRPr="009419AB">
              <w:rPr>
                <w:rFonts w:ascii="Calibri" w:eastAsia="Times New Roman" w:hAnsi="Calibri" w:cs="Calibri"/>
                <w:color w:val="000000"/>
                <w:sz w:val="18"/>
                <w:szCs w:val="18"/>
                <w:lang w:bidi="he-IL"/>
              </w:rPr>
              <w:t xml:space="preserve"> request, '0' for no bus </w:t>
            </w:r>
            <w:proofErr w:type="spellStart"/>
            <w:r w:rsidRPr="009419AB">
              <w:rPr>
                <w:rFonts w:ascii="Calibri" w:eastAsia="Times New Roman" w:hAnsi="Calibri" w:cs="Calibri"/>
                <w:color w:val="000000"/>
                <w:sz w:val="18"/>
                <w:szCs w:val="18"/>
                <w:lang w:bidi="he-IL"/>
              </w:rPr>
              <w:t>transmition</w:t>
            </w:r>
            <w:proofErr w:type="spellEnd"/>
            <w:r w:rsidRPr="009419AB">
              <w:rPr>
                <w:rFonts w:ascii="Calibri" w:eastAsia="Times New Roman" w:hAnsi="Calibri" w:cs="Calibri"/>
                <w:color w:val="000000"/>
                <w:sz w:val="18"/>
                <w:szCs w:val="18"/>
                <w:lang w:bidi="he-IL"/>
              </w:rPr>
              <w:t xml:space="preserve"> request</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TGA_O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type_d_g</w:t>
            </w:r>
            <w:proofErr w:type="spellEnd"/>
            <w:r w:rsidRPr="009419AB">
              <w:rPr>
                <w:rFonts w:ascii="Calibri" w:eastAsia="Times New Roman" w:hAnsi="Calibri" w:cs="Calibri"/>
                <w:color w:val="000000"/>
                <w:sz w:val="18"/>
                <w:szCs w:val="18"/>
                <w:lang w:bidi="he-IL"/>
              </w:rPr>
              <w:t xml:space="preserve"> * </w:t>
            </w: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contains the type word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TGD_O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len_d_g</w:t>
            </w:r>
            <w:proofErr w:type="spellEnd"/>
            <w:r w:rsidRPr="009419AB">
              <w:rPr>
                <w:rFonts w:ascii="Calibri" w:eastAsia="Times New Roman" w:hAnsi="Calibri" w:cs="Calibri"/>
                <w:color w:val="000000"/>
                <w:sz w:val="18"/>
                <w:szCs w:val="18"/>
                <w:lang w:bidi="he-IL"/>
              </w:rPr>
              <w:t xml:space="preserve"> * </w:t>
            </w: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contains the length word</w:t>
            </w:r>
          </w:p>
        </w:tc>
      </w:tr>
      <w:tr w:rsidR="009419AB" w:rsidRPr="009419AB" w:rsidTr="009419AB">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ACK_I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'1' when valid data is </w:t>
            </w:r>
            <w:r w:rsidR="00197BF4" w:rsidRPr="009419AB">
              <w:rPr>
                <w:rFonts w:ascii="Calibri" w:eastAsia="Times New Roman" w:hAnsi="Calibri" w:cs="Calibri"/>
                <w:color w:val="000000"/>
                <w:sz w:val="18"/>
                <w:szCs w:val="18"/>
                <w:lang w:bidi="he-IL"/>
              </w:rPr>
              <w:t>received</w:t>
            </w:r>
            <w:r w:rsidRPr="009419AB">
              <w:rPr>
                <w:rFonts w:ascii="Calibri" w:eastAsia="Times New Roman" w:hAnsi="Calibri" w:cs="Calibri"/>
                <w:color w:val="000000"/>
                <w:sz w:val="18"/>
                <w:szCs w:val="18"/>
                <w:lang w:bidi="he-IL"/>
              </w:rPr>
              <w:t xml:space="preserve"> from WS or for </w:t>
            </w:r>
            <w:r w:rsidR="00197BF4" w:rsidRPr="009419AB">
              <w:rPr>
                <w:rFonts w:ascii="Calibri" w:eastAsia="Times New Roman" w:hAnsi="Calibri" w:cs="Calibri"/>
                <w:color w:val="000000"/>
                <w:sz w:val="18"/>
                <w:szCs w:val="18"/>
                <w:lang w:bidi="he-IL"/>
              </w:rPr>
              <w:t>successful</w:t>
            </w:r>
            <w:r w:rsidRPr="009419AB">
              <w:rPr>
                <w:rFonts w:ascii="Calibri" w:eastAsia="Times New Roman" w:hAnsi="Calibri" w:cs="Calibri"/>
                <w:color w:val="000000"/>
                <w:sz w:val="18"/>
                <w:szCs w:val="18"/>
                <w:lang w:bidi="he-IL"/>
              </w:rPr>
              <w:t xml:space="preserve"> write operation in </w:t>
            </w:r>
            <w:commentRangeStart w:id="24"/>
            <w:commentRangeStart w:id="25"/>
            <w:r w:rsidRPr="009419AB">
              <w:rPr>
                <w:rFonts w:ascii="Calibri" w:eastAsia="Times New Roman" w:hAnsi="Calibri" w:cs="Calibri"/>
                <w:color w:val="000000"/>
                <w:sz w:val="18"/>
                <w:szCs w:val="18"/>
                <w:lang w:bidi="he-IL"/>
              </w:rPr>
              <w:t>WS</w:t>
            </w:r>
            <w:commentRangeEnd w:id="24"/>
            <w:r w:rsidR="00197BF4">
              <w:rPr>
                <w:rStyle w:val="CommentReference"/>
              </w:rPr>
              <w:commentReference w:id="24"/>
            </w:r>
            <w:commentRangeEnd w:id="25"/>
            <w:r w:rsidR="00F1529F">
              <w:rPr>
                <w:rStyle w:val="CommentReference"/>
              </w:rPr>
              <w:commentReference w:id="25"/>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DAT_I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data </w:t>
            </w:r>
            <w:r w:rsidR="00197BF4" w:rsidRPr="009419AB">
              <w:rPr>
                <w:rFonts w:ascii="Calibri" w:eastAsia="Times New Roman" w:hAnsi="Calibri" w:cs="Calibri"/>
                <w:color w:val="000000"/>
                <w:sz w:val="18"/>
                <w:szCs w:val="18"/>
                <w:lang w:bidi="he-IL"/>
              </w:rPr>
              <w:t>received</w:t>
            </w:r>
            <w:r w:rsidRPr="009419AB">
              <w:rPr>
                <w:rFonts w:ascii="Calibri" w:eastAsia="Times New Roman" w:hAnsi="Calibri" w:cs="Calibri"/>
                <w:color w:val="000000"/>
                <w:sz w:val="18"/>
                <w:szCs w:val="18"/>
                <w:lang w:bidi="he-IL"/>
              </w:rPr>
              <w:t xml:space="preserve"> from WS</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ADR_I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addr_d_g</w:t>
            </w:r>
            <w:proofErr w:type="spellEnd"/>
            <w:r w:rsidRPr="009419AB">
              <w:rPr>
                <w:rFonts w:ascii="Calibri" w:eastAsia="Times New Roman" w:hAnsi="Calibri" w:cs="Calibri"/>
                <w:color w:val="000000"/>
                <w:sz w:val="18"/>
                <w:szCs w:val="18"/>
                <w:lang w:bidi="he-IL"/>
              </w:rPr>
              <w:t xml:space="preserve"> * </w:t>
            </w: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contains the address word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WE_I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 for write, '0' for read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STB_I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197BF4" w:rsidP="009419AB">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w:t>
            </w:r>
            <w:r w:rsidR="009419AB" w:rsidRPr="009419AB">
              <w:rPr>
                <w:rFonts w:ascii="Calibri" w:eastAsia="Times New Roman" w:hAnsi="Calibri" w:cs="Calibri"/>
                <w:color w:val="000000"/>
                <w:sz w:val="18"/>
                <w:szCs w:val="18"/>
                <w:lang w:bidi="he-IL"/>
              </w:rPr>
              <w:t>1' for active bus operation, '0' for no bus operation</w:t>
            </w:r>
          </w:p>
        </w:tc>
      </w:tr>
      <w:tr w:rsidR="009419AB" w:rsidRPr="009419AB" w:rsidTr="009419AB">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CYC_I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'1' for bus </w:t>
            </w:r>
            <w:proofErr w:type="spellStart"/>
            <w:r w:rsidRPr="009419AB">
              <w:rPr>
                <w:rFonts w:ascii="Calibri" w:eastAsia="Times New Roman" w:hAnsi="Calibri" w:cs="Calibri"/>
                <w:color w:val="000000"/>
                <w:sz w:val="18"/>
                <w:szCs w:val="18"/>
                <w:lang w:bidi="he-IL"/>
              </w:rPr>
              <w:t>transmition</w:t>
            </w:r>
            <w:proofErr w:type="spellEnd"/>
            <w:r w:rsidRPr="009419AB">
              <w:rPr>
                <w:rFonts w:ascii="Calibri" w:eastAsia="Times New Roman" w:hAnsi="Calibri" w:cs="Calibri"/>
                <w:color w:val="000000"/>
                <w:sz w:val="18"/>
                <w:szCs w:val="18"/>
                <w:lang w:bidi="he-IL"/>
              </w:rPr>
              <w:t xml:space="preserve"> request, '0' for no bus </w:t>
            </w:r>
            <w:proofErr w:type="spellStart"/>
            <w:r w:rsidRPr="009419AB">
              <w:rPr>
                <w:rFonts w:ascii="Calibri" w:eastAsia="Times New Roman" w:hAnsi="Calibri" w:cs="Calibri"/>
                <w:color w:val="000000"/>
                <w:sz w:val="18"/>
                <w:szCs w:val="18"/>
                <w:lang w:bidi="he-IL"/>
              </w:rPr>
              <w:t>transmition</w:t>
            </w:r>
            <w:proofErr w:type="spellEnd"/>
            <w:r w:rsidRPr="009419AB">
              <w:rPr>
                <w:rFonts w:ascii="Calibri" w:eastAsia="Times New Roman" w:hAnsi="Calibri" w:cs="Calibri"/>
                <w:color w:val="000000"/>
                <w:sz w:val="18"/>
                <w:szCs w:val="18"/>
                <w:lang w:bidi="he-IL"/>
              </w:rPr>
              <w:t xml:space="preserve"> request</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lastRenderedPageBreak/>
              <w:t xml:space="preserve">TGA_I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type_d_g</w:t>
            </w:r>
            <w:proofErr w:type="spellEnd"/>
            <w:r w:rsidRPr="009419AB">
              <w:rPr>
                <w:rFonts w:ascii="Calibri" w:eastAsia="Times New Roman" w:hAnsi="Calibri" w:cs="Calibri"/>
                <w:color w:val="000000"/>
                <w:sz w:val="18"/>
                <w:szCs w:val="18"/>
                <w:lang w:bidi="he-IL"/>
              </w:rPr>
              <w:t xml:space="preserve"> * </w:t>
            </w: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contains the type word</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TGD_I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len_d_g</w:t>
            </w:r>
            <w:proofErr w:type="spellEnd"/>
            <w:r w:rsidRPr="009419AB">
              <w:rPr>
                <w:rFonts w:ascii="Calibri" w:eastAsia="Times New Roman" w:hAnsi="Calibri" w:cs="Calibri"/>
                <w:color w:val="000000"/>
                <w:sz w:val="18"/>
                <w:szCs w:val="18"/>
                <w:lang w:bidi="he-IL"/>
              </w:rPr>
              <w:t xml:space="preserve"> * </w:t>
            </w: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contains the length word</w:t>
            </w:r>
          </w:p>
        </w:tc>
      </w:tr>
      <w:tr w:rsidR="009419AB" w:rsidRPr="009419AB" w:rsidTr="009419AB">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ACK_O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'1' when valid data is </w:t>
            </w:r>
            <w:r w:rsidR="00197BF4" w:rsidRPr="009419AB">
              <w:rPr>
                <w:rFonts w:ascii="Calibri" w:eastAsia="Times New Roman" w:hAnsi="Calibri" w:cs="Calibri"/>
                <w:color w:val="000000"/>
                <w:sz w:val="18"/>
                <w:szCs w:val="18"/>
                <w:lang w:bidi="he-IL"/>
              </w:rPr>
              <w:t>transmitted</w:t>
            </w:r>
            <w:r w:rsidRPr="009419AB">
              <w:rPr>
                <w:rFonts w:ascii="Calibri" w:eastAsia="Times New Roman" w:hAnsi="Calibri" w:cs="Calibri"/>
                <w:color w:val="000000"/>
                <w:sz w:val="18"/>
                <w:szCs w:val="18"/>
                <w:lang w:bidi="he-IL"/>
              </w:rPr>
              <w:t xml:space="preserve"> to MW or for </w:t>
            </w:r>
            <w:r w:rsidR="00197BF4" w:rsidRPr="009419AB">
              <w:rPr>
                <w:rFonts w:ascii="Calibri" w:eastAsia="Times New Roman" w:hAnsi="Calibri" w:cs="Calibri"/>
                <w:color w:val="000000"/>
                <w:sz w:val="18"/>
                <w:szCs w:val="18"/>
                <w:lang w:bidi="he-IL"/>
              </w:rPr>
              <w:t>successful</w:t>
            </w:r>
            <w:r w:rsidRPr="009419AB">
              <w:rPr>
                <w:rFonts w:ascii="Calibri" w:eastAsia="Times New Roman" w:hAnsi="Calibri" w:cs="Calibri"/>
                <w:color w:val="000000"/>
                <w:sz w:val="18"/>
                <w:szCs w:val="18"/>
                <w:lang w:bidi="he-IL"/>
              </w:rPr>
              <w:t xml:space="preserve"> write operation</w:t>
            </w:r>
          </w:p>
        </w:tc>
      </w:tr>
      <w:tr w:rsidR="009419AB" w:rsidRPr="009419AB" w:rsidTr="009419A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9419AB" w:rsidRPr="009419AB" w:rsidRDefault="009419AB" w:rsidP="009419AB">
            <w:pPr>
              <w:bidi w:val="0"/>
              <w:spacing w:after="0" w:line="240" w:lineRule="auto"/>
              <w:jc w:val="center"/>
              <w:rPr>
                <w:rFonts w:ascii="Calibri" w:eastAsia="Times New Roman" w:hAnsi="Calibri" w:cs="Calibri"/>
                <w:color w:val="000000"/>
                <w:sz w:val="18"/>
                <w:szCs w:val="18"/>
                <w:lang w:bidi="he-IL"/>
              </w:rPr>
            </w:pPr>
            <w:proofErr w:type="spellStart"/>
            <w:r w:rsidRPr="009419AB">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945DB" w:rsidRDefault="009419AB">
            <w:pPr>
              <w:keepNext/>
              <w:bidi w:val="0"/>
              <w:spacing w:after="0" w:line="240" w:lineRule="auto"/>
              <w:jc w:val="left"/>
              <w:rPr>
                <w:rFonts w:ascii="Calibri" w:eastAsia="Times New Roman" w:hAnsi="Calibri" w:cs="Calibri"/>
                <w:color w:val="000000"/>
                <w:sz w:val="18"/>
                <w:szCs w:val="18"/>
                <w:lang w:bidi="he-IL"/>
              </w:rPr>
            </w:pPr>
            <w:r w:rsidRPr="009419AB">
              <w:rPr>
                <w:rFonts w:ascii="Calibri" w:eastAsia="Times New Roman" w:hAnsi="Calibri" w:cs="Calibri"/>
                <w:color w:val="000000"/>
                <w:sz w:val="18"/>
                <w:szCs w:val="18"/>
                <w:lang w:bidi="he-IL"/>
              </w:rPr>
              <w:t xml:space="preserve">data transmit to </w:t>
            </w:r>
            <w:commentRangeStart w:id="26"/>
            <w:commentRangeStart w:id="27"/>
            <w:r w:rsidRPr="009419AB">
              <w:rPr>
                <w:rFonts w:ascii="Calibri" w:eastAsia="Times New Roman" w:hAnsi="Calibri" w:cs="Calibri"/>
                <w:color w:val="000000"/>
                <w:sz w:val="18"/>
                <w:szCs w:val="18"/>
                <w:lang w:bidi="he-IL"/>
              </w:rPr>
              <w:t>MW</w:t>
            </w:r>
            <w:commentRangeEnd w:id="26"/>
            <w:r w:rsidR="00197BF4">
              <w:rPr>
                <w:rStyle w:val="CommentReference"/>
                <w:rtl/>
              </w:rPr>
              <w:commentReference w:id="26"/>
            </w:r>
            <w:commentRangeEnd w:id="27"/>
            <w:r w:rsidR="00F1529F">
              <w:rPr>
                <w:rStyle w:val="CommentReference"/>
              </w:rPr>
              <w:commentReference w:id="27"/>
            </w:r>
          </w:p>
        </w:tc>
      </w:tr>
    </w:tbl>
    <w:p w:rsidR="008945DB" w:rsidRDefault="009419AB">
      <w:pPr>
        <w:pStyle w:val="Caption"/>
        <w:jc w:val="center"/>
      </w:pPr>
      <w:bookmarkStart w:id="28" w:name="_Toc308546004"/>
      <w:r>
        <w:t xml:space="preserve">Table </w:t>
      </w:r>
      <w:ins w:id="29" w:author="dobstbau" w:date="2011-11-12T22:46:00Z">
        <w:r w:rsidR="00122182">
          <w:fldChar w:fldCharType="begin"/>
        </w:r>
        <w:r w:rsidR="003C51A9">
          <w:instrText xml:space="preserve"> SEQ Table \* ARABIC </w:instrText>
        </w:r>
      </w:ins>
      <w:r w:rsidR="00122182">
        <w:fldChar w:fldCharType="separate"/>
      </w:r>
      <w:ins w:id="30" w:author="kelbaz" w:date="2011-11-14T21:33:00Z">
        <w:r w:rsidR="00CD1205">
          <w:rPr>
            <w:noProof/>
          </w:rPr>
          <w:t>1</w:t>
        </w:r>
      </w:ins>
      <w:ins w:id="31" w:author="dobstbau" w:date="2011-11-12T22:46:00Z">
        <w:r w:rsidR="00122182">
          <w:fldChar w:fldCharType="end"/>
        </w:r>
      </w:ins>
      <w:del w:id="32"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w:delText>
        </w:r>
        <w:r w:rsidR="00122182" w:rsidDel="003C51A9">
          <w:fldChar w:fldCharType="end"/>
        </w:r>
      </w:del>
      <w:r>
        <w:rPr>
          <w:noProof/>
        </w:rPr>
        <w:t xml:space="preserve"> - RX path interface</w:t>
      </w:r>
      <w:bookmarkEnd w:id="28"/>
    </w:p>
    <w:p w:rsidR="005B5923" w:rsidRDefault="005B5923">
      <w:pPr>
        <w:bidi w:val="0"/>
      </w:pPr>
    </w:p>
    <w:p w:rsidR="008945DB" w:rsidRDefault="009419AB">
      <w:pPr>
        <w:bidi w:val="0"/>
        <w:spacing w:after="0"/>
      </w:pPr>
      <w:r>
        <w:t>The generics of the rx_path are all its sub-units generics.</w:t>
      </w:r>
    </w:p>
    <w:p w:rsidR="008945DB" w:rsidRDefault="00CD0346">
      <w:pPr>
        <w:bidi w:val="0"/>
        <w:spacing w:after="0"/>
      </w:pPr>
      <w:r w:rsidRPr="009462F0">
        <w:t xml:space="preserve">The RX </w:t>
      </w:r>
      <w:r w:rsidR="00FA515F">
        <w:t>path</w:t>
      </w:r>
      <w:r w:rsidR="00FA515F" w:rsidRPr="009462F0">
        <w:t xml:space="preserve"> </w:t>
      </w:r>
      <w:r w:rsidRPr="009462F0">
        <w:t>contain</w:t>
      </w:r>
      <w:r w:rsidR="00B12D39">
        <w:t>s the fo</w:t>
      </w:r>
      <w:r w:rsidRPr="009462F0">
        <w:t xml:space="preserve">llowing </w:t>
      </w:r>
      <w:r w:rsidR="009419AB">
        <w:t>units</w:t>
      </w:r>
      <w:r w:rsidRPr="009462F0">
        <w:t>:</w:t>
      </w:r>
    </w:p>
    <w:p w:rsidR="008945DB" w:rsidRDefault="008945DB">
      <w:pPr>
        <w:bidi w:val="0"/>
        <w:spacing w:after="0"/>
      </w:pPr>
    </w:p>
    <w:p w:rsidR="008945DB" w:rsidRDefault="00CD0346" w:rsidP="00A26845">
      <w:pPr>
        <w:bidi w:val="0"/>
        <w:spacing w:after="0"/>
      </w:pPr>
      <w:r w:rsidRPr="009462F0">
        <w:rPr>
          <w:b/>
          <w:bCs/>
        </w:rPr>
        <w:t>UART RX</w:t>
      </w:r>
      <w:r w:rsidR="009C6FFC">
        <w:rPr>
          <w:b/>
          <w:bCs/>
        </w:rPr>
        <w:t xml:space="preserve"> - </w:t>
      </w:r>
      <w:r w:rsidR="009C6FFC">
        <w:t>T</w:t>
      </w:r>
      <w:r w:rsidR="001B298D">
        <w:t>his unit</w:t>
      </w:r>
      <w:r w:rsidR="009C6FFC">
        <w:t xml:space="preserve"> receives data via UART protocol. It converts the data received on the UART serial line to an 8 bit vector</w:t>
      </w:r>
      <w:r w:rsidR="00E32A8D">
        <w:t xml:space="preserve"> [</w:t>
      </w:r>
      <w:proofErr w:type="spellStart"/>
      <w:r w:rsidR="00E32A8D">
        <w:t>dout</w:t>
      </w:r>
      <w:proofErr w:type="spellEnd"/>
      <w:r w:rsidR="00E32A8D">
        <w:t>]</w:t>
      </w:r>
      <w:r w:rsidR="009C6FFC">
        <w:t xml:space="preserve"> and sends it to the mp_dec (message pack decoder unit). When the data is sent a valid signal is asserted.  The uart_rx also detects two types of errors:</w:t>
      </w:r>
    </w:p>
    <w:p w:rsidR="008945DB" w:rsidRDefault="009C6FFC">
      <w:pPr>
        <w:pStyle w:val="ListParagraph"/>
        <w:numPr>
          <w:ilvl w:val="3"/>
          <w:numId w:val="26"/>
        </w:numPr>
        <w:bidi w:val="0"/>
        <w:spacing w:after="0"/>
      </w:pPr>
      <w:r>
        <w:t xml:space="preserve">Stop_bit_error – if the stop bit is different </w:t>
      </w:r>
      <w:proofErr w:type="spellStart"/>
      <w:r>
        <w:t>then</w:t>
      </w:r>
      <w:proofErr w:type="spellEnd"/>
      <w:r>
        <w:t xml:space="preserve"> ‘1’</w:t>
      </w:r>
      <w:r w:rsidR="00A26845">
        <w:rPr>
          <w:lang w:bidi="he-IL"/>
        </w:rPr>
        <w:t>.</w:t>
      </w:r>
    </w:p>
    <w:p w:rsidR="008945DB" w:rsidRDefault="009C6FFC">
      <w:pPr>
        <w:pStyle w:val="ListParagraph"/>
        <w:numPr>
          <w:ilvl w:val="3"/>
          <w:numId w:val="26"/>
        </w:numPr>
        <w:bidi w:val="0"/>
        <w:spacing w:after="0"/>
      </w:pPr>
      <w:proofErr w:type="spellStart"/>
      <w:r>
        <w:t>Parity_bit_error</w:t>
      </w:r>
      <w:proofErr w:type="spellEnd"/>
      <w:r>
        <w:t xml:space="preserve"> – if the parity bit is different from the parity result calculated in the unit.</w:t>
      </w:r>
    </w:p>
    <w:p w:rsidR="008945DB" w:rsidRDefault="009C6FFC">
      <w:pPr>
        <w:bidi w:val="0"/>
        <w:spacing w:after="0"/>
      </w:pPr>
      <w:r>
        <w:t xml:space="preserve">The errors are sent to the error register in the </w:t>
      </w:r>
      <w:r w:rsidR="00E32A8D">
        <w:t>rx_path and could be read later. An error assertion won’t interrupt the continuation of the data transfer.</w:t>
      </w:r>
    </w:p>
    <w:p w:rsidR="008945DB" w:rsidRDefault="008945DB">
      <w:pPr>
        <w:bidi w:val="0"/>
        <w:spacing w:after="0"/>
      </w:pPr>
    </w:p>
    <w:tbl>
      <w:tblPr>
        <w:tblW w:w="9400" w:type="dxa"/>
        <w:tblInd w:w="96" w:type="dxa"/>
        <w:tblLook w:val="04A0"/>
      </w:tblPr>
      <w:tblGrid>
        <w:gridCol w:w="1220"/>
        <w:gridCol w:w="960"/>
        <w:gridCol w:w="1880"/>
        <w:gridCol w:w="5340"/>
      </w:tblGrid>
      <w:tr w:rsidR="00715E40" w:rsidRPr="00715E40" w:rsidTr="00715E40">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715E40" w:rsidRPr="00871CEA" w:rsidRDefault="006A2BF5" w:rsidP="00715E40">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715E40" w:rsidRPr="00871CEA" w:rsidRDefault="006A2BF5" w:rsidP="00715E40">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type</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715E40" w:rsidRPr="00871CEA" w:rsidRDefault="006A2BF5" w:rsidP="00715E40">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715E40" w:rsidRPr="00871CEA" w:rsidRDefault="006A2BF5" w:rsidP="00715E40">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description</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clk</w:t>
            </w:r>
            <w:proofErr w:type="spellEnd"/>
            <w:r w:rsidRPr="006A2BF5">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system clock</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reset</w:t>
            </w:r>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block reset</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din</w:t>
            </w:r>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UART serial input </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dout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8</w:t>
            </w:r>
          </w:p>
        </w:tc>
        <w:tc>
          <w:tcPr>
            <w:tcW w:w="534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Parallel data out</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valid </w:t>
            </w:r>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Parallel data valid</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parity_err</w:t>
            </w:r>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parity error</w:t>
            </w:r>
          </w:p>
        </w:tc>
      </w:tr>
      <w:tr w:rsidR="00715E40" w:rsidRPr="00715E40" w:rsidTr="00715E40">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stop_bit_err</w:t>
            </w:r>
          </w:p>
        </w:tc>
        <w:tc>
          <w:tcPr>
            <w:tcW w:w="96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715E40" w:rsidRPr="00871CEA" w:rsidRDefault="006A2BF5" w:rsidP="00715E40">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945DB" w:rsidRDefault="006A2BF5">
            <w:pPr>
              <w:keepNext/>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Stop bit error</w:t>
            </w:r>
          </w:p>
        </w:tc>
      </w:tr>
    </w:tbl>
    <w:p w:rsidR="008945DB" w:rsidRDefault="00BE68A8">
      <w:pPr>
        <w:pStyle w:val="Caption"/>
        <w:jc w:val="center"/>
      </w:pPr>
      <w:bookmarkStart w:id="33" w:name="_Toc308546005"/>
      <w:r>
        <w:t xml:space="preserve">Table </w:t>
      </w:r>
      <w:ins w:id="34" w:author="dobstbau" w:date="2011-11-12T22:46:00Z">
        <w:r w:rsidR="00122182">
          <w:fldChar w:fldCharType="begin"/>
        </w:r>
        <w:r w:rsidR="003C51A9">
          <w:instrText xml:space="preserve"> SEQ Table \* ARABIC </w:instrText>
        </w:r>
      </w:ins>
      <w:r w:rsidR="00122182">
        <w:fldChar w:fldCharType="separate"/>
      </w:r>
      <w:ins w:id="35" w:author="dobstbau" w:date="2011-11-12T22:46:00Z">
        <w:r w:rsidR="003C51A9">
          <w:rPr>
            <w:noProof/>
          </w:rPr>
          <w:t>2</w:t>
        </w:r>
        <w:r w:rsidR="00122182">
          <w:fldChar w:fldCharType="end"/>
        </w:r>
      </w:ins>
      <w:del w:id="36"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2</w:delText>
        </w:r>
        <w:r w:rsidR="00122182" w:rsidDel="003C51A9">
          <w:fldChar w:fldCharType="end"/>
        </w:r>
      </w:del>
      <w:r>
        <w:t xml:space="preserve"> - Uart rx interface</w:t>
      </w:r>
      <w:bookmarkEnd w:id="33"/>
    </w:p>
    <w:tbl>
      <w:tblPr>
        <w:tblW w:w="9935" w:type="dxa"/>
        <w:tblInd w:w="-806" w:type="dxa"/>
        <w:tblLook w:val="04A0"/>
        <w:tblPrChange w:id="37" w:author="dobstbau" w:date="2011-11-14T09:45:00Z">
          <w:tblPr>
            <w:tblW w:w="7101" w:type="dxa"/>
            <w:tblInd w:w="-1413" w:type="dxa"/>
            <w:tblLook w:val="04A0"/>
          </w:tblPr>
        </w:tblPrChange>
      </w:tblPr>
      <w:tblGrid>
        <w:gridCol w:w="1720"/>
        <w:gridCol w:w="1600"/>
        <w:gridCol w:w="2834"/>
        <w:gridCol w:w="3781"/>
        <w:tblGridChange w:id="38">
          <w:tblGrid>
            <w:gridCol w:w="1720"/>
            <w:gridCol w:w="1600"/>
            <w:gridCol w:w="3781"/>
            <w:gridCol w:w="3781"/>
          </w:tblGrid>
        </w:tblGridChange>
      </w:tblGrid>
      <w:tr w:rsidR="00DB454C" w:rsidRPr="00483A3E" w:rsidTr="00DB454C">
        <w:trPr>
          <w:trHeight w:val="255"/>
          <w:trPrChange w:id="39" w:author="dobstbau" w:date="2011-11-14T09:45:00Z">
            <w:trPr>
              <w:trHeight w:val="255"/>
            </w:trPr>
          </w:trPrChange>
        </w:trPr>
        <w:tc>
          <w:tcPr>
            <w:tcW w:w="172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40" w:author="dobstbau" w:date="2011-11-14T09:45:00Z">
              <w:tcPr>
                <w:tcW w:w="172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DB454C" w:rsidRPr="00871CEA" w:rsidRDefault="00DB454C" w:rsidP="00483A3E">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generic name</w:t>
            </w:r>
          </w:p>
        </w:tc>
        <w:tc>
          <w:tcPr>
            <w:tcW w:w="1600" w:type="dxa"/>
            <w:tcBorders>
              <w:top w:val="single" w:sz="4" w:space="0" w:color="auto"/>
              <w:left w:val="nil"/>
              <w:bottom w:val="single" w:sz="4" w:space="0" w:color="auto"/>
              <w:right w:val="single" w:sz="4" w:space="0" w:color="auto"/>
            </w:tcBorders>
            <w:shd w:val="clear" w:color="000000" w:fill="00B0F0"/>
            <w:noWrap/>
            <w:vAlign w:val="bottom"/>
            <w:hideMark/>
            <w:tcPrChange w:id="41" w:author="dobstbau" w:date="2011-11-14T09:45:00Z">
              <w:tcPr>
                <w:tcW w:w="160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DB454C" w:rsidRPr="00871CEA" w:rsidRDefault="00DB454C" w:rsidP="00483A3E">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type</w:t>
            </w:r>
          </w:p>
        </w:tc>
        <w:tc>
          <w:tcPr>
            <w:tcW w:w="2834" w:type="dxa"/>
            <w:tcBorders>
              <w:top w:val="single" w:sz="4" w:space="0" w:color="auto"/>
              <w:left w:val="nil"/>
              <w:bottom w:val="single" w:sz="4" w:space="0" w:color="auto"/>
              <w:right w:val="single" w:sz="4" w:space="0" w:color="auto"/>
            </w:tcBorders>
            <w:shd w:val="clear" w:color="000000" w:fill="00B0F0"/>
            <w:tcPrChange w:id="42" w:author="dobstbau" w:date="2011-11-14T09:45:00Z">
              <w:tcPr>
                <w:tcW w:w="3781" w:type="dxa"/>
                <w:tcBorders>
                  <w:top w:val="single" w:sz="4" w:space="0" w:color="auto"/>
                  <w:left w:val="nil"/>
                  <w:bottom w:val="single" w:sz="4" w:space="0" w:color="auto"/>
                  <w:right w:val="nil"/>
                </w:tcBorders>
                <w:shd w:val="clear" w:color="000000" w:fill="00B0F0"/>
              </w:tcPr>
            </w:tcPrChange>
          </w:tcPr>
          <w:p w:rsidR="00DB454C" w:rsidRPr="006A2BF5" w:rsidRDefault="00DB454C" w:rsidP="00483A3E">
            <w:pPr>
              <w:bidi w:val="0"/>
              <w:spacing w:after="0" w:line="240" w:lineRule="auto"/>
              <w:jc w:val="center"/>
              <w:rPr>
                <w:rFonts w:ascii="Calibri" w:eastAsia="Times New Roman" w:hAnsi="Calibri" w:cs="Calibri"/>
                <w:b/>
                <w:bCs/>
                <w:color w:val="000000"/>
                <w:sz w:val="18"/>
                <w:szCs w:val="18"/>
                <w:lang w:bidi="he-IL"/>
              </w:rPr>
            </w:pPr>
            <w:ins w:id="43" w:author="dobstbau" w:date="2011-11-14T09:45:00Z">
              <w:r>
                <w:rPr>
                  <w:rFonts w:ascii="Calibri" w:eastAsia="Times New Roman" w:hAnsi="Calibri" w:cs="Calibri"/>
                  <w:b/>
                  <w:bCs/>
                  <w:color w:val="000000"/>
                  <w:sz w:val="18"/>
                  <w:szCs w:val="18"/>
                  <w:lang w:bidi="he-IL"/>
                </w:rPr>
                <w:t>Default value</w:t>
              </w:r>
            </w:ins>
          </w:p>
        </w:tc>
        <w:tc>
          <w:tcPr>
            <w:tcW w:w="3781"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44" w:author="dobstbau" w:date="2011-11-14T09:45:00Z">
              <w:tcPr>
                <w:tcW w:w="3781"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DB454C" w:rsidRPr="00871CEA" w:rsidRDefault="00DB454C" w:rsidP="00483A3E">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description</w:t>
            </w:r>
          </w:p>
        </w:tc>
      </w:tr>
      <w:tr w:rsidR="00DB454C" w:rsidRPr="00483A3E" w:rsidTr="00DB454C">
        <w:trPr>
          <w:trHeight w:val="255"/>
          <w:trPrChange w:id="45" w:author="dobstbau" w:date="2011-11-14T09:45:00Z">
            <w:trPr>
              <w:trHeight w:val="255"/>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46"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parity_en_g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47"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natural</w:t>
            </w:r>
          </w:p>
        </w:tc>
        <w:tc>
          <w:tcPr>
            <w:tcW w:w="2834" w:type="dxa"/>
            <w:tcBorders>
              <w:top w:val="single" w:sz="4" w:space="0" w:color="auto"/>
              <w:left w:val="nil"/>
              <w:bottom w:val="single" w:sz="4" w:space="0" w:color="auto"/>
              <w:right w:val="single" w:sz="4" w:space="0" w:color="auto"/>
            </w:tcBorders>
            <w:tcPrChange w:id="48" w:author="dobstbau" w:date="2011-11-14T09:45:00Z">
              <w:tcPr>
                <w:tcW w:w="3781" w:type="dxa"/>
                <w:tcBorders>
                  <w:top w:val="nil"/>
                  <w:left w:val="nil"/>
                  <w:bottom w:val="single" w:sz="4" w:space="0" w:color="auto"/>
                  <w:right w:val="nil"/>
                </w:tcBorders>
              </w:tcPr>
            </w:tcPrChange>
          </w:tcPr>
          <w:p w:rsidR="00DB454C" w:rsidRPr="006A2BF5" w:rsidRDefault="00B460BC" w:rsidP="00483A3E">
            <w:pPr>
              <w:bidi w:val="0"/>
              <w:spacing w:after="0" w:line="240" w:lineRule="auto"/>
              <w:jc w:val="left"/>
              <w:rPr>
                <w:rFonts w:ascii="Calibri" w:eastAsia="Times New Roman" w:hAnsi="Calibri" w:cs="Calibri"/>
                <w:color w:val="000000"/>
                <w:sz w:val="18"/>
                <w:szCs w:val="18"/>
                <w:lang w:bidi="he-IL"/>
              </w:rPr>
            </w:pPr>
            <w:ins w:id="49" w:author="dobstbau" w:date="2011-11-15T14:36:00Z">
              <w:r>
                <w:rPr>
                  <w:rFonts w:ascii="Calibri" w:eastAsia="Times New Roman" w:hAnsi="Calibri" w:cs="Calibri"/>
                  <w:color w:val="000000"/>
                  <w:sz w:val="18"/>
                  <w:szCs w:val="18"/>
                  <w:lang w:bidi="he-IL"/>
                </w:rPr>
                <w:t>0</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50"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 to Enable parity bit, 0 to disable parity bit</w:t>
            </w:r>
          </w:p>
        </w:tc>
      </w:tr>
      <w:tr w:rsidR="00DB454C" w:rsidRPr="00483A3E" w:rsidTr="00DB454C">
        <w:trPr>
          <w:trHeight w:val="300"/>
          <w:trPrChange w:id="51" w:author="dobstbau" w:date="2011-11-14T09:45:00Z">
            <w:trPr>
              <w:trHeight w:val="300"/>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52"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parity_odd_g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53"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boolean</w:t>
            </w:r>
            <w:proofErr w:type="spellEnd"/>
          </w:p>
        </w:tc>
        <w:tc>
          <w:tcPr>
            <w:tcW w:w="2834" w:type="dxa"/>
            <w:tcBorders>
              <w:top w:val="single" w:sz="4" w:space="0" w:color="auto"/>
              <w:left w:val="nil"/>
              <w:bottom w:val="single" w:sz="4" w:space="0" w:color="auto"/>
              <w:right w:val="single" w:sz="4" w:space="0" w:color="auto"/>
            </w:tcBorders>
            <w:tcPrChange w:id="54" w:author="dobstbau" w:date="2011-11-14T09:45:00Z">
              <w:tcPr>
                <w:tcW w:w="3781" w:type="dxa"/>
                <w:tcBorders>
                  <w:top w:val="nil"/>
                  <w:left w:val="nil"/>
                  <w:bottom w:val="single" w:sz="4" w:space="0" w:color="auto"/>
                  <w:right w:val="nil"/>
                </w:tcBorders>
              </w:tcPr>
            </w:tcPrChange>
          </w:tcPr>
          <w:p w:rsidR="00DB454C" w:rsidRPr="006A2BF5" w:rsidRDefault="00B460BC" w:rsidP="00483A3E">
            <w:pPr>
              <w:bidi w:val="0"/>
              <w:spacing w:after="0" w:line="240" w:lineRule="auto"/>
              <w:jc w:val="left"/>
              <w:rPr>
                <w:rFonts w:ascii="Calibri" w:eastAsia="Times New Roman" w:hAnsi="Calibri" w:cs="Calibri"/>
                <w:color w:val="000000"/>
                <w:sz w:val="18"/>
                <w:szCs w:val="18"/>
                <w:lang w:bidi="he-IL"/>
              </w:rPr>
            </w:pPr>
            <w:ins w:id="55" w:author="dobstbau" w:date="2011-11-15T14:36:00Z">
              <w:r>
                <w:rPr>
                  <w:rFonts w:ascii="Calibri" w:eastAsia="Times New Roman" w:hAnsi="Calibri" w:cs="Calibri"/>
                  <w:color w:val="000000"/>
                  <w:sz w:val="18"/>
                  <w:szCs w:val="18"/>
                  <w:lang w:bidi="he-IL"/>
                </w:rPr>
                <w:t>False</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56"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TRUE = odd, FALSE = even</w:t>
            </w:r>
          </w:p>
        </w:tc>
      </w:tr>
      <w:tr w:rsidR="00DB454C" w:rsidRPr="00483A3E" w:rsidTr="00DB454C">
        <w:trPr>
          <w:trHeight w:val="300"/>
          <w:trPrChange w:id="57" w:author="dobstbau" w:date="2011-11-14T09:45:00Z">
            <w:trPr>
              <w:trHeight w:val="300"/>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58"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uart_idle_g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59"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std_logic</w:t>
            </w:r>
            <w:proofErr w:type="spellEnd"/>
          </w:p>
        </w:tc>
        <w:tc>
          <w:tcPr>
            <w:tcW w:w="2834" w:type="dxa"/>
            <w:tcBorders>
              <w:top w:val="single" w:sz="4" w:space="0" w:color="auto"/>
              <w:left w:val="nil"/>
              <w:bottom w:val="single" w:sz="4" w:space="0" w:color="auto"/>
              <w:right w:val="single" w:sz="4" w:space="0" w:color="auto"/>
            </w:tcBorders>
            <w:tcPrChange w:id="60" w:author="dobstbau" w:date="2011-11-14T09:45:00Z">
              <w:tcPr>
                <w:tcW w:w="3781" w:type="dxa"/>
                <w:tcBorders>
                  <w:top w:val="nil"/>
                  <w:left w:val="nil"/>
                  <w:bottom w:val="single" w:sz="4" w:space="0" w:color="auto"/>
                  <w:right w:val="nil"/>
                </w:tcBorders>
              </w:tcPr>
            </w:tcPrChange>
          </w:tcPr>
          <w:p w:rsidR="00DB454C" w:rsidRPr="006A2BF5" w:rsidRDefault="00B460BC" w:rsidP="00483A3E">
            <w:pPr>
              <w:bidi w:val="0"/>
              <w:spacing w:after="0" w:line="240" w:lineRule="auto"/>
              <w:jc w:val="left"/>
              <w:rPr>
                <w:rFonts w:ascii="Calibri" w:eastAsia="Times New Roman" w:hAnsi="Calibri" w:cs="Calibri"/>
                <w:color w:val="000000"/>
                <w:sz w:val="18"/>
                <w:szCs w:val="18"/>
                <w:lang w:bidi="he-IL"/>
              </w:rPr>
            </w:pPr>
            <w:ins w:id="61" w:author="dobstbau" w:date="2011-11-15T14:36:00Z">
              <w:r>
                <w:rPr>
                  <w:rFonts w:ascii="Calibri" w:eastAsia="Times New Roman" w:hAnsi="Calibri" w:cs="Calibri"/>
                  <w:color w:val="000000"/>
                  <w:sz w:val="18"/>
                  <w:szCs w:val="18"/>
                  <w:lang w:bidi="he-IL"/>
                </w:rPr>
                <w:t>‘1’</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62"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IDLE_ST line value</w:t>
            </w:r>
          </w:p>
        </w:tc>
      </w:tr>
      <w:tr w:rsidR="00DB454C" w:rsidRPr="00483A3E" w:rsidTr="00DB454C">
        <w:trPr>
          <w:trHeight w:val="300"/>
          <w:trPrChange w:id="63" w:author="dobstbau" w:date="2011-11-14T09:45:00Z">
            <w:trPr>
              <w:trHeight w:val="300"/>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64"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baudrate_g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65"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2834" w:type="dxa"/>
            <w:tcBorders>
              <w:top w:val="single" w:sz="4" w:space="0" w:color="auto"/>
              <w:left w:val="nil"/>
              <w:bottom w:val="single" w:sz="4" w:space="0" w:color="auto"/>
              <w:right w:val="single" w:sz="4" w:space="0" w:color="auto"/>
            </w:tcBorders>
            <w:tcPrChange w:id="66" w:author="dobstbau" w:date="2011-11-14T09:45:00Z">
              <w:tcPr>
                <w:tcW w:w="3781" w:type="dxa"/>
                <w:tcBorders>
                  <w:top w:val="nil"/>
                  <w:left w:val="nil"/>
                  <w:bottom w:val="single" w:sz="4" w:space="0" w:color="auto"/>
                  <w:right w:val="nil"/>
                </w:tcBorders>
              </w:tcPr>
            </w:tcPrChange>
          </w:tcPr>
          <w:p w:rsidR="00DB454C" w:rsidRPr="006A2BF5" w:rsidRDefault="00B460BC" w:rsidP="00483A3E">
            <w:pPr>
              <w:bidi w:val="0"/>
              <w:spacing w:after="0" w:line="240" w:lineRule="auto"/>
              <w:jc w:val="left"/>
              <w:rPr>
                <w:rFonts w:ascii="Calibri" w:eastAsia="Times New Roman" w:hAnsi="Calibri" w:cs="Calibri"/>
                <w:color w:val="000000"/>
                <w:sz w:val="18"/>
                <w:szCs w:val="18"/>
                <w:lang w:bidi="he-IL"/>
              </w:rPr>
            </w:pPr>
            <w:ins w:id="67" w:author="dobstbau" w:date="2011-11-15T14:36:00Z">
              <w:r>
                <w:rPr>
                  <w:rFonts w:ascii="Calibri" w:eastAsia="Times New Roman" w:hAnsi="Calibri" w:cs="Calibri"/>
                  <w:color w:val="000000"/>
                  <w:sz w:val="18"/>
                  <w:szCs w:val="18"/>
                  <w:lang w:bidi="he-IL"/>
                </w:rPr>
                <w:t>115200</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68"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UART </w:t>
            </w:r>
            <w:proofErr w:type="spellStart"/>
            <w:r w:rsidRPr="006A2BF5">
              <w:rPr>
                <w:rFonts w:ascii="Calibri" w:eastAsia="Times New Roman" w:hAnsi="Calibri" w:cs="Calibri"/>
                <w:color w:val="000000"/>
                <w:sz w:val="18"/>
                <w:szCs w:val="18"/>
                <w:lang w:bidi="he-IL"/>
              </w:rPr>
              <w:t>baudrate</w:t>
            </w:r>
            <w:proofErr w:type="spellEnd"/>
            <w:r w:rsidRPr="006A2BF5">
              <w:rPr>
                <w:rFonts w:ascii="Calibri" w:eastAsia="Times New Roman" w:hAnsi="Calibri" w:cs="Calibri"/>
                <w:color w:val="000000"/>
                <w:sz w:val="18"/>
                <w:szCs w:val="18"/>
                <w:lang w:bidi="he-IL"/>
              </w:rPr>
              <w:t xml:space="preserve"> [Hz]</w:t>
            </w:r>
          </w:p>
        </w:tc>
      </w:tr>
      <w:tr w:rsidR="00DB454C" w:rsidRPr="00483A3E" w:rsidTr="00DB454C">
        <w:trPr>
          <w:trHeight w:val="300"/>
          <w:trPrChange w:id="69" w:author="dobstbau" w:date="2011-11-14T09:45:00Z">
            <w:trPr>
              <w:trHeight w:val="300"/>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70"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clkrate_g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71"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2834" w:type="dxa"/>
            <w:tcBorders>
              <w:top w:val="single" w:sz="4" w:space="0" w:color="auto"/>
              <w:left w:val="nil"/>
              <w:bottom w:val="single" w:sz="4" w:space="0" w:color="auto"/>
              <w:right w:val="single" w:sz="4" w:space="0" w:color="auto"/>
            </w:tcBorders>
            <w:tcPrChange w:id="72" w:author="dobstbau" w:date="2011-11-14T09:45:00Z">
              <w:tcPr>
                <w:tcW w:w="3781" w:type="dxa"/>
                <w:tcBorders>
                  <w:top w:val="nil"/>
                  <w:left w:val="nil"/>
                  <w:bottom w:val="single" w:sz="4" w:space="0" w:color="auto"/>
                  <w:right w:val="nil"/>
                </w:tcBorders>
              </w:tcPr>
            </w:tcPrChange>
          </w:tcPr>
          <w:p w:rsidR="00DB454C" w:rsidRPr="006A2BF5" w:rsidRDefault="00B460BC" w:rsidP="00483A3E">
            <w:pPr>
              <w:bidi w:val="0"/>
              <w:spacing w:after="0" w:line="240" w:lineRule="auto"/>
              <w:jc w:val="left"/>
              <w:rPr>
                <w:rFonts w:ascii="Calibri" w:eastAsia="Times New Roman" w:hAnsi="Calibri" w:cs="Calibri"/>
                <w:color w:val="000000"/>
                <w:sz w:val="18"/>
                <w:szCs w:val="18"/>
                <w:lang w:bidi="he-IL"/>
              </w:rPr>
            </w:pPr>
            <w:ins w:id="73" w:author="dobstbau" w:date="2011-11-15T14:37:00Z">
              <w:r w:rsidRPr="00B460BC">
                <w:rPr>
                  <w:rFonts w:ascii="Calibri" w:eastAsia="Times New Roman" w:hAnsi="Calibri" w:cs="Calibri"/>
                  <w:color w:val="000000"/>
                  <w:sz w:val="18"/>
                  <w:szCs w:val="18"/>
                  <w:lang w:bidi="he-IL"/>
                </w:rPr>
                <w:t>100000000</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74"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Sys. clock [Hz]</w:t>
            </w:r>
          </w:p>
        </w:tc>
      </w:tr>
      <w:tr w:rsidR="00DB454C" w:rsidRPr="00483A3E" w:rsidTr="00DB454C">
        <w:trPr>
          <w:trHeight w:val="300"/>
          <w:trPrChange w:id="75" w:author="dobstbau" w:date="2011-11-14T09:45:00Z">
            <w:trPr>
              <w:trHeight w:val="300"/>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76"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databits_g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77"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natural</w:t>
            </w:r>
          </w:p>
        </w:tc>
        <w:tc>
          <w:tcPr>
            <w:tcW w:w="2834" w:type="dxa"/>
            <w:tcBorders>
              <w:top w:val="single" w:sz="4" w:space="0" w:color="auto"/>
              <w:left w:val="nil"/>
              <w:bottom w:val="single" w:sz="4" w:space="0" w:color="auto"/>
              <w:right w:val="single" w:sz="4" w:space="0" w:color="auto"/>
            </w:tcBorders>
            <w:tcPrChange w:id="78" w:author="dobstbau" w:date="2011-11-14T09:45:00Z">
              <w:tcPr>
                <w:tcW w:w="3781" w:type="dxa"/>
                <w:tcBorders>
                  <w:top w:val="nil"/>
                  <w:left w:val="nil"/>
                  <w:bottom w:val="single" w:sz="4" w:space="0" w:color="auto"/>
                  <w:right w:val="nil"/>
                </w:tcBorders>
              </w:tcPr>
            </w:tcPrChange>
          </w:tcPr>
          <w:p w:rsidR="00DB454C" w:rsidRPr="006A2BF5" w:rsidRDefault="00B460BC" w:rsidP="00483A3E">
            <w:pPr>
              <w:bidi w:val="0"/>
              <w:spacing w:after="0" w:line="240" w:lineRule="auto"/>
              <w:jc w:val="left"/>
              <w:rPr>
                <w:rFonts w:ascii="Calibri" w:eastAsia="Times New Roman" w:hAnsi="Calibri" w:cs="Calibri"/>
                <w:color w:val="000000"/>
                <w:sz w:val="18"/>
                <w:szCs w:val="18"/>
                <w:lang w:bidi="he-IL"/>
              </w:rPr>
            </w:pPr>
            <w:ins w:id="79" w:author="dobstbau" w:date="2011-11-15T14:38:00Z">
              <w:r>
                <w:rPr>
                  <w:rFonts w:ascii="Calibri" w:eastAsia="Times New Roman" w:hAnsi="Calibri" w:cs="Calibri"/>
                  <w:color w:val="000000"/>
                  <w:sz w:val="18"/>
                  <w:szCs w:val="18"/>
                  <w:lang w:bidi="he-IL"/>
                </w:rPr>
                <w:t>8</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80"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Number of </w:t>
            </w:r>
            <w:proofErr w:type="spellStart"/>
            <w:r w:rsidRPr="006A2BF5">
              <w:rPr>
                <w:rFonts w:ascii="Calibri" w:eastAsia="Times New Roman" w:hAnsi="Calibri" w:cs="Calibri"/>
                <w:color w:val="000000"/>
                <w:sz w:val="18"/>
                <w:szCs w:val="18"/>
                <w:lang w:bidi="he-IL"/>
              </w:rPr>
              <w:t>databits</w:t>
            </w:r>
            <w:proofErr w:type="spellEnd"/>
          </w:p>
        </w:tc>
      </w:tr>
      <w:tr w:rsidR="00DB454C" w:rsidRPr="00483A3E" w:rsidTr="00DB454C">
        <w:trPr>
          <w:trHeight w:val="300"/>
          <w:trPrChange w:id="81" w:author="dobstbau" w:date="2011-11-14T09:45:00Z">
            <w:trPr>
              <w:trHeight w:val="300"/>
            </w:trPr>
          </w:trPrChange>
        </w:trPr>
        <w:tc>
          <w:tcPr>
            <w:tcW w:w="1720" w:type="dxa"/>
            <w:tcBorders>
              <w:top w:val="nil"/>
              <w:left w:val="single" w:sz="4" w:space="0" w:color="auto"/>
              <w:bottom w:val="single" w:sz="4" w:space="0" w:color="auto"/>
              <w:right w:val="single" w:sz="4" w:space="0" w:color="auto"/>
            </w:tcBorders>
            <w:shd w:val="clear" w:color="auto" w:fill="auto"/>
            <w:noWrap/>
            <w:vAlign w:val="bottom"/>
            <w:hideMark/>
            <w:tcPrChange w:id="82" w:author="dobstbau" w:date="2011-11-14T09:45:00Z">
              <w:tcPr>
                <w:tcW w:w="17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 </w:t>
            </w:r>
            <w:proofErr w:type="spellStart"/>
            <w:r w:rsidRPr="006A2BF5">
              <w:rPr>
                <w:rFonts w:ascii="Calibri" w:eastAsia="Times New Roman" w:hAnsi="Calibri" w:cs="Calibri"/>
                <w:color w:val="000000"/>
                <w:sz w:val="18"/>
                <w:szCs w:val="18"/>
                <w:lang w:bidi="he-IL"/>
              </w:rPr>
              <w:t>reset_polarity_g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Change w:id="83" w:author="dobstbau" w:date="2011-11-14T09:45:00Z">
              <w:tcPr>
                <w:tcW w:w="1600" w:type="dxa"/>
                <w:tcBorders>
                  <w:top w:val="nil"/>
                  <w:left w:val="nil"/>
                  <w:bottom w:val="single" w:sz="4" w:space="0" w:color="auto"/>
                  <w:right w:val="single" w:sz="4" w:space="0" w:color="auto"/>
                </w:tcBorders>
                <w:shd w:val="clear" w:color="auto" w:fill="auto"/>
                <w:noWrap/>
                <w:vAlign w:val="bottom"/>
                <w:hideMark/>
              </w:tcPr>
            </w:tcPrChange>
          </w:tcPr>
          <w:p w:rsidR="00DB454C" w:rsidRPr="00871CEA" w:rsidRDefault="00DB454C" w:rsidP="00483A3E">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std_logic</w:t>
            </w:r>
            <w:proofErr w:type="spellEnd"/>
          </w:p>
        </w:tc>
        <w:tc>
          <w:tcPr>
            <w:tcW w:w="2834" w:type="dxa"/>
            <w:tcBorders>
              <w:top w:val="single" w:sz="4" w:space="0" w:color="auto"/>
              <w:left w:val="nil"/>
              <w:bottom w:val="single" w:sz="4" w:space="0" w:color="auto"/>
              <w:right w:val="single" w:sz="4" w:space="0" w:color="auto"/>
            </w:tcBorders>
            <w:tcPrChange w:id="84" w:author="dobstbau" w:date="2011-11-14T09:45:00Z">
              <w:tcPr>
                <w:tcW w:w="3781" w:type="dxa"/>
                <w:tcBorders>
                  <w:top w:val="nil"/>
                  <w:left w:val="nil"/>
                  <w:bottom w:val="single" w:sz="4" w:space="0" w:color="auto"/>
                  <w:right w:val="nil"/>
                </w:tcBorders>
              </w:tcPr>
            </w:tcPrChange>
          </w:tcPr>
          <w:p w:rsidR="00DB454C" w:rsidRPr="006A2BF5" w:rsidRDefault="00B460BC">
            <w:pPr>
              <w:keepNext/>
              <w:bidi w:val="0"/>
              <w:spacing w:after="0" w:line="240" w:lineRule="auto"/>
              <w:jc w:val="left"/>
              <w:rPr>
                <w:rFonts w:ascii="Calibri" w:eastAsia="Times New Roman" w:hAnsi="Calibri" w:cs="Calibri"/>
                <w:color w:val="000000"/>
                <w:sz w:val="18"/>
                <w:szCs w:val="18"/>
                <w:lang w:bidi="he-IL"/>
              </w:rPr>
            </w:pPr>
            <w:ins w:id="85" w:author="dobstbau" w:date="2011-11-15T14:39:00Z">
              <w:r>
                <w:rPr>
                  <w:rFonts w:ascii="Calibri" w:eastAsia="Times New Roman" w:hAnsi="Calibri" w:cs="Calibri"/>
                  <w:color w:val="000000"/>
                  <w:sz w:val="18"/>
                  <w:szCs w:val="18"/>
                  <w:lang w:bidi="he-IL"/>
                </w:rPr>
                <w:t>1</w:t>
              </w:r>
            </w:ins>
          </w:p>
        </w:tc>
        <w:tc>
          <w:tcPr>
            <w:tcW w:w="3781" w:type="dxa"/>
            <w:tcBorders>
              <w:top w:val="nil"/>
              <w:left w:val="single" w:sz="4" w:space="0" w:color="auto"/>
              <w:bottom w:val="single" w:sz="4" w:space="0" w:color="auto"/>
              <w:right w:val="single" w:sz="4" w:space="0" w:color="auto"/>
            </w:tcBorders>
            <w:shd w:val="clear" w:color="auto" w:fill="auto"/>
            <w:noWrap/>
            <w:vAlign w:val="bottom"/>
            <w:hideMark/>
            <w:tcPrChange w:id="86" w:author="dobstbau" w:date="2011-11-14T09:45:00Z">
              <w:tcPr>
                <w:tcW w:w="3781" w:type="dxa"/>
                <w:tcBorders>
                  <w:top w:val="nil"/>
                  <w:left w:val="nil"/>
                  <w:bottom w:val="single" w:sz="4" w:space="0" w:color="auto"/>
                  <w:right w:val="single" w:sz="4" w:space="0" w:color="auto"/>
                </w:tcBorders>
                <w:shd w:val="clear" w:color="auto" w:fill="auto"/>
                <w:noWrap/>
                <w:vAlign w:val="bottom"/>
                <w:hideMark/>
              </w:tcPr>
            </w:tcPrChange>
          </w:tcPr>
          <w:p w:rsidR="00DB454C" w:rsidRDefault="00DB454C">
            <w:pPr>
              <w:keepNext/>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'0' = Active Low, '1' = Active High</w:t>
            </w:r>
          </w:p>
        </w:tc>
      </w:tr>
    </w:tbl>
    <w:p w:rsidR="008945DB" w:rsidRDefault="00BE68A8">
      <w:pPr>
        <w:pStyle w:val="Caption"/>
        <w:jc w:val="center"/>
      </w:pPr>
      <w:bookmarkStart w:id="87" w:name="_Toc308546006"/>
      <w:r>
        <w:t xml:space="preserve">Table </w:t>
      </w:r>
      <w:ins w:id="88" w:author="dobstbau" w:date="2011-11-12T22:46:00Z">
        <w:r w:rsidR="00122182">
          <w:fldChar w:fldCharType="begin"/>
        </w:r>
        <w:r w:rsidR="003C51A9">
          <w:instrText xml:space="preserve"> SEQ Table \* ARABIC </w:instrText>
        </w:r>
      </w:ins>
      <w:r w:rsidR="00122182">
        <w:fldChar w:fldCharType="separate"/>
      </w:r>
      <w:ins w:id="89" w:author="dobstbau" w:date="2011-11-12T22:46:00Z">
        <w:r w:rsidR="003C51A9">
          <w:rPr>
            <w:noProof/>
          </w:rPr>
          <w:t>3</w:t>
        </w:r>
        <w:r w:rsidR="00122182">
          <w:fldChar w:fldCharType="end"/>
        </w:r>
      </w:ins>
      <w:del w:id="90"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w:delText>
        </w:r>
        <w:r w:rsidR="00122182" w:rsidDel="003C51A9">
          <w:fldChar w:fldCharType="end"/>
        </w:r>
      </w:del>
      <w:r>
        <w:t xml:space="preserve"> - Uart rx </w:t>
      </w:r>
      <w:commentRangeStart w:id="91"/>
      <w:commentRangeStart w:id="92"/>
      <w:r>
        <w:t>generics</w:t>
      </w:r>
      <w:bookmarkEnd w:id="87"/>
      <w:commentRangeEnd w:id="91"/>
      <w:r w:rsidR="001C4332">
        <w:rPr>
          <w:rStyle w:val="CommentReference"/>
          <w:b w:val="0"/>
          <w:bCs w:val="0"/>
          <w:caps w:val="0"/>
        </w:rPr>
        <w:commentReference w:id="91"/>
      </w:r>
      <w:commentRangeEnd w:id="92"/>
      <w:r w:rsidR="00EE109A">
        <w:rPr>
          <w:rStyle w:val="CommentReference"/>
          <w:b w:val="0"/>
          <w:bCs w:val="0"/>
          <w:caps w:val="0"/>
          <w:rtl/>
        </w:rPr>
        <w:commentReference w:id="92"/>
      </w:r>
    </w:p>
    <w:p w:rsidR="008945DB" w:rsidRDefault="008945DB">
      <w:pPr>
        <w:bidi w:val="0"/>
        <w:spacing w:after="0"/>
      </w:pPr>
    </w:p>
    <w:p w:rsidR="008945DB" w:rsidRDefault="00E32A8D" w:rsidP="001C4332">
      <w:pPr>
        <w:bidi w:val="0"/>
        <w:spacing w:after="0"/>
      </w:pPr>
      <w:r>
        <w:rPr>
          <w:b/>
          <w:bCs/>
        </w:rPr>
        <w:t>Message Pack Decoder (mp_dec</w:t>
      </w:r>
      <w:proofErr w:type="gramStart"/>
      <w:r>
        <w:rPr>
          <w:b/>
          <w:bCs/>
        </w:rPr>
        <w:t>)-</w:t>
      </w:r>
      <w:proofErr w:type="gramEnd"/>
      <w:r>
        <w:rPr>
          <w:b/>
          <w:bCs/>
        </w:rPr>
        <w:t xml:space="preserve"> </w:t>
      </w:r>
      <w:r>
        <w:t>The mp_dec receives the [</w:t>
      </w:r>
      <w:proofErr w:type="spellStart"/>
      <w:r>
        <w:t>dout</w:t>
      </w:r>
      <w:proofErr w:type="spellEnd"/>
      <w:r>
        <w:t xml:space="preserve">] vector transferred from the uart_rx unit and prepares the data before transfer. It detects the start of the </w:t>
      </w:r>
      <w:proofErr w:type="spellStart"/>
      <w:r>
        <w:t>transmition</w:t>
      </w:r>
      <w:proofErr w:type="spellEnd"/>
      <w:r>
        <w:t xml:space="preserve"> (3C_0x</w:t>
      </w:r>
      <w:r w:rsidR="003B750A">
        <w:t xml:space="preserve">) then it checks in the TYPE, ADDRESS, </w:t>
      </w:r>
      <w:proofErr w:type="gramStart"/>
      <w:r w:rsidR="003B750A">
        <w:t>LENGTH</w:t>
      </w:r>
      <w:proofErr w:type="gramEnd"/>
      <w:r w:rsidR="003B750A">
        <w:t xml:space="preserve"> data to registers. The data that will be transferred is saved on the RAM. Finally it requests a CRC check. After receiving the EOF byte (A5_0x) it asserts the mp_done signal that informs the mdwm (message decoder to wishbone master) to start the data transfer.</w:t>
      </w:r>
    </w:p>
    <w:p w:rsidR="008945DB" w:rsidRDefault="00C81604">
      <w:pPr>
        <w:bidi w:val="0"/>
        <w:spacing w:after="0"/>
      </w:pPr>
      <w:r>
        <w:t>The mp_dec detects two types of errors:</w:t>
      </w:r>
    </w:p>
    <w:p w:rsidR="008945DB" w:rsidRDefault="00C81604">
      <w:pPr>
        <w:pStyle w:val="ListParagraph"/>
        <w:numPr>
          <w:ilvl w:val="0"/>
          <w:numId w:val="43"/>
        </w:numPr>
        <w:bidi w:val="0"/>
        <w:spacing w:after="0"/>
      </w:pPr>
      <w:r>
        <w:t>Eof_error – if the EOF byte is different from A5_0x</w:t>
      </w:r>
    </w:p>
    <w:p w:rsidR="008945DB" w:rsidRDefault="00C81604">
      <w:pPr>
        <w:pStyle w:val="ListParagraph"/>
        <w:numPr>
          <w:ilvl w:val="0"/>
          <w:numId w:val="43"/>
        </w:numPr>
        <w:bidi w:val="0"/>
        <w:spacing w:after="0"/>
      </w:pPr>
      <w:r>
        <w:t>Crc_error – if the CRC error received is different from the one calculated by the CRC block.</w:t>
      </w:r>
    </w:p>
    <w:p w:rsidR="008945DB" w:rsidRDefault="008945DB">
      <w:pPr>
        <w:pStyle w:val="ListParagraph"/>
        <w:bidi w:val="0"/>
        <w:spacing w:after="0"/>
      </w:pPr>
    </w:p>
    <w:tbl>
      <w:tblPr>
        <w:tblW w:w="9540" w:type="dxa"/>
        <w:tblInd w:w="97" w:type="dxa"/>
        <w:tblLook w:val="04A0"/>
      </w:tblPr>
      <w:tblGrid>
        <w:gridCol w:w="1300"/>
        <w:gridCol w:w="960"/>
        <w:gridCol w:w="1940"/>
        <w:gridCol w:w="5340"/>
      </w:tblGrid>
      <w:tr w:rsidR="00A734DC" w:rsidRPr="00A734DC" w:rsidTr="00A734DC">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734DC" w:rsidRPr="00871CEA" w:rsidRDefault="006A2BF5" w:rsidP="00A734DC">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A734DC" w:rsidRPr="00871CEA" w:rsidRDefault="006A2BF5" w:rsidP="00A734DC">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type</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A734DC" w:rsidRPr="00871CEA" w:rsidRDefault="006A2BF5" w:rsidP="00A734DC">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A734DC" w:rsidRPr="00871CEA" w:rsidRDefault="006A2BF5" w:rsidP="00A734DC">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description</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clock</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reset</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din</w:t>
            </w:r>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 data</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valid</w:t>
            </w:r>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Data valid</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mp_done</w:t>
            </w:r>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Message Pack has been </w:t>
            </w:r>
            <w:proofErr w:type="spellStart"/>
            <w:r w:rsidRPr="006A2BF5">
              <w:rPr>
                <w:rFonts w:ascii="Calibri" w:eastAsia="Times New Roman" w:hAnsi="Calibri" w:cs="Calibri"/>
                <w:color w:val="000000"/>
                <w:sz w:val="18"/>
                <w:szCs w:val="18"/>
                <w:lang w:bidi="he-IL"/>
              </w:rPr>
              <w:t>recieved</w:t>
            </w:r>
            <w:proofErr w:type="spellEnd"/>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eof_err</w:t>
            </w:r>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EOF has not found</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crc_err</w:t>
            </w:r>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CRC error</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type_reg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r w:rsidRPr="006A2BF5">
              <w:rPr>
                <w:rFonts w:ascii="Calibri" w:eastAsia="Times New Roman" w:hAnsi="Calibri" w:cs="Calibri"/>
                <w:color w:val="000000"/>
                <w:sz w:val="18"/>
                <w:szCs w:val="18"/>
                <w:lang w:bidi="he-IL"/>
              </w:rPr>
              <w:t xml:space="preserve"> * </w:t>
            </w:r>
            <w:proofErr w:type="spellStart"/>
            <w:r w:rsidRPr="006A2BF5">
              <w:rPr>
                <w:rFonts w:ascii="Calibri" w:eastAsia="Times New Roman" w:hAnsi="Calibri" w:cs="Calibri"/>
                <w:color w:val="000000"/>
                <w:sz w:val="18"/>
                <w:szCs w:val="18"/>
                <w:lang w:bidi="he-IL"/>
              </w:rPr>
              <w:t>type_d_g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type register</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addr_reg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r w:rsidRPr="006A2BF5">
              <w:rPr>
                <w:rFonts w:ascii="Calibri" w:eastAsia="Times New Roman" w:hAnsi="Calibri" w:cs="Calibri"/>
                <w:color w:val="000000"/>
                <w:sz w:val="18"/>
                <w:szCs w:val="18"/>
                <w:lang w:bidi="he-IL"/>
              </w:rPr>
              <w:t xml:space="preserve"> * </w:t>
            </w:r>
            <w:proofErr w:type="spellStart"/>
            <w:r w:rsidRPr="006A2BF5">
              <w:rPr>
                <w:rFonts w:ascii="Calibri" w:eastAsia="Times New Roman" w:hAnsi="Calibri" w:cs="Calibri"/>
                <w:color w:val="000000"/>
                <w:sz w:val="18"/>
                <w:szCs w:val="18"/>
                <w:lang w:bidi="he-IL"/>
              </w:rPr>
              <w:t>addr_d_g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address register</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len_reg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r w:rsidRPr="006A2BF5">
              <w:rPr>
                <w:rFonts w:ascii="Calibri" w:eastAsia="Times New Roman" w:hAnsi="Calibri" w:cs="Calibri"/>
                <w:color w:val="000000"/>
                <w:sz w:val="18"/>
                <w:szCs w:val="18"/>
                <w:lang w:bidi="he-IL"/>
              </w:rPr>
              <w:t xml:space="preserve"> * </w:t>
            </w:r>
            <w:proofErr w:type="spellStart"/>
            <w:r w:rsidRPr="006A2BF5">
              <w:rPr>
                <w:rFonts w:ascii="Calibri" w:eastAsia="Times New Roman" w:hAnsi="Calibri" w:cs="Calibri"/>
                <w:color w:val="000000"/>
                <w:sz w:val="18"/>
                <w:szCs w:val="18"/>
                <w:lang w:bidi="he-IL"/>
              </w:rPr>
              <w:t>len_d_g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length register</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data_crc_val</w:t>
            </w:r>
            <w:proofErr w:type="spellEnd"/>
            <w:r w:rsidRPr="006A2BF5">
              <w:rPr>
                <w:rFonts w:ascii="Calibri" w:eastAsia="Times New Roman" w:hAnsi="Calibri" w:cs="Calibri"/>
                <w:color w:val="000000"/>
                <w:sz w:val="18"/>
                <w:szCs w:val="18"/>
                <w:lang w:bidi="he-IL"/>
              </w:rPr>
              <w:t>:</w:t>
            </w:r>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 when new data for CRC is valid, '0' otherwise</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data_crc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Data to be calculated by CRC</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reset_crc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 to reset CRC value</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req_crc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'1' to request for current </w:t>
            </w:r>
            <w:proofErr w:type="spellStart"/>
            <w:r w:rsidRPr="006A2BF5">
              <w:rPr>
                <w:rFonts w:ascii="Calibri" w:eastAsia="Times New Roman" w:hAnsi="Calibri" w:cs="Calibri"/>
                <w:color w:val="000000"/>
                <w:sz w:val="18"/>
                <w:szCs w:val="18"/>
                <w:lang w:bidi="he-IL"/>
              </w:rPr>
              <w:t>caluclated</w:t>
            </w:r>
            <w:proofErr w:type="spellEnd"/>
            <w:r w:rsidRPr="006A2BF5">
              <w:rPr>
                <w:rFonts w:ascii="Calibri" w:eastAsia="Times New Roman" w:hAnsi="Calibri" w:cs="Calibri"/>
                <w:color w:val="000000"/>
                <w:sz w:val="18"/>
                <w:szCs w:val="18"/>
                <w:lang w:bidi="he-IL"/>
              </w:rPr>
              <w:t xml:space="preserve"> CRC</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crc_in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r w:rsidRPr="006A2BF5">
              <w:rPr>
                <w:rFonts w:ascii="Calibri" w:eastAsia="Times New Roman" w:hAnsi="Calibri" w:cs="Calibri"/>
                <w:color w:val="000000"/>
                <w:sz w:val="18"/>
                <w:szCs w:val="18"/>
                <w:lang w:bidi="he-IL"/>
              </w:rPr>
              <w:t xml:space="preserve"> * </w:t>
            </w:r>
            <w:proofErr w:type="spellStart"/>
            <w:r w:rsidRPr="006A2BF5">
              <w:rPr>
                <w:rFonts w:ascii="Calibri" w:eastAsia="Times New Roman" w:hAnsi="Calibri" w:cs="Calibri"/>
                <w:color w:val="000000"/>
                <w:sz w:val="18"/>
                <w:szCs w:val="18"/>
                <w:lang w:bidi="he-IL"/>
              </w:rPr>
              <w:t>crc_d_g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CRC value</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crc_in_val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 when CRC is valid</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write_en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1' = Data is available (</w:t>
            </w:r>
            <w:proofErr w:type="spellStart"/>
            <w:r w:rsidRPr="006A2BF5">
              <w:rPr>
                <w:rFonts w:ascii="Calibri" w:eastAsia="Times New Roman" w:hAnsi="Calibri" w:cs="Calibri"/>
                <w:color w:val="000000"/>
                <w:sz w:val="18"/>
                <w:szCs w:val="18"/>
                <w:lang w:bidi="he-IL"/>
              </w:rPr>
              <w:t>width_g</w:t>
            </w:r>
            <w:proofErr w:type="spellEnd"/>
            <w:r w:rsidRPr="006A2BF5">
              <w:rPr>
                <w:rFonts w:ascii="Calibri" w:eastAsia="Times New Roman" w:hAnsi="Calibri" w:cs="Calibri"/>
                <w:color w:val="000000"/>
                <w:sz w:val="18"/>
                <w:szCs w:val="18"/>
                <w:lang w:bidi="he-IL"/>
              </w:rPr>
              <w:t xml:space="preserve"> length)</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write_addr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r w:rsidRPr="006A2BF5">
              <w:rPr>
                <w:rFonts w:ascii="Calibri" w:eastAsia="Times New Roman" w:hAnsi="Calibri" w:cs="Calibri"/>
                <w:color w:val="000000"/>
                <w:sz w:val="18"/>
                <w:szCs w:val="18"/>
                <w:lang w:bidi="he-IL"/>
              </w:rPr>
              <w:t xml:space="preserve"> * </w:t>
            </w:r>
            <w:proofErr w:type="spellStart"/>
            <w:r w:rsidRPr="006A2BF5">
              <w:rPr>
                <w:rFonts w:ascii="Calibri" w:eastAsia="Times New Roman" w:hAnsi="Calibri" w:cs="Calibri"/>
                <w:color w:val="000000"/>
                <w:sz w:val="18"/>
                <w:szCs w:val="18"/>
                <w:lang w:bidi="he-IL"/>
              </w:rPr>
              <w:t>len_d_g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RAM Address</w:t>
            </w:r>
          </w:p>
        </w:tc>
      </w:tr>
      <w:tr w:rsidR="00A734DC" w:rsidRPr="00A734DC" w:rsidTr="00A734D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dout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A734DC" w:rsidRPr="00871CEA" w:rsidRDefault="006A2BF5" w:rsidP="00A734DC">
            <w:pPr>
              <w:bidi w:val="0"/>
              <w:spacing w:after="0" w:line="240" w:lineRule="auto"/>
              <w:jc w:val="center"/>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945DB" w:rsidRDefault="006A2BF5">
            <w:pPr>
              <w:keepNext/>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Data to RAM</w:t>
            </w:r>
          </w:p>
        </w:tc>
      </w:tr>
    </w:tbl>
    <w:p w:rsidR="008945DB" w:rsidRDefault="00A734DC">
      <w:pPr>
        <w:pStyle w:val="Caption"/>
        <w:jc w:val="center"/>
      </w:pPr>
      <w:bookmarkStart w:id="93" w:name="_Toc308546007"/>
      <w:r>
        <w:t xml:space="preserve">Table </w:t>
      </w:r>
      <w:ins w:id="94" w:author="dobstbau" w:date="2011-11-12T22:46:00Z">
        <w:r w:rsidR="00122182">
          <w:fldChar w:fldCharType="begin"/>
        </w:r>
        <w:r w:rsidR="003C51A9">
          <w:instrText xml:space="preserve"> SEQ Table \* ARABIC </w:instrText>
        </w:r>
      </w:ins>
      <w:r w:rsidR="00122182">
        <w:fldChar w:fldCharType="separate"/>
      </w:r>
      <w:ins w:id="95" w:author="dobstbau" w:date="2011-11-12T22:46:00Z">
        <w:r w:rsidR="003C51A9">
          <w:rPr>
            <w:noProof/>
          </w:rPr>
          <w:t>4</w:t>
        </w:r>
        <w:r w:rsidR="00122182">
          <w:fldChar w:fldCharType="end"/>
        </w:r>
      </w:ins>
      <w:del w:id="96"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4</w:delText>
        </w:r>
        <w:r w:rsidR="00122182" w:rsidDel="003C51A9">
          <w:fldChar w:fldCharType="end"/>
        </w:r>
      </w:del>
      <w:r>
        <w:t xml:space="preserve"> - mp_dec interface</w:t>
      </w:r>
      <w:bookmarkEnd w:id="93"/>
    </w:p>
    <w:tbl>
      <w:tblPr>
        <w:tblW w:w="10354" w:type="dxa"/>
        <w:tblInd w:w="-822" w:type="dxa"/>
        <w:tblLayout w:type="fixed"/>
        <w:tblLook w:val="04A0"/>
        <w:tblPrChange w:id="97" w:author="dobstbau" w:date="2011-11-14T09:48:00Z">
          <w:tblPr>
            <w:tblW w:w="10354" w:type="dxa"/>
            <w:tblInd w:w="-822" w:type="dxa"/>
            <w:tblLayout w:type="fixed"/>
            <w:tblLook w:val="04A0"/>
          </w:tblPr>
        </w:tblPrChange>
      </w:tblPr>
      <w:tblGrid>
        <w:gridCol w:w="1560"/>
        <w:gridCol w:w="1170"/>
        <w:gridCol w:w="1800"/>
        <w:gridCol w:w="5824"/>
        <w:tblGridChange w:id="98">
          <w:tblGrid>
            <w:gridCol w:w="1325"/>
            <w:gridCol w:w="795"/>
            <w:gridCol w:w="810"/>
            <w:gridCol w:w="7424"/>
          </w:tblGrid>
        </w:tblGridChange>
      </w:tblGrid>
      <w:tr w:rsidR="00831F5C" w:rsidRPr="009E4564" w:rsidTr="00831F5C">
        <w:trPr>
          <w:trHeight w:val="258"/>
          <w:trPrChange w:id="99" w:author="dobstbau" w:date="2011-11-14T09:48:00Z">
            <w:trPr>
              <w:trHeight w:val="258"/>
            </w:trPr>
          </w:trPrChange>
        </w:trPr>
        <w:tc>
          <w:tcPr>
            <w:tcW w:w="15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00" w:author="dobstbau" w:date="2011-11-14T09:48:00Z">
              <w:tcPr>
                <w:tcW w:w="1325"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generic name</w:t>
            </w:r>
          </w:p>
        </w:tc>
        <w:tc>
          <w:tcPr>
            <w:tcW w:w="1170" w:type="dxa"/>
            <w:tcBorders>
              <w:top w:val="single" w:sz="4" w:space="0" w:color="auto"/>
              <w:left w:val="nil"/>
              <w:bottom w:val="single" w:sz="4" w:space="0" w:color="auto"/>
              <w:right w:val="single" w:sz="4" w:space="0" w:color="auto"/>
            </w:tcBorders>
            <w:shd w:val="clear" w:color="000000" w:fill="00B0F0"/>
            <w:noWrap/>
            <w:vAlign w:val="bottom"/>
            <w:hideMark/>
            <w:tcPrChange w:id="101" w:author="dobstbau" w:date="2011-11-14T09:48:00Z">
              <w:tcPr>
                <w:tcW w:w="795"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871CEA" w:rsidRDefault="00831F5C" w:rsidP="009E4564">
            <w:pPr>
              <w:bidi w:val="0"/>
              <w:spacing w:after="0" w:line="240" w:lineRule="auto"/>
              <w:jc w:val="center"/>
              <w:rPr>
                <w:rFonts w:ascii="Calibri" w:eastAsia="Times New Roman" w:hAnsi="Calibri" w:cs="Calibri"/>
                <w:b/>
                <w:bCs/>
                <w:color w:val="000000"/>
                <w:sz w:val="18"/>
                <w:szCs w:val="18"/>
                <w:lang w:bidi="he-IL"/>
              </w:rPr>
            </w:pPr>
            <w:r w:rsidRPr="006A2BF5">
              <w:rPr>
                <w:rFonts w:ascii="Calibri" w:eastAsia="Times New Roman" w:hAnsi="Calibri" w:cs="Calibri"/>
                <w:b/>
                <w:bCs/>
                <w:color w:val="000000"/>
                <w:sz w:val="18"/>
                <w:szCs w:val="18"/>
                <w:lang w:bidi="he-IL"/>
              </w:rPr>
              <w:t>type</w:t>
            </w:r>
          </w:p>
        </w:tc>
        <w:tc>
          <w:tcPr>
            <w:tcW w:w="1800" w:type="dxa"/>
            <w:tcBorders>
              <w:top w:val="single" w:sz="4" w:space="0" w:color="auto"/>
              <w:left w:val="nil"/>
              <w:bottom w:val="single" w:sz="4" w:space="0" w:color="auto"/>
              <w:right w:val="single" w:sz="4" w:space="0" w:color="auto"/>
            </w:tcBorders>
            <w:shd w:val="clear" w:color="000000" w:fill="00B0F0"/>
            <w:tcPrChange w:id="102" w:author="dobstbau" w:date="2011-11-14T09:48:00Z">
              <w:tcPr>
                <w:tcW w:w="810" w:type="dxa"/>
                <w:tcBorders>
                  <w:top w:val="single" w:sz="4" w:space="0" w:color="auto"/>
                  <w:left w:val="nil"/>
                  <w:bottom w:val="single" w:sz="4" w:space="0" w:color="auto"/>
                  <w:right w:val="single" w:sz="4" w:space="0" w:color="auto"/>
                </w:tcBorders>
                <w:shd w:val="clear" w:color="000000" w:fill="00B0F0"/>
              </w:tcPr>
            </w:tcPrChange>
          </w:tcPr>
          <w:p w:rsidR="00831F5C" w:rsidRDefault="00831F5C" w:rsidP="00DB454C">
            <w:pPr>
              <w:bidi w:val="0"/>
              <w:spacing w:after="0" w:line="240" w:lineRule="auto"/>
              <w:rPr>
                <w:ins w:id="103" w:author="dobstbau" w:date="2011-11-14T09:46:00Z"/>
                <w:rFonts w:ascii="Calibri" w:eastAsia="Times New Roman" w:hAnsi="Calibri" w:cs="Calibri"/>
                <w:b/>
                <w:bCs/>
                <w:color w:val="000000"/>
                <w:sz w:val="18"/>
                <w:szCs w:val="18"/>
                <w:lang w:bidi="he-IL"/>
              </w:rPr>
            </w:pPr>
          </w:p>
          <w:p w:rsidR="00831F5C" w:rsidRPr="006A2BF5" w:rsidRDefault="00831F5C" w:rsidP="00831F5C">
            <w:pPr>
              <w:bidi w:val="0"/>
              <w:spacing w:after="0" w:line="240" w:lineRule="auto"/>
              <w:rPr>
                <w:rFonts w:ascii="Calibri" w:eastAsia="Times New Roman" w:hAnsi="Calibri" w:cs="Calibri"/>
                <w:b/>
                <w:bCs/>
                <w:color w:val="000000"/>
                <w:sz w:val="18"/>
                <w:szCs w:val="18"/>
                <w:lang w:bidi="he-IL"/>
              </w:rPr>
            </w:pPr>
            <w:ins w:id="104" w:author="dobstbau" w:date="2011-11-14T09:46:00Z">
              <w:r>
                <w:rPr>
                  <w:rFonts w:ascii="Calibri" w:eastAsia="Times New Roman" w:hAnsi="Calibri" w:cs="Calibri"/>
                  <w:b/>
                  <w:bCs/>
                  <w:color w:val="000000"/>
                  <w:sz w:val="18"/>
                  <w:szCs w:val="18"/>
                  <w:lang w:bidi="he-IL"/>
                </w:rPr>
                <w:t>Default value</w:t>
              </w:r>
            </w:ins>
          </w:p>
        </w:tc>
        <w:tc>
          <w:tcPr>
            <w:tcW w:w="5824"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05" w:author="dobstbau" w:date="2011-11-14T09:48:00Z">
              <w:tcPr>
                <w:tcW w:w="7424"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122182" w:rsidRDefault="00831F5C" w:rsidP="00122182">
            <w:pPr>
              <w:bidi w:val="0"/>
              <w:spacing w:after="0" w:line="240" w:lineRule="auto"/>
              <w:rPr>
                <w:rFonts w:ascii="Calibri" w:eastAsia="Times New Roman" w:hAnsi="Calibri" w:cs="Calibri"/>
                <w:b/>
                <w:bCs/>
                <w:color w:val="000000"/>
                <w:sz w:val="18"/>
                <w:szCs w:val="18"/>
                <w:lang w:bidi="he-IL"/>
              </w:rPr>
              <w:pPrChange w:id="106" w:author="dobstbau" w:date="2011-11-14T09:44:00Z">
                <w:pPr>
                  <w:bidi w:val="0"/>
                  <w:spacing w:after="0" w:line="240" w:lineRule="auto"/>
                  <w:jc w:val="center"/>
                </w:pPr>
              </w:pPrChange>
            </w:pPr>
            <w:r w:rsidRPr="006A2BF5">
              <w:rPr>
                <w:rFonts w:ascii="Calibri" w:eastAsia="Times New Roman" w:hAnsi="Calibri" w:cs="Calibri"/>
                <w:b/>
                <w:bCs/>
                <w:color w:val="000000"/>
                <w:sz w:val="18"/>
                <w:szCs w:val="18"/>
                <w:lang w:bidi="he-IL"/>
              </w:rPr>
              <w:t>description</w:t>
            </w:r>
          </w:p>
        </w:tc>
      </w:tr>
      <w:tr w:rsidR="00831F5C" w:rsidRPr="009E4564" w:rsidTr="00831F5C">
        <w:trPr>
          <w:trHeight w:val="258"/>
          <w:trPrChange w:id="107"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08"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reset_polarity_g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09"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std_logic</w:t>
            </w:r>
            <w:proofErr w:type="spellEnd"/>
          </w:p>
        </w:tc>
        <w:tc>
          <w:tcPr>
            <w:tcW w:w="1800" w:type="dxa"/>
            <w:tcBorders>
              <w:top w:val="single" w:sz="4" w:space="0" w:color="auto"/>
              <w:left w:val="nil"/>
              <w:bottom w:val="single" w:sz="4" w:space="0" w:color="auto"/>
              <w:right w:val="single" w:sz="4" w:space="0" w:color="auto"/>
            </w:tcBorders>
            <w:tcPrChange w:id="110"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11" w:author="dobstbau" w:date="2011-11-15T14:40:00Z">
              <w:r>
                <w:rPr>
                  <w:rFonts w:ascii="Calibri" w:eastAsia="Times New Roman" w:hAnsi="Calibri" w:cs="Calibri"/>
                  <w:color w:val="000000"/>
                  <w:sz w:val="18"/>
                  <w:szCs w:val="18"/>
                  <w:lang w:bidi="he-IL"/>
                </w:rPr>
                <w:t>1</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12"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'0' = Active Low, '1' = Active High</w:t>
            </w:r>
          </w:p>
        </w:tc>
      </w:tr>
      <w:tr w:rsidR="00831F5C" w:rsidRPr="009E4564" w:rsidTr="00831F5C">
        <w:trPr>
          <w:trHeight w:val="258"/>
          <w:trPrChange w:id="113"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14"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data_width_g</w:t>
            </w:r>
            <w:proofErr w:type="spellEnd"/>
            <w:r w:rsidRPr="006A2BF5">
              <w:rPr>
                <w:rFonts w:ascii="Calibri" w:eastAsia="Times New Roman" w:hAnsi="Calibri" w:cs="Calibri"/>
                <w:color w:val="000000"/>
                <w:sz w:val="18"/>
                <w:szCs w:val="18"/>
                <w:lang w:bidi="he-IL"/>
              </w:rPr>
              <w:t xml:space="preserve">   </w:t>
            </w:r>
          </w:p>
        </w:tc>
        <w:tc>
          <w:tcPr>
            <w:tcW w:w="1170" w:type="dxa"/>
            <w:tcBorders>
              <w:top w:val="nil"/>
              <w:left w:val="nil"/>
              <w:bottom w:val="single" w:sz="4" w:space="0" w:color="auto"/>
              <w:right w:val="single" w:sz="4" w:space="0" w:color="auto"/>
            </w:tcBorders>
            <w:shd w:val="clear" w:color="auto" w:fill="auto"/>
            <w:noWrap/>
            <w:vAlign w:val="bottom"/>
            <w:hideMark/>
            <w:tcPrChange w:id="115"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natural</w:t>
            </w:r>
          </w:p>
        </w:tc>
        <w:tc>
          <w:tcPr>
            <w:tcW w:w="1800" w:type="dxa"/>
            <w:tcBorders>
              <w:top w:val="single" w:sz="4" w:space="0" w:color="auto"/>
              <w:left w:val="nil"/>
              <w:bottom w:val="single" w:sz="4" w:space="0" w:color="auto"/>
              <w:right w:val="single" w:sz="4" w:space="0" w:color="auto"/>
            </w:tcBorders>
            <w:tcPrChange w:id="116"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17" w:author="dobstbau" w:date="2011-11-15T14:41:00Z">
              <w:r>
                <w:rPr>
                  <w:rFonts w:ascii="Calibri" w:eastAsia="Times New Roman" w:hAnsi="Calibri" w:cs="Calibri"/>
                  <w:color w:val="000000"/>
                  <w:sz w:val="18"/>
                  <w:szCs w:val="18"/>
                  <w:lang w:bidi="he-IL"/>
                </w:rPr>
                <w:t>8</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18"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defines the width of the data lines of the system</w:t>
            </w:r>
          </w:p>
        </w:tc>
      </w:tr>
      <w:tr w:rsidR="00831F5C" w:rsidRPr="009E4564" w:rsidTr="00831F5C">
        <w:trPr>
          <w:trHeight w:val="258"/>
          <w:trPrChange w:id="119"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20"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clkrate_g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21"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22"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23" w:author="dobstbau" w:date="2011-11-15T14:40:00Z">
              <w:r w:rsidRPr="00B460BC">
                <w:rPr>
                  <w:rFonts w:ascii="Calibri" w:eastAsia="Times New Roman" w:hAnsi="Calibri" w:cs="Calibri"/>
                  <w:color w:val="000000"/>
                  <w:sz w:val="18"/>
                  <w:szCs w:val="18"/>
                  <w:lang w:bidi="he-IL"/>
                </w:rPr>
                <w:t>100000000</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24"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Sys. clock [Hz]</w:t>
            </w:r>
          </w:p>
        </w:tc>
      </w:tr>
      <w:tr w:rsidR="00831F5C" w:rsidRPr="009E4564" w:rsidTr="00831F5C">
        <w:trPr>
          <w:trHeight w:val="258"/>
          <w:trPrChange w:id="125"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26"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len_dec1_g</w:t>
            </w:r>
          </w:p>
        </w:tc>
        <w:tc>
          <w:tcPr>
            <w:tcW w:w="1170" w:type="dxa"/>
            <w:tcBorders>
              <w:top w:val="nil"/>
              <w:left w:val="nil"/>
              <w:bottom w:val="single" w:sz="4" w:space="0" w:color="auto"/>
              <w:right w:val="single" w:sz="4" w:space="0" w:color="auto"/>
            </w:tcBorders>
            <w:shd w:val="clear" w:color="auto" w:fill="auto"/>
            <w:noWrap/>
            <w:vAlign w:val="bottom"/>
            <w:hideMark/>
            <w:tcPrChange w:id="127"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boolean</w:t>
            </w:r>
            <w:proofErr w:type="spellEnd"/>
          </w:p>
        </w:tc>
        <w:tc>
          <w:tcPr>
            <w:tcW w:w="1800" w:type="dxa"/>
            <w:tcBorders>
              <w:top w:val="single" w:sz="4" w:space="0" w:color="auto"/>
              <w:left w:val="nil"/>
              <w:bottom w:val="single" w:sz="4" w:space="0" w:color="auto"/>
              <w:right w:val="single" w:sz="4" w:space="0" w:color="auto"/>
            </w:tcBorders>
            <w:tcPrChange w:id="128"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29" w:author="dobstbau" w:date="2011-11-15T14:41:00Z">
              <w:r>
                <w:rPr>
                  <w:rFonts w:ascii="Calibri" w:eastAsia="Times New Roman" w:hAnsi="Calibri" w:cs="Calibri"/>
                  <w:color w:val="000000"/>
                  <w:sz w:val="18"/>
                  <w:szCs w:val="18"/>
                  <w:lang w:bidi="he-IL"/>
                </w:rPr>
                <w:t>True</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30"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Default="00831F5C" w:rsidP="009E4564">
            <w:pPr>
              <w:bidi w:val="0"/>
              <w:spacing w:after="0" w:line="240" w:lineRule="auto"/>
              <w:jc w:val="left"/>
              <w:rPr>
                <w:ins w:id="131" w:author="dobstbau" w:date="2011-11-14T09:44:00Z"/>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TRUE - </w:t>
            </w:r>
            <w:proofErr w:type="spellStart"/>
            <w:r w:rsidRPr="006A2BF5">
              <w:rPr>
                <w:rFonts w:ascii="Calibri" w:eastAsia="Times New Roman" w:hAnsi="Calibri" w:cs="Calibri"/>
                <w:color w:val="000000"/>
                <w:sz w:val="18"/>
                <w:szCs w:val="18"/>
                <w:lang w:bidi="he-IL"/>
              </w:rPr>
              <w:t>Recieved</w:t>
            </w:r>
            <w:proofErr w:type="spellEnd"/>
            <w:r w:rsidRPr="006A2BF5">
              <w:rPr>
                <w:rFonts w:ascii="Calibri" w:eastAsia="Times New Roman" w:hAnsi="Calibri" w:cs="Calibri"/>
                <w:color w:val="000000"/>
                <w:sz w:val="18"/>
                <w:szCs w:val="18"/>
                <w:lang w:bidi="he-IL"/>
              </w:rPr>
              <w:t xml:space="preserve"> length is decreased by 1 ,to save 1 bit  --</w:t>
            </w:r>
          </w:p>
          <w:p w:rsidR="00831F5C" w:rsidRPr="00871CEA" w:rsidRDefault="00831F5C" w:rsidP="00DB454C">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FALSE - </w:t>
            </w:r>
            <w:proofErr w:type="spellStart"/>
            <w:r w:rsidRPr="006A2BF5">
              <w:rPr>
                <w:rFonts w:ascii="Calibri" w:eastAsia="Times New Roman" w:hAnsi="Calibri" w:cs="Calibri"/>
                <w:color w:val="000000"/>
                <w:sz w:val="18"/>
                <w:szCs w:val="18"/>
                <w:lang w:bidi="he-IL"/>
              </w:rPr>
              <w:t>Recieved</w:t>
            </w:r>
            <w:proofErr w:type="spellEnd"/>
            <w:r w:rsidRPr="006A2BF5">
              <w:rPr>
                <w:rFonts w:ascii="Calibri" w:eastAsia="Times New Roman" w:hAnsi="Calibri" w:cs="Calibri"/>
                <w:color w:val="000000"/>
                <w:sz w:val="18"/>
                <w:szCs w:val="18"/>
                <w:lang w:bidi="he-IL"/>
              </w:rPr>
              <w:t xml:space="preserve"> length is the actual length</w:t>
            </w:r>
          </w:p>
        </w:tc>
      </w:tr>
      <w:tr w:rsidR="00831F5C" w:rsidRPr="009E4564" w:rsidTr="00831F5C">
        <w:trPr>
          <w:trHeight w:val="258"/>
          <w:trPrChange w:id="132"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33"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sof_d_g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34"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35"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36" w:author="dobstbau" w:date="2011-11-15T14:41:00Z">
              <w:r>
                <w:rPr>
                  <w:rFonts w:ascii="Calibri" w:eastAsia="Times New Roman" w:hAnsi="Calibri" w:cs="Calibri"/>
                  <w:color w:val="000000"/>
                  <w:sz w:val="18"/>
                  <w:szCs w:val="18"/>
                  <w:lang w:bidi="he-IL"/>
                </w:rPr>
                <w:t>1</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37"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SOF Depth</w:t>
            </w:r>
          </w:p>
        </w:tc>
      </w:tr>
      <w:tr w:rsidR="00831F5C" w:rsidRPr="009E4564" w:rsidTr="00831F5C">
        <w:trPr>
          <w:trHeight w:val="258"/>
          <w:trPrChange w:id="138"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39"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type_d_g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40"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41"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42" w:author="dobstbau" w:date="2011-11-15T14:41:00Z">
              <w:r>
                <w:rPr>
                  <w:rFonts w:ascii="Calibri" w:eastAsia="Times New Roman" w:hAnsi="Calibri" w:cs="Calibri"/>
                  <w:color w:val="000000"/>
                  <w:sz w:val="18"/>
                  <w:szCs w:val="18"/>
                  <w:lang w:bidi="he-IL"/>
                </w:rPr>
                <w:t>1</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43"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Type Depth</w:t>
            </w:r>
          </w:p>
        </w:tc>
      </w:tr>
      <w:tr w:rsidR="00831F5C" w:rsidRPr="009E4564" w:rsidTr="00831F5C">
        <w:trPr>
          <w:trHeight w:val="258"/>
          <w:trPrChange w:id="144"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45"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addr_d_g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46"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47"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48" w:author="dobstbau" w:date="2011-11-15T14:41:00Z">
              <w:r>
                <w:rPr>
                  <w:rFonts w:ascii="Calibri" w:eastAsia="Times New Roman" w:hAnsi="Calibri" w:cs="Calibri"/>
                  <w:color w:val="000000"/>
                  <w:sz w:val="18"/>
                  <w:szCs w:val="18"/>
                  <w:lang w:bidi="he-IL"/>
                </w:rPr>
                <w:t>3</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49"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Address Depth</w:t>
            </w:r>
          </w:p>
        </w:tc>
      </w:tr>
      <w:tr w:rsidR="00831F5C" w:rsidRPr="009E4564" w:rsidTr="00831F5C">
        <w:trPr>
          <w:trHeight w:val="258"/>
          <w:trPrChange w:id="150"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51"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len_d_g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52"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53"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54" w:author="dobstbau" w:date="2011-11-15T14:41:00Z">
              <w:r>
                <w:rPr>
                  <w:rFonts w:ascii="Calibri" w:eastAsia="Times New Roman" w:hAnsi="Calibri" w:cs="Calibri"/>
                  <w:color w:val="000000"/>
                  <w:sz w:val="18"/>
                  <w:szCs w:val="18"/>
                  <w:lang w:bidi="he-IL"/>
                </w:rPr>
                <w:t>1</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55"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Length Depth</w:t>
            </w:r>
          </w:p>
        </w:tc>
      </w:tr>
      <w:tr w:rsidR="00831F5C" w:rsidRPr="009E4564" w:rsidTr="00831F5C">
        <w:trPr>
          <w:trHeight w:val="258"/>
          <w:trPrChange w:id="156"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57"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crc_d_g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58"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59"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60" w:author="dobstbau" w:date="2011-11-15T14:41:00Z">
              <w:r>
                <w:rPr>
                  <w:rFonts w:ascii="Calibri" w:eastAsia="Times New Roman" w:hAnsi="Calibri" w:cs="Calibri"/>
                  <w:color w:val="000000"/>
                  <w:sz w:val="18"/>
                  <w:szCs w:val="18"/>
                  <w:lang w:bidi="he-IL"/>
                </w:rPr>
                <w:t>1</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61"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CRC Depth</w:t>
            </w:r>
          </w:p>
        </w:tc>
      </w:tr>
      <w:tr w:rsidR="00831F5C" w:rsidRPr="009E4564" w:rsidTr="00831F5C">
        <w:trPr>
          <w:trHeight w:val="316"/>
          <w:trPrChange w:id="162" w:author="dobstbau" w:date="2011-11-14T09:48:00Z">
            <w:trPr>
              <w:trHeight w:val="316"/>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63"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eof_d_g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64"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positive</w:t>
            </w:r>
          </w:p>
        </w:tc>
        <w:tc>
          <w:tcPr>
            <w:tcW w:w="1800" w:type="dxa"/>
            <w:tcBorders>
              <w:top w:val="single" w:sz="4" w:space="0" w:color="auto"/>
              <w:left w:val="nil"/>
              <w:bottom w:val="single" w:sz="4" w:space="0" w:color="auto"/>
              <w:right w:val="single" w:sz="4" w:space="0" w:color="auto"/>
            </w:tcBorders>
            <w:tcPrChange w:id="165"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66" w:author="dobstbau" w:date="2011-11-15T14:41:00Z">
              <w:r>
                <w:rPr>
                  <w:rFonts w:ascii="Calibri" w:eastAsia="Times New Roman" w:hAnsi="Calibri" w:cs="Calibri"/>
                  <w:color w:val="000000"/>
                  <w:sz w:val="18"/>
                  <w:szCs w:val="18"/>
                  <w:lang w:bidi="he-IL"/>
                </w:rPr>
                <w:t>1</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67"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EOF Depth</w:t>
            </w:r>
          </w:p>
        </w:tc>
      </w:tr>
      <w:tr w:rsidR="00831F5C" w:rsidRPr="009E4564" w:rsidTr="00831F5C">
        <w:trPr>
          <w:trHeight w:val="258"/>
          <w:trPrChange w:id="168"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69"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sof_val_g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70"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natural</w:t>
            </w:r>
          </w:p>
        </w:tc>
        <w:tc>
          <w:tcPr>
            <w:tcW w:w="1800" w:type="dxa"/>
            <w:tcBorders>
              <w:top w:val="single" w:sz="4" w:space="0" w:color="auto"/>
              <w:left w:val="nil"/>
              <w:bottom w:val="single" w:sz="4" w:space="0" w:color="auto"/>
              <w:right w:val="single" w:sz="4" w:space="0" w:color="auto"/>
            </w:tcBorders>
            <w:tcPrChange w:id="171"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rsidP="009E4564">
            <w:pPr>
              <w:bidi w:val="0"/>
              <w:spacing w:after="0" w:line="240" w:lineRule="auto"/>
              <w:jc w:val="left"/>
              <w:rPr>
                <w:rFonts w:ascii="Calibri" w:eastAsia="Times New Roman" w:hAnsi="Calibri" w:cs="Calibri"/>
                <w:color w:val="000000"/>
                <w:sz w:val="18"/>
                <w:szCs w:val="18"/>
                <w:lang w:bidi="he-IL"/>
              </w:rPr>
            </w:pPr>
            <w:ins w:id="172" w:author="dobstbau" w:date="2011-11-15T14:42:00Z">
              <w:r>
                <w:rPr>
                  <w:rFonts w:ascii="Calibri" w:eastAsia="Times New Roman" w:hAnsi="Calibri" w:cs="Calibri"/>
                  <w:color w:val="000000"/>
                  <w:sz w:val="18"/>
                  <w:szCs w:val="18"/>
                  <w:lang w:bidi="he-IL"/>
                </w:rPr>
                <w:t>60</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73"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(3Ch) SOF </w:t>
            </w:r>
            <w:proofErr w:type="gramStart"/>
            <w:r w:rsidRPr="006A2BF5">
              <w:rPr>
                <w:rFonts w:ascii="Calibri" w:eastAsia="Times New Roman" w:hAnsi="Calibri" w:cs="Calibri"/>
                <w:color w:val="000000"/>
                <w:sz w:val="18"/>
                <w:szCs w:val="18"/>
                <w:lang w:bidi="he-IL"/>
              </w:rPr>
              <w:t>block</w:t>
            </w:r>
            <w:proofErr w:type="gramEnd"/>
            <w:r w:rsidRPr="006A2BF5">
              <w:rPr>
                <w:rFonts w:ascii="Calibri" w:eastAsia="Times New Roman" w:hAnsi="Calibri" w:cs="Calibri"/>
                <w:color w:val="000000"/>
                <w:sz w:val="18"/>
                <w:szCs w:val="18"/>
                <w:lang w:bidi="he-IL"/>
              </w:rPr>
              <w:t xml:space="preserve"> value. Upper block is MSB</w:t>
            </w:r>
          </w:p>
        </w:tc>
      </w:tr>
      <w:tr w:rsidR="00831F5C" w:rsidRPr="009E4564" w:rsidTr="00831F5C">
        <w:trPr>
          <w:trHeight w:val="258"/>
          <w:trPrChange w:id="174" w:author="dobstbau" w:date="2011-11-14T09:48:00Z">
            <w:trPr>
              <w:trHeight w:val="258"/>
            </w:trPr>
          </w:trPrChange>
        </w:trPr>
        <w:tc>
          <w:tcPr>
            <w:tcW w:w="1560" w:type="dxa"/>
            <w:tcBorders>
              <w:top w:val="nil"/>
              <w:left w:val="single" w:sz="4" w:space="0" w:color="auto"/>
              <w:bottom w:val="single" w:sz="4" w:space="0" w:color="auto"/>
              <w:right w:val="single" w:sz="4" w:space="0" w:color="auto"/>
            </w:tcBorders>
            <w:shd w:val="clear" w:color="auto" w:fill="auto"/>
            <w:noWrap/>
            <w:vAlign w:val="bottom"/>
            <w:hideMark/>
            <w:tcPrChange w:id="175" w:author="dobstbau" w:date="2011-11-14T09:48:00Z">
              <w:tcPr>
                <w:tcW w:w="1325"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proofErr w:type="spellStart"/>
            <w:r w:rsidRPr="006A2BF5">
              <w:rPr>
                <w:rFonts w:ascii="Calibri" w:eastAsia="Times New Roman" w:hAnsi="Calibri" w:cs="Calibri"/>
                <w:color w:val="000000"/>
                <w:sz w:val="18"/>
                <w:szCs w:val="18"/>
                <w:lang w:bidi="he-IL"/>
              </w:rPr>
              <w:t>eof_val_g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76" w:author="dobstbau" w:date="2011-11-14T09:48:00Z">
              <w:tcPr>
                <w:tcW w:w="795" w:type="dxa"/>
                <w:tcBorders>
                  <w:top w:val="nil"/>
                  <w:left w:val="nil"/>
                  <w:bottom w:val="single" w:sz="4" w:space="0" w:color="auto"/>
                  <w:right w:val="single" w:sz="4" w:space="0" w:color="auto"/>
                </w:tcBorders>
                <w:shd w:val="clear" w:color="auto" w:fill="auto"/>
                <w:noWrap/>
                <w:vAlign w:val="bottom"/>
                <w:hideMark/>
              </w:tcPr>
            </w:tcPrChange>
          </w:tcPr>
          <w:p w:rsidR="00831F5C" w:rsidRPr="00871CEA" w:rsidRDefault="00831F5C" w:rsidP="009E4564">
            <w:pPr>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natural</w:t>
            </w:r>
          </w:p>
        </w:tc>
        <w:tc>
          <w:tcPr>
            <w:tcW w:w="1800" w:type="dxa"/>
            <w:tcBorders>
              <w:top w:val="single" w:sz="4" w:space="0" w:color="auto"/>
              <w:left w:val="nil"/>
              <w:bottom w:val="single" w:sz="4" w:space="0" w:color="auto"/>
              <w:right w:val="single" w:sz="4" w:space="0" w:color="auto"/>
            </w:tcBorders>
            <w:tcPrChange w:id="177" w:author="dobstbau" w:date="2011-11-14T09:48:00Z">
              <w:tcPr>
                <w:tcW w:w="810" w:type="dxa"/>
                <w:tcBorders>
                  <w:top w:val="single" w:sz="4" w:space="0" w:color="auto"/>
                  <w:left w:val="nil"/>
                  <w:bottom w:val="single" w:sz="4" w:space="0" w:color="auto"/>
                  <w:right w:val="single" w:sz="4" w:space="0" w:color="auto"/>
                </w:tcBorders>
              </w:tcPr>
            </w:tcPrChange>
          </w:tcPr>
          <w:p w:rsidR="00831F5C" w:rsidRPr="006A2BF5" w:rsidRDefault="001849D2">
            <w:pPr>
              <w:keepNext/>
              <w:bidi w:val="0"/>
              <w:spacing w:after="0" w:line="240" w:lineRule="auto"/>
              <w:jc w:val="left"/>
              <w:rPr>
                <w:rFonts w:ascii="Calibri" w:eastAsia="Times New Roman" w:hAnsi="Calibri" w:cs="Calibri"/>
                <w:color w:val="000000"/>
                <w:sz w:val="18"/>
                <w:szCs w:val="18"/>
                <w:lang w:bidi="he-IL"/>
              </w:rPr>
            </w:pPr>
            <w:ins w:id="178" w:author="dobstbau" w:date="2011-11-15T14:42:00Z">
              <w:r>
                <w:rPr>
                  <w:rFonts w:ascii="Calibri" w:eastAsia="Times New Roman" w:hAnsi="Calibri" w:cs="Calibri"/>
                  <w:color w:val="000000"/>
                  <w:sz w:val="18"/>
                  <w:szCs w:val="18"/>
                  <w:lang w:bidi="he-IL"/>
                </w:rPr>
                <w:t>165</w:t>
              </w:r>
            </w:ins>
          </w:p>
        </w:tc>
        <w:tc>
          <w:tcPr>
            <w:tcW w:w="5824" w:type="dxa"/>
            <w:tcBorders>
              <w:top w:val="nil"/>
              <w:left w:val="single" w:sz="4" w:space="0" w:color="auto"/>
              <w:bottom w:val="single" w:sz="4" w:space="0" w:color="auto"/>
              <w:right w:val="single" w:sz="4" w:space="0" w:color="auto"/>
            </w:tcBorders>
            <w:shd w:val="clear" w:color="auto" w:fill="auto"/>
            <w:noWrap/>
            <w:vAlign w:val="bottom"/>
            <w:hideMark/>
            <w:tcPrChange w:id="179" w:author="dobstbau" w:date="2011-11-14T09:48:00Z">
              <w:tcPr>
                <w:tcW w:w="7424"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Default="00831F5C">
            <w:pPr>
              <w:keepNext/>
              <w:bidi w:val="0"/>
              <w:spacing w:after="0" w:line="240" w:lineRule="auto"/>
              <w:jc w:val="left"/>
              <w:rPr>
                <w:rFonts w:ascii="Calibri" w:eastAsia="Times New Roman" w:hAnsi="Calibri" w:cs="Calibri"/>
                <w:color w:val="000000"/>
                <w:sz w:val="18"/>
                <w:szCs w:val="18"/>
                <w:lang w:bidi="he-IL"/>
              </w:rPr>
            </w:pPr>
            <w:r w:rsidRPr="006A2BF5">
              <w:rPr>
                <w:rFonts w:ascii="Calibri" w:eastAsia="Times New Roman" w:hAnsi="Calibri" w:cs="Calibri"/>
                <w:color w:val="000000"/>
                <w:sz w:val="18"/>
                <w:szCs w:val="18"/>
                <w:lang w:bidi="he-IL"/>
              </w:rPr>
              <w:t xml:space="preserve">(A5h) EOF </w:t>
            </w:r>
            <w:proofErr w:type="gramStart"/>
            <w:r w:rsidRPr="006A2BF5">
              <w:rPr>
                <w:rFonts w:ascii="Calibri" w:eastAsia="Times New Roman" w:hAnsi="Calibri" w:cs="Calibri"/>
                <w:color w:val="000000"/>
                <w:sz w:val="18"/>
                <w:szCs w:val="18"/>
                <w:lang w:bidi="he-IL"/>
              </w:rPr>
              <w:t>block</w:t>
            </w:r>
            <w:proofErr w:type="gramEnd"/>
            <w:r w:rsidRPr="006A2BF5">
              <w:rPr>
                <w:rFonts w:ascii="Calibri" w:eastAsia="Times New Roman" w:hAnsi="Calibri" w:cs="Calibri"/>
                <w:color w:val="000000"/>
                <w:sz w:val="18"/>
                <w:szCs w:val="18"/>
                <w:lang w:bidi="he-IL"/>
              </w:rPr>
              <w:t xml:space="preserve"> value. Upper block is MSB</w:t>
            </w:r>
          </w:p>
        </w:tc>
      </w:tr>
    </w:tbl>
    <w:p w:rsidR="008945DB" w:rsidRDefault="009E4564">
      <w:pPr>
        <w:pStyle w:val="Caption"/>
        <w:jc w:val="center"/>
      </w:pPr>
      <w:bookmarkStart w:id="180" w:name="_Toc308546008"/>
      <w:r>
        <w:t xml:space="preserve">Table </w:t>
      </w:r>
      <w:ins w:id="181" w:author="dobstbau" w:date="2011-11-12T22:46:00Z">
        <w:r w:rsidR="00122182">
          <w:fldChar w:fldCharType="begin"/>
        </w:r>
        <w:r w:rsidR="003C51A9">
          <w:instrText xml:space="preserve"> SEQ Table \* ARABIC </w:instrText>
        </w:r>
      </w:ins>
      <w:r w:rsidR="00122182">
        <w:fldChar w:fldCharType="separate"/>
      </w:r>
      <w:ins w:id="182" w:author="dobstbau" w:date="2011-11-12T22:46:00Z">
        <w:r w:rsidR="003C51A9">
          <w:rPr>
            <w:noProof/>
          </w:rPr>
          <w:t>5</w:t>
        </w:r>
        <w:r w:rsidR="00122182">
          <w:fldChar w:fldCharType="end"/>
        </w:r>
      </w:ins>
      <w:del w:id="183"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5</w:delText>
        </w:r>
        <w:r w:rsidR="00122182" w:rsidDel="003C51A9">
          <w:fldChar w:fldCharType="end"/>
        </w:r>
      </w:del>
      <w:r>
        <w:t xml:space="preserve"> - mp_dec generics</w:t>
      </w:r>
      <w:bookmarkEnd w:id="180"/>
    </w:p>
    <w:p w:rsidR="003B750A" w:rsidRDefault="003B750A" w:rsidP="003B750A">
      <w:pPr>
        <w:bidi w:val="0"/>
        <w:spacing w:after="0"/>
      </w:pPr>
      <w:r>
        <w:rPr>
          <w:b/>
          <w:bCs/>
        </w:rPr>
        <w:t xml:space="preserve">RAM </w:t>
      </w:r>
      <w:proofErr w:type="gramStart"/>
      <w:r>
        <w:rPr>
          <w:b/>
          <w:bCs/>
        </w:rPr>
        <w:t xml:space="preserve">- </w:t>
      </w:r>
      <w:r w:rsidRPr="009462F0">
        <w:rPr>
          <w:b/>
          <w:bCs/>
        </w:rPr>
        <w:t xml:space="preserve"> </w:t>
      </w:r>
      <w:r>
        <w:t>A</w:t>
      </w:r>
      <w:proofErr w:type="gramEnd"/>
      <w:r>
        <w:t xml:space="preserve"> 256 </w:t>
      </w:r>
      <w:r w:rsidR="00C81604">
        <w:t>byte RAM.</w:t>
      </w:r>
    </w:p>
    <w:tbl>
      <w:tblPr>
        <w:tblW w:w="9540" w:type="dxa"/>
        <w:tblInd w:w="98" w:type="dxa"/>
        <w:tblLook w:val="04A0"/>
      </w:tblPr>
      <w:tblGrid>
        <w:gridCol w:w="1300"/>
        <w:gridCol w:w="960"/>
        <w:gridCol w:w="1940"/>
        <w:gridCol w:w="5340"/>
      </w:tblGrid>
      <w:tr w:rsidR="00871CEA" w:rsidRPr="00871CEA" w:rsidTr="00871CEA">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71CEA" w:rsidRPr="00871CEA" w:rsidRDefault="00871CEA" w:rsidP="00871CEA">
            <w:pPr>
              <w:bidi w:val="0"/>
              <w:spacing w:after="0" w:line="240" w:lineRule="auto"/>
              <w:jc w:val="center"/>
              <w:rPr>
                <w:rFonts w:ascii="Calibri" w:eastAsia="Times New Roman" w:hAnsi="Calibri" w:cs="Calibri"/>
                <w:b/>
                <w:bCs/>
                <w:color w:val="000000"/>
                <w:sz w:val="18"/>
                <w:szCs w:val="18"/>
                <w:lang w:bidi="he-IL"/>
              </w:rPr>
            </w:pPr>
            <w:r w:rsidRPr="00871CEA">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71CEA" w:rsidRPr="00871CEA" w:rsidRDefault="00871CEA" w:rsidP="00871CEA">
            <w:pPr>
              <w:bidi w:val="0"/>
              <w:spacing w:after="0" w:line="240" w:lineRule="auto"/>
              <w:jc w:val="center"/>
              <w:rPr>
                <w:rFonts w:ascii="Calibri" w:eastAsia="Times New Roman" w:hAnsi="Calibri" w:cs="Calibri"/>
                <w:b/>
                <w:bCs/>
                <w:color w:val="000000"/>
                <w:sz w:val="18"/>
                <w:szCs w:val="18"/>
                <w:lang w:bidi="he-IL"/>
              </w:rPr>
            </w:pPr>
            <w:r w:rsidRPr="00871CEA">
              <w:rPr>
                <w:rFonts w:ascii="Calibri" w:eastAsia="Times New Roman" w:hAnsi="Calibri" w:cs="Calibri"/>
                <w:b/>
                <w:bCs/>
                <w:color w:val="000000"/>
                <w:sz w:val="18"/>
                <w:szCs w:val="18"/>
                <w:lang w:bidi="he-IL"/>
              </w:rPr>
              <w:t>type</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871CEA" w:rsidRPr="00871CEA" w:rsidRDefault="00871CEA" w:rsidP="00871CEA">
            <w:pPr>
              <w:bidi w:val="0"/>
              <w:spacing w:after="0" w:line="240" w:lineRule="auto"/>
              <w:jc w:val="center"/>
              <w:rPr>
                <w:rFonts w:ascii="Calibri" w:eastAsia="Times New Roman" w:hAnsi="Calibri" w:cs="Calibri"/>
                <w:b/>
                <w:bCs/>
                <w:color w:val="000000"/>
                <w:sz w:val="18"/>
                <w:szCs w:val="18"/>
                <w:lang w:bidi="he-IL"/>
              </w:rPr>
            </w:pPr>
            <w:r w:rsidRPr="00871CEA">
              <w:rPr>
                <w:rFonts w:ascii="Calibri" w:eastAsia="Times New Roman" w:hAnsi="Calibri" w:cs="Calibri"/>
                <w:b/>
                <w:bCs/>
                <w:color w:val="000000"/>
                <w:sz w:val="18"/>
                <w:szCs w:val="18"/>
                <w:lang w:bidi="he-IL"/>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871CEA" w:rsidRPr="00871CEA" w:rsidRDefault="00871CEA" w:rsidP="00871CEA">
            <w:pPr>
              <w:bidi w:val="0"/>
              <w:spacing w:after="0" w:line="240" w:lineRule="auto"/>
              <w:jc w:val="center"/>
              <w:rPr>
                <w:rFonts w:ascii="Calibri" w:eastAsia="Times New Roman" w:hAnsi="Calibri" w:cs="Calibri"/>
                <w:b/>
                <w:bCs/>
                <w:color w:val="000000"/>
                <w:sz w:val="18"/>
                <w:szCs w:val="18"/>
                <w:lang w:bidi="he-IL"/>
              </w:rPr>
            </w:pPr>
            <w:r w:rsidRPr="00871CEA">
              <w:rPr>
                <w:rFonts w:ascii="Calibri" w:eastAsia="Times New Roman" w:hAnsi="Calibri" w:cs="Calibri"/>
                <w:b/>
                <w:bCs/>
                <w:color w:val="000000"/>
                <w:sz w:val="18"/>
                <w:szCs w:val="18"/>
                <w:lang w:bidi="he-IL"/>
              </w:rPr>
              <w:t>description</w:t>
            </w:r>
          </w:p>
        </w:tc>
      </w:tr>
      <w:tr w:rsidR="00871CEA" w:rsidRPr="00871CEA" w:rsidTr="00871CEA">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clock</w:t>
            </w:r>
          </w:p>
        </w:tc>
      </w:tr>
      <w:tr w:rsidR="00871CEA" w:rsidRPr="00871CEA" w:rsidTr="00871CEA">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reset</w:t>
            </w:r>
          </w:p>
        </w:tc>
      </w:tr>
      <w:tr w:rsidR="00871CEA" w:rsidRPr="00871CEA" w:rsidTr="00871CEA">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addr_in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addr_bits_g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 address</w:t>
            </w:r>
          </w:p>
        </w:tc>
      </w:tr>
      <w:tr w:rsidR="00871CEA" w:rsidRPr="00871CEA" w:rsidTr="00871CEA">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addr_out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addr_bits_g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Output address</w:t>
            </w:r>
          </w:p>
        </w:tc>
      </w:tr>
      <w:tr w:rsidR="00871CEA" w:rsidRPr="00871CEA" w:rsidTr="00871CEA">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aout_valid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Output address is valid</w:t>
            </w:r>
          </w:p>
        </w:tc>
      </w:tr>
      <w:tr w:rsidR="00871CEA" w:rsidRPr="00871CEA" w:rsidTr="00871CEA">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data_in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width_in_g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 data</w:t>
            </w:r>
          </w:p>
        </w:tc>
      </w:tr>
      <w:tr w:rsidR="00871CEA" w:rsidRPr="00871CEA" w:rsidTr="00871CEA">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lastRenderedPageBreak/>
              <w:t>din_valid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Input data valid</w:t>
            </w:r>
          </w:p>
        </w:tc>
      </w:tr>
      <w:tr w:rsidR="00871CEA" w:rsidRPr="00871CEA" w:rsidTr="00871CEA">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width_in_g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Output data</w:t>
            </w:r>
          </w:p>
        </w:tc>
      </w:tr>
      <w:tr w:rsidR="00871CEA" w:rsidRPr="00871CEA" w:rsidTr="00871CEA">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proofErr w:type="spellStart"/>
            <w:r w:rsidRPr="00871CEA">
              <w:rPr>
                <w:rFonts w:ascii="Calibri" w:eastAsia="Times New Roman" w:hAnsi="Calibri" w:cs="Calibri"/>
                <w:color w:val="000000"/>
                <w:sz w:val="18"/>
                <w:szCs w:val="18"/>
                <w:lang w:bidi="he-IL"/>
              </w:rPr>
              <w:t>dout_valid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871CEA" w:rsidRPr="00871CEA" w:rsidRDefault="00871CEA" w:rsidP="00871CEA">
            <w:pPr>
              <w:bidi w:val="0"/>
              <w:spacing w:after="0" w:line="240" w:lineRule="auto"/>
              <w:jc w:val="center"/>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945DB" w:rsidRDefault="00871CEA">
            <w:pPr>
              <w:keepNext/>
              <w:bidi w:val="0"/>
              <w:spacing w:after="0" w:line="240" w:lineRule="auto"/>
              <w:jc w:val="left"/>
              <w:rPr>
                <w:rFonts w:ascii="Calibri" w:eastAsia="Times New Roman" w:hAnsi="Calibri" w:cs="Calibri"/>
                <w:color w:val="000000"/>
                <w:sz w:val="18"/>
                <w:szCs w:val="18"/>
                <w:lang w:bidi="he-IL"/>
              </w:rPr>
            </w:pPr>
            <w:r w:rsidRPr="00871CEA">
              <w:rPr>
                <w:rFonts w:ascii="Calibri" w:eastAsia="Times New Roman" w:hAnsi="Calibri" w:cs="Calibri"/>
                <w:color w:val="000000"/>
                <w:sz w:val="18"/>
                <w:szCs w:val="18"/>
                <w:lang w:bidi="he-IL"/>
              </w:rPr>
              <w:t>Output data valid</w:t>
            </w:r>
          </w:p>
        </w:tc>
      </w:tr>
    </w:tbl>
    <w:p w:rsidR="008945DB" w:rsidRDefault="00871CEA">
      <w:pPr>
        <w:pStyle w:val="Caption"/>
        <w:jc w:val="center"/>
      </w:pPr>
      <w:bookmarkStart w:id="184" w:name="_Toc308546009"/>
      <w:r>
        <w:t xml:space="preserve">Table </w:t>
      </w:r>
      <w:ins w:id="185" w:author="dobstbau" w:date="2011-11-12T22:46:00Z">
        <w:r w:rsidR="00122182">
          <w:fldChar w:fldCharType="begin"/>
        </w:r>
        <w:r w:rsidR="003C51A9">
          <w:instrText xml:space="preserve"> SEQ Table \* ARABIC </w:instrText>
        </w:r>
      </w:ins>
      <w:r w:rsidR="00122182">
        <w:fldChar w:fldCharType="separate"/>
      </w:r>
      <w:ins w:id="186" w:author="dobstbau" w:date="2011-11-12T22:46:00Z">
        <w:r w:rsidR="003C51A9">
          <w:rPr>
            <w:noProof/>
          </w:rPr>
          <w:t>6</w:t>
        </w:r>
        <w:r w:rsidR="00122182">
          <w:fldChar w:fldCharType="end"/>
        </w:r>
      </w:ins>
      <w:del w:id="187"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6</w:delText>
        </w:r>
        <w:r w:rsidR="00122182" w:rsidDel="003C51A9">
          <w:fldChar w:fldCharType="end"/>
        </w:r>
      </w:del>
      <w:r>
        <w:t xml:space="preserve"> - RAM interface</w:t>
      </w:r>
      <w:bookmarkEnd w:id="184"/>
    </w:p>
    <w:tbl>
      <w:tblPr>
        <w:tblW w:w="9134" w:type="dxa"/>
        <w:tblInd w:w="-612" w:type="dxa"/>
        <w:tblLook w:val="04A0"/>
        <w:tblPrChange w:id="188" w:author="dobstbau" w:date="2011-11-14T09:48:00Z">
          <w:tblPr>
            <w:tblW w:w="6930" w:type="dxa"/>
            <w:tblInd w:w="-612" w:type="dxa"/>
            <w:tblLook w:val="04A0"/>
          </w:tblPr>
        </w:tblPrChange>
      </w:tblPr>
      <w:tblGrid>
        <w:gridCol w:w="1710"/>
        <w:gridCol w:w="1170"/>
        <w:gridCol w:w="2204"/>
        <w:gridCol w:w="4050"/>
        <w:tblGridChange w:id="189">
          <w:tblGrid>
            <w:gridCol w:w="1710"/>
            <w:gridCol w:w="1170"/>
            <w:gridCol w:w="4050"/>
            <w:gridCol w:w="4050"/>
          </w:tblGrid>
        </w:tblGridChange>
      </w:tblGrid>
      <w:tr w:rsidR="00831F5C" w:rsidRPr="00777C86" w:rsidTr="00831F5C">
        <w:trPr>
          <w:trHeight w:val="240"/>
          <w:trPrChange w:id="190" w:author="dobstbau" w:date="2011-11-14T09:48:00Z">
            <w:trPr>
              <w:trHeight w:val="240"/>
            </w:trPr>
          </w:trPrChange>
        </w:trPr>
        <w:tc>
          <w:tcPr>
            <w:tcW w:w="171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91" w:author="dobstbau" w:date="2011-11-14T09:48:00Z">
              <w:tcPr>
                <w:tcW w:w="171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b/>
                <w:bCs/>
                <w:color w:val="000000"/>
                <w:sz w:val="18"/>
                <w:szCs w:val="18"/>
                <w:lang w:bidi="he-IL"/>
              </w:rPr>
            </w:pPr>
            <w:r w:rsidRPr="00777C86">
              <w:rPr>
                <w:rFonts w:ascii="Calibri" w:eastAsia="Times New Roman" w:hAnsi="Calibri" w:cs="Calibri"/>
                <w:b/>
                <w:bCs/>
                <w:color w:val="000000"/>
                <w:sz w:val="18"/>
                <w:szCs w:val="18"/>
                <w:lang w:bidi="he-IL"/>
              </w:rPr>
              <w:t>generic name</w:t>
            </w:r>
          </w:p>
        </w:tc>
        <w:tc>
          <w:tcPr>
            <w:tcW w:w="1170" w:type="dxa"/>
            <w:tcBorders>
              <w:top w:val="single" w:sz="4" w:space="0" w:color="auto"/>
              <w:left w:val="nil"/>
              <w:bottom w:val="single" w:sz="4" w:space="0" w:color="auto"/>
              <w:right w:val="single" w:sz="4" w:space="0" w:color="auto"/>
            </w:tcBorders>
            <w:shd w:val="clear" w:color="000000" w:fill="00B0F0"/>
            <w:noWrap/>
            <w:vAlign w:val="bottom"/>
            <w:hideMark/>
            <w:tcPrChange w:id="192" w:author="dobstbau" w:date="2011-11-14T09:48:00Z">
              <w:tcPr>
                <w:tcW w:w="117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777C86" w:rsidRDefault="00831F5C" w:rsidP="00777C86">
            <w:pPr>
              <w:bidi w:val="0"/>
              <w:spacing w:after="0" w:line="240" w:lineRule="auto"/>
              <w:jc w:val="center"/>
              <w:rPr>
                <w:rFonts w:ascii="Calibri" w:eastAsia="Times New Roman" w:hAnsi="Calibri" w:cs="Calibri"/>
                <w:b/>
                <w:bCs/>
                <w:color w:val="000000"/>
                <w:sz w:val="18"/>
                <w:szCs w:val="18"/>
                <w:lang w:bidi="he-IL"/>
              </w:rPr>
            </w:pPr>
            <w:r w:rsidRPr="00777C86">
              <w:rPr>
                <w:rFonts w:ascii="Calibri" w:eastAsia="Times New Roman" w:hAnsi="Calibri" w:cs="Calibri"/>
                <w:b/>
                <w:bCs/>
                <w:color w:val="000000"/>
                <w:sz w:val="18"/>
                <w:szCs w:val="18"/>
                <w:lang w:bidi="he-IL"/>
              </w:rPr>
              <w:t>type</w:t>
            </w:r>
          </w:p>
        </w:tc>
        <w:tc>
          <w:tcPr>
            <w:tcW w:w="2204" w:type="dxa"/>
            <w:tcBorders>
              <w:top w:val="single" w:sz="4" w:space="0" w:color="auto"/>
              <w:left w:val="nil"/>
              <w:bottom w:val="single" w:sz="4" w:space="0" w:color="auto"/>
              <w:right w:val="single" w:sz="4" w:space="0" w:color="auto"/>
            </w:tcBorders>
            <w:shd w:val="clear" w:color="000000" w:fill="00B0F0"/>
            <w:tcPrChange w:id="193" w:author="dobstbau" w:date="2011-11-14T09:48:00Z">
              <w:tcPr>
                <w:tcW w:w="4050" w:type="dxa"/>
                <w:tcBorders>
                  <w:top w:val="single" w:sz="4" w:space="0" w:color="auto"/>
                  <w:left w:val="nil"/>
                  <w:bottom w:val="single" w:sz="4" w:space="0" w:color="auto"/>
                  <w:right w:val="nil"/>
                </w:tcBorders>
                <w:shd w:val="clear" w:color="000000" w:fill="00B0F0"/>
              </w:tcPr>
            </w:tcPrChange>
          </w:tcPr>
          <w:p w:rsidR="00831F5C" w:rsidRPr="00777C86" w:rsidRDefault="00831F5C" w:rsidP="00777C86">
            <w:pPr>
              <w:bidi w:val="0"/>
              <w:spacing w:after="0" w:line="240" w:lineRule="auto"/>
              <w:jc w:val="center"/>
              <w:rPr>
                <w:rFonts w:ascii="Calibri" w:eastAsia="Times New Roman" w:hAnsi="Calibri" w:cs="Calibri"/>
                <w:b/>
                <w:bCs/>
                <w:color w:val="000000"/>
                <w:sz w:val="18"/>
                <w:szCs w:val="18"/>
                <w:lang w:bidi="he-IL"/>
              </w:rPr>
            </w:pPr>
            <w:ins w:id="194" w:author="dobstbau" w:date="2011-11-14T09:48:00Z">
              <w:r>
                <w:rPr>
                  <w:rFonts w:ascii="Calibri" w:eastAsia="Times New Roman" w:hAnsi="Calibri" w:cs="Calibri"/>
                  <w:b/>
                  <w:bCs/>
                  <w:color w:val="000000"/>
                  <w:sz w:val="18"/>
                  <w:szCs w:val="18"/>
                  <w:lang w:bidi="he-IL"/>
                </w:rPr>
                <w:t>Defaul</w:t>
              </w:r>
            </w:ins>
            <w:ins w:id="195" w:author="dobstbau" w:date="2011-11-14T09:49:00Z">
              <w:r>
                <w:rPr>
                  <w:rFonts w:ascii="Calibri" w:eastAsia="Times New Roman" w:hAnsi="Calibri" w:cs="Calibri"/>
                  <w:b/>
                  <w:bCs/>
                  <w:color w:val="000000"/>
                  <w:sz w:val="18"/>
                  <w:szCs w:val="18"/>
                  <w:lang w:bidi="he-IL"/>
                </w:rPr>
                <w:t>t value</w:t>
              </w:r>
            </w:ins>
          </w:p>
        </w:tc>
        <w:tc>
          <w:tcPr>
            <w:tcW w:w="405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96" w:author="dobstbau" w:date="2011-11-14T09:48:00Z">
              <w:tcPr>
                <w:tcW w:w="405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777C86" w:rsidRDefault="00831F5C" w:rsidP="00777C86">
            <w:pPr>
              <w:bidi w:val="0"/>
              <w:spacing w:after="0" w:line="240" w:lineRule="auto"/>
              <w:jc w:val="center"/>
              <w:rPr>
                <w:rFonts w:ascii="Calibri" w:eastAsia="Times New Roman" w:hAnsi="Calibri" w:cs="Calibri"/>
                <w:b/>
                <w:bCs/>
                <w:color w:val="000000"/>
                <w:sz w:val="18"/>
                <w:szCs w:val="18"/>
                <w:lang w:bidi="he-IL"/>
              </w:rPr>
            </w:pPr>
            <w:r w:rsidRPr="00777C86">
              <w:rPr>
                <w:rFonts w:ascii="Calibri" w:eastAsia="Times New Roman" w:hAnsi="Calibri" w:cs="Calibri"/>
                <w:b/>
                <w:bCs/>
                <w:color w:val="000000"/>
                <w:sz w:val="18"/>
                <w:szCs w:val="18"/>
                <w:lang w:bidi="he-IL"/>
              </w:rPr>
              <w:t>description</w:t>
            </w:r>
          </w:p>
        </w:tc>
      </w:tr>
      <w:tr w:rsidR="00831F5C" w:rsidRPr="00777C86" w:rsidTr="00831F5C">
        <w:trPr>
          <w:trHeight w:val="240"/>
          <w:trPrChange w:id="197" w:author="dobstbau" w:date="2011-11-14T09:48:00Z">
            <w:trPr>
              <w:trHeight w:val="240"/>
            </w:trPr>
          </w:trPrChange>
        </w:trPr>
        <w:tc>
          <w:tcPr>
            <w:tcW w:w="1710" w:type="dxa"/>
            <w:tcBorders>
              <w:top w:val="nil"/>
              <w:left w:val="single" w:sz="4" w:space="0" w:color="auto"/>
              <w:bottom w:val="single" w:sz="4" w:space="0" w:color="auto"/>
              <w:right w:val="single" w:sz="4" w:space="0" w:color="auto"/>
            </w:tcBorders>
            <w:shd w:val="clear" w:color="auto" w:fill="auto"/>
            <w:noWrap/>
            <w:vAlign w:val="bottom"/>
            <w:hideMark/>
            <w:tcPrChange w:id="198" w:author="dobstbau" w:date="2011-11-14T09:48:00Z">
              <w:tcPr>
                <w:tcW w:w="171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proofErr w:type="spellStart"/>
            <w:r w:rsidRPr="00777C86">
              <w:rPr>
                <w:rFonts w:ascii="Calibri" w:eastAsia="Times New Roman" w:hAnsi="Calibri" w:cs="Calibri"/>
                <w:color w:val="000000"/>
                <w:sz w:val="18"/>
                <w:szCs w:val="18"/>
                <w:lang w:bidi="he-IL"/>
              </w:rPr>
              <w:t>reset_polarity_g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199" w:author="dobstbau" w:date="2011-11-14T09:48:00Z">
              <w:tcPr>
                <w:tcW w:w="117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proofErr w:type="spellStart"/>
            <w:r w:rsidRPr="00777C86">
              <w:rPr>
                <w:rFonts w:ascii="Calibri" w:eastAsia="Times New Roman" w:hAnsi="Calibri" w:cs="Calibri"/>
                <w:color w:val="000000"/>
                <w:sz w:val="18"/>
                <w:szCs w:val="18"/>
                <w:lang w:bidi="he-IL"/>
              </w:rPr>
              <w:t>std_logic</w:t>
            </w:r>
            <w:proofErr w:type="spellEnd"/>
          </w:p>
        </w:tc>
        <w:tc>
          <w:tcPr>
            <w:tcW w:w="2204" w:type="dxa"/>
            <w:tcBorders>
              <w:top w:val="single" w:sz="4" w:space="0" w:color="auto"/>
              <w:left w:val="nil"/>
              <w:bottom w:val="single" w:sz="4" w:space="0" w:color="auto"/>
              <w:right w:val="single" w:sz="4" w:space="0" w:color="auto"/>
            </w:tcBorders>
            <w:tcPrChange w:id="200" w:author="dobstbau" w:date="2011-11-14T09:48:00Z">
              <w:tcPr>
                <w:tcW w:w="4050" w:type="dxa"/>
                <w:tcBorders>
                  <w:top w:val="nil"/>
                  <w:left w:val="nil"/>
                  <w:bottom w:val="single" w:sz="4" w:space="0" w:color="auto"/>
                  <w:right w:val="nil"/>
                </w:tcBorders>
              </w:tcPr>
            </w:tcPrChange>
          </w:tcPr>
          <w:p w:rsidR="00831F5C" w:rsidRPr="00777C86" w:rsidRDefault="00764D17" w:rsidP="00777C86">
            <w:pPr>
              <w:bidi w:val="0"/>
              <w:spacing w:after="0" w:line="240" w:lineRule="auto"/>
              <w:jc w:val="left"/>
              <w:rPr>
                <w:rFonts w:ascii="Calibri" w:eastAsia="Times New Roman" w:hAnsi="Calibri" w:cs="Calibri"/>
                <w:color w:val="000000"/>
                <w:sz w:val="18"/>
                <w:szCs w:val="18"/>
                <w:lang w:bidi="he-IL"/>
              </w:rPr>
            </w:pPr>
            <w:ins w:id="201" w:author="dobstbau" w:date="2011-11-15T14:43:00Z">
              <w:r>
                <w:rPr>
                  <w:rFonts w:ascii="Calibri" w:eastAsia="Times New Roman" w:hAnsi="Calibri" w:cs="Calibri"/>
                  <w:color w:val="000000"/>
                  <w:sz w:val="18"/>
                  <w:szCs w:val="18"/>
                  <w:lang w:bidi="he-IL"/>
                </w:rPr>
                <w:t>1</w:t>
              </w:r>
            </w:ins>
          </w:p>
        </w:tc>
        <w:tc>
          <w:tcPr>
            <w:tcW w:w="4050" w:type="dxa"/>
            <w:tcBorders>
              <w:top w:val="nil"/>
              <w:left w:val="single" w:sz="4" w:space="0" w:color="auto"/>
              <w:bottom w:val="single" w:sz="4" w:space="0" w:color="auto"/>
              <w:right w:val="single" w:sz="4" w:space="0" w:color="auto"/>
            </w:tcBorders>
            <w:shd w:val="clear" w:color="auto" w:fill="auto"/>
            <w:noWrap/>
            <w:vAlign w:val="bottom"/>
            <w:hideMark/>
            <w:tcPrChange w:id="202" w:author="dobstbau" w:date="2011-11-14T09:48:00Z">
              <w:tcPr>
                <w:tcW w:w="405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'0' = Active Low, '1' = Active High</w:t>
            </w:r>
          </w:p>
        </w:tc>
      </w:tr>
      <w:tr w:rsidR="00831F5C" w:rsidRPr="00777C86" w:rsidTr="00831F5C">
        <w:trPr>
          <w:trHeight w:val="240"/>
          <w:trPrChange w:id="203" w:author="dobstbau" w:date="2011-11-14T09:48:00Z">
            <w:trPr>
              <w:trHeight w:val="240"/>
            </w:trPr>
          </w:trPrChange>
        </w:trPr>
        <w:tc>
          <w:tcPr>
            <w:tcW w:w="1710" w:type="dxa"/>
            <w:tcBorders>
              <w:top w:val="nil"/>
              <w:left w:val="single" w:sz="4" w:space="0" w:color="auto"/>
              <w:bottom w:val="single" w:sz="4" w:space="0" w:color="auto"/>
              <w:right w:val="single" w:sz="4" w:space="0" w:color="auto"/>
            </w:tcBorders>
            <w:shd w:val="clear" w:color="auto" w:fill="auto"/>
            <w:noWrap/>
            <w:vAlign w:val="bottom"/>
            <w:hideMark/>
            <w:tcPrChange w:id="204" w:author="dobstbau" w:date="2011-11-14T09:48:00Z">
              <w:tcPr>
                <w:tcW w:w="171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proofErr w:type="spellStart"/>
            <w:r w:rsidRPr="00777C86">
              <w:rPr>
                <w:rFonts w:ascii="Calibri" w:eastAsia="Times New Roman" w:hAnsi="Calibri" w:cs="Calibri"/>
                <w:color w:val="000000"/>
                <w:sz w:val="18"/>
                <w:szCs w:val="18"/>
                <w:lang w:bidi="he-IL"/>
              </w:rPr>
              <w:t>data_width_g</w:t>
            </w:r>
            <w:proofErr w:type="spellEnd"/>
            <w:r w:rsidRPr="00777C86">
              <w:rPr>
                <w:rFonts w:ascii="Calibri" w:eastAsia="Times New Roman" w:hAnsi="Calibri" w:cs="Calibri"/>
                <w:color w:val="000000"/>
                <w:sz w:val="18"/>
                <w:szCs w:val="18"/>
                <w:lang w:bidi="he-IL"/>
              </w:rPr>
              <w:t xml:space="preserve">   </w:t>
            </w:r>
          </w:p>
        </w:tc>
        <w:tc>
          <w:tcPr>
            <w:tcW w:w="1170" w:type="dxa"/>
            <w:tcBorders>
              <w:top w:val="nil"/>
              <w:left w:val="nil"/>
              <w:bottom w:val="single" w:sz="4" w:space="0" w:color="auto"/>
              <w:right w:val="single" w:sz="4" w:space="0" w:color="auto"/>
            </w:tcBorders>
            <w:shd w:val="clear" w:color="auto" w:fill="auto"/>
            <w:noWrap/>
            <w:vAlign w:val="bottom"/>
            <w:hideMark/>
            <w:tcPrChange w:id="205" w:author="dobstbau" w:date="2011-11-14T09:48:00Z">
              <w:tcPr>
                <w:tcW w:w="117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natural</w:t>
            </w:r>
          </w:p>
        </w:tc>
        <w:tc>
          <w:tcPr>
            <w:tcW w:w="2204" w:type="dxa"/>
            <w:tcBorders>
              <w:top w:val="single" w:sz="4" w:space="0" w:color="auto"/>
              <w:left w:val="nil"/>
              <w:bottom w:val="single" w:sz="4" w:space="0" w:color="auto"/>
              <w:right w:val="single" w:sz="4" w:space="0" w:color="auto"/>
            </w:tcBorders>
            <w:tcPrChange w:id="206" w:author="dobstbau" w:date="2011-11-14T09:48:00Z">
              <w:tcPr>
                <w:tcW w:w="4050" w:type="dxa"/>
                <w:tcBorders>
                  <w:top w:val="nil"/>
                  <w:left w:val="nil"/>
                  <w:bottom w:val="single" w:sz="4" w:space="0" w:color="auto"/>
                  <w:right w:val="nil"/>
                </w:tcBorders>
              </w:tcPr>
            </w:tcPrChange>
          </w:tcPr>
          <w:p w:rsidR="00831F5C" w:rsidRPr="00777C86" w:rsidRDefault="00764D17" w:rsidP="00777C86">
            <w:pPr>
              <w:bidi w:val="0"/>
              <w:spacing w:after="0" w:line="240" w:lineRule="auto"/>
              <w:jc w:val="left"/>
              <w:rPr>
                <w:rFonts w:ascii="Calibri" w:eastAsia="Times New Roman" w:hAnsi="Calibri" w:cs="Calibri"/>
                <w:color w:val="000000"/>
                <w:sz w:val="18"/>
                <w:szCs w:val="18"/>
                <w:lang w:bidi="he-IL"/>
              </w:rPr>
            </w:pPr>
            <w:ins w:id="207" w:author="dobstbau" w:date="2011-11-15T14:43:00Z">
              <w:r>
                <w:rPr>
                  <w:rFonts w:ascii="Calibri" w:eastAsia="Times New Roman" w:hAnsi="Calibri" w:cs="Calibri"/>
                  <w:color w:val="000000"/>
                  <w:sz w:val="18"/>
                  <w:szCs w:val="18"/>
                  <w:lang w:bidi="he-IL"/>
                </w:rPr>
                <w:t>8</w:t>
              </w:r>
            </w:ins>
          </w:p>
        </w:tc>
        <w:tc>
          <w:tcPr>
            <w:tcW w:w="4050" w:type="dxa"/>
            <w:tcBorders>
              <w:top w:val="nil"/>
              <w:left w:val="single" w:sz="4" w:space="0" w:color="auto"/>
              <w:bottom w:val="single" w:sz="4" w:space="0" w:color="auto"/>
              <w:right w:val="single" w:sz="4" w:space="0" w:color="auto"/>
            </w:tcBorders>
            <w:shd w:val="clear" w:color="auto" w:fill="auto"/>
            <w:noWrap/>
            <w:vAlign w:val="bottom"/>
            <w:hideMark/>
            <w:tcPrChange w:id="208" w:author="dobstbau" w:date="2011-11-14T09:48:00Z">
              <w:tcPr>
                <w:tcW w:w="405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defines the width of the data lines of the system</w:t>
            </w:r>
          </w:p>
        </w:tc>
      </w:tr>
      <w:tr w:rsidR="00831F5C" w:rsidRPr="00777C86" w:rsidTr="00831F5C">
        <w:trPr>
          <w:trHeight w:val="240"/>
          <w:trPrChange w:id="209" w:author="dobstbau" w:date="2011-11-14T09:48:00Z">
            <w:trPr>
              <w:trHeight w:val="240"/>
            </w:trPr>
          </w:trPrChange>
        </w:trPr>
        <w:tc>
          <w:tcPr>
            <w:tcW w:w="1710" w:type="dxa"/>
            <w:tcBorders>
              <w:top w:val="nil"/>
              <w:left w:val="single" w:sz="4" w:space="0" w:color="auto"/>
              <w:bottom w:val="single" w:sz="4" w:space="0" w:color="auto"/>
              <w:right w:val="single" w:sz="4" w:space="0" w:color="auto"/>
            </w:tcBorders>
            <w:shd w:val="clear" w:color="auto" w:fill="auto"/>
            <w:noWrap/>
            <w:vAlign w:val="bottom"/>
            <w:hideMark/>
            <w:tcPrChange w:id="210" w:author="dobstbau" w:date="2011-11-14T09:48:00Z">
              <w:tcPr>
                <w:tcW w:w="171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proofErr w:type="spellStart"/>
            <w:r w:rsidRPr="00777C86">
              <w:rPr>
                <w:rFonts w:ascii="Calibri" w:eastAsia="Times New Roman" w:hAnsi="Calibri" w:cs="Calibri"/>
                <w:color w:val="000000"/>
                <w:sz w:val="18"/>
                <w:szCs w:val="18"/>
                <w:lang w:bidi="he-IL"/>
              </w:rPr>
              <w:t>clkrate_g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211" w:author="dobstbau" w:date="2011-11-14T09:48:00Z">
              <w:tcPr>
                <w:tcW w:w="117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positive</w:t>
            </w:r>
          </w:p>
        </w:tc>
        <w:tc>
          <w:tcPr>
            <w:tcW w:w="2204" w:type="dxa"/>
            <w:tcBorders>
              <w:top w:val="single" w:sz="4" w:space="0" w:color="auto"/>
              <w:left w:val="nil"/>
              <w:bottom w:val="single" w:sz="4" w:space="0" w:color="auto"/>
              <w:right w:val="single" w:sz="4" w:space="0" w:color="auto"/>
            </w:tcBorders>
            <w:tcPrChange w:id="212" w:author="dobstbau" w:date="2011-11-14T09:48:00Z">
              <w:tcPr>
                <w:tcW w:w="4050" w:type="dxa"/>
                <w:tcBorders>
                  <w:top w:val="nil"/>
                  <w:left w:val="nil"/>
                  <w:bottom w:val="single" w:sz="4" w:space="0" w:color="auto"/>
                  <w:right w:val="nil"/>
                </w:tcBorders>
              </w:tcPr>
            </w:tcPrChange>
          </w:tcPr>
          <w:p w:rsidR="00831F5C" w:rsidRPr="00777C86" w:rsidRDefault="00764D17" w:rsidP="00777C86">
            <w:pPr>
              <w:bidi w:val="0"/>
              <w:spacing w:after="0" w:line="240" w:lineRule="auto"/>
              <w:jc w:val="left"/>
              <w:rPr>
                <w:rFonts w:ascii="Calibri" w:eastAsia="Times New Roman" w:hAnsi="Calibri" w:cs="Calibri"/>
                <w:color w:val="000000"/>
                <w:sz w:val="18"/>
                <w:szCs w:val="18"/>
                <w:lang w:bidi="he-IL"/>
              </w:rPr>
            </w:pPr>
            <w:ins w:id="213" w:author="dobstbau" w:date="2011-11-15T14:43:00Z">
              <w:r w:rsidRPr="00B460BC">
                <w:rPr>
                  <w:rFonts w:ascii="Calibri" w:eastAsia="Times New Roman" w:hAnsi="Calibri" w:cs="Calibri"/>
                  <w:color w:val="000000"/>
                  <w:sz w:val="18"/>
                  <w:szCs w:val="18"/>
                  <w:lang w:bidi="he-IL"/>
                </w:rPr>
                <w:t>100000000</w:t>
              </w:r>
            </w:ins>
          </w:p>
        </w:tc>
        <w:tc>
          <w:tcPr>
            <w:tcW w:w="4050" w:type="dxa"/>
            <w:tcBorders>
              <w:top w:val="nil"/>
              <w:left w:val="single" w:sz="4" w:space="0" w:color="auto"/>
              <w:bottom w:val="single" w:sz="4" w:space="0" w:color="auto"/>
              <w:right w:val="single" w:sz="4" w:space="0" w:color="auto"/>
            </w:tcBorders>
            <w:shd w:val="clear" w:color="auto" w:fill="auto"/>
            <w:noWrap/>
            <w:vAlign w:val="bottom"/>
            <w:hideMark/>
            <w:tcPrChange w:id="214" w:author="dobstbau" w:date="2011-11-14T09:48:00Z">
              <w:tcPr>
                <w:tcW w:w="405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Sys. clock [Hz]</w:t>
            </w:r>
          </w:p>
        </w:tc>
      </w:tr>
      <w:tr w:rsidR="00831F5C" w:rsidRPr="00777C86" w:rsidTr="00831F5C">
        <w:trPr>
          <w:trHeight w:val="240"/>
          <w:trPrChange w:id="215" w:author="dobstbau" w:date="2011-11-14T09:48:00Z">
            <w:trPr>
              <w:trHeight w:val="240"/>
            </w:trPr>
          </w:trPrChange>
        </w:trPr>
        <w:tc>
          <w:tcPr>
            <w:tcW w:w="1710" w:type="dxa"/>
            <w:tcBorders>
              <w:top w:val="nil"/>
              <w:left w:val="single" w:sz="4" w:space="0" w:color="auto"/>
              <w:bottom w:val="single" w:sz="4" w:space="0" w:color="auto"/>
              <w:right w:val="single" w:sz="4" w:space="0" w:color="auto"/>
            </w:tcBorders>
            <w:shd w:val="clear" w:color="auto" w:fill="auto"/>
            <w:noWrap/>
            <w:vAlign w:val="bottom"/>
            <w:hideMark/>
            <w:tcPrChange w:id="216" w:author="dobstbau" w:date="2011-11-14T09:48:00Z">
              <w:tcPr>
                <w:tcW w:w="171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proofErr w:type="spellStart"/>
            <w:r w:rsidRPr="00777C86">
              <w:rPr>
                <w:rFonts w:ascii="Calibri" w:eastAsia="Times New Roman" w:hAnsi="Calibri" w:cs="Calibri"/>
                <w:color w:val="000000"/>
                <w:sz w:val="18"/>
                <w:szCs w:val="18"/>
                <w:lang w:bidi="he-IL"/>
              </w:rPr>
              <w:t>addr_bits_g</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Change w:id="217" w:author="dobstbau" w:date="2011-11-14T09:48:00Z">
              <w:tcPr>
                <w:tcW w:w="1170" w:type="dxa"/>
                <w:tcBorders>
                  <w:top w:val="nil"/>
                  <w:left w:val="nil"/>
                  <w:bottom w:val="single" w:sz="4" w:space="0" w:color="auto"/>
                  <w:right w:val="single" w:sz="4" w:space="0" w:color="auto"/>
                </w:tcBorders>
                <w:shd w:val="clear" w:color="auto" w:fill="auto"/>
                <w:noWrap/>
                <w:vAlign w:val="bottom"/>
                <w:hideMark/>
              </w:tcPr>
            </w:tcPrChange>
          </w:tcPr>
          <w:p w:rsidR="00831F5C" w:rsidRPr="00777C86" w:rsidRDefault="00831F5C" w:rsidP="00777C86">
            <w:pPr>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positive</w:t>
            </w:r>
          </w:p>
        </w:tc>
        <w:tc>
          <w:tcPr>
            <w:tcW w:w="2204" w:type="dxa"/>
            <w:tcBorders>
              <w:top w:val="single" w:sz="4" w:space="0" w:color="auto"/>
              <w:left w:val="nil"/>
              <w:bottom w:val="single" w:sz="4" w:space="0" w:color="auto"/>
              <w:right w:val="single" w:sz="4" w:space="0" w:color="auto"/>
            </w:tcBorders>
            <w:tcPrChange w:id="218" w:author="dobstbau" w:date="2011-11-14T09:48:00Z">
              <w:tcPr>
                <w:tcW w:w="4050" w:type="dxa"/>
                <w:tcBorders>
                  <w:top w:val="nil"/>
                  <w:left w:val="nil"/>
                  <w:bottom w:val="single" w:sz="4" w:space="0" w:color="auto"/>
                  <w:right w:val="nil"/>
                </w:tcBorders>
              </w:tcPr>
            </w:tcPrChange>
          </w:tcPr>
          <w:p w:rsidR="00831F5C" w:rsidRPr="00777C86" w:rsidRDefault="00764D17">
            <w:pPr>
              <w:keepNext/>
              <w:bidi w:val="0"/>
              <w:spacing w:after="0" w:line="240" w:lineRule="auto"/>
              <w:jc w:val="left"/>
              <w:rPr>
                <w:rFonts w:ascii="Calibri" w:eastAsia="Times New Roman" w:hAnsi="Calibri" w:cs="Calibri"/>
                <w:color w:val="000000"/>
                <w:sz w:val="18"/>
                <w:szCs w:val="18"/>
                <w:lang w:bidi="he-IL"/>
              </w:rPr>
            </w:pPr>
            <w:ins w:id="219" w:author="dobstbau" w:date="2011-11-15T14:44:00Z">
              <w:r>
                <w:rPr>
                  <w:rFonts w:ascii="Calibri" w:eastAsia="Times New Roman" w:hAnsi="Calibri" w:cs="Calibri"/>
                  <w:color w:val="000000"/>
                  <w:sz w:val="18"/>
                  <w:szCs w:val="18"/>
                  <w:lang w:bidi="he-IL"/>
                </w:rPr>
                <w:t>8</w:t>
              </w:r>
            </w:ins>
          </w:p>
        </w:tc>
        <w:tc>
          <w:tcPr>
            <w:tcW w:w="4050" w:type="dxa"/>
            <w:tcBorders>
              <w:top w:val="nil"/>
              <w:left w:val="single" w:sz="4" w:space="0" w:color="auto"/>
              <w:bottom w:val="single" w:sz="4" w:space="0" w:color="auto"/>
              <w:right w:val="single" w:sz="4" w:space="0" w:color="auto"/>
            </w:tcBorders>
            <w:shd w:val="clear" w:color="auto" w:fill="auto"/>
            <w:noWrap/>
            <w:vAlign w:val="bottom"/>
            <w:hideMark/>
            <w:tcPrChange w:id="220" w:author="dobstbau" w:date="2011-11-14T09:48:00Z">
              <w:tcPr>
                <w:tcW w:w="4050" w:type="dxa"/>
                <w:tcBorders>
                  <w:top w:val="nil"/>
                  <w:left w:val="nil"/>
                  <w:bottom w:val="single" w:sz="4" w:space="0" w:color="auto"/>
                  <w:right w:val="single" w:sz="4" w:space="0" w:color="auto"/>
                </w:tcBorders>
                <w:shd w:val="clear" w:color="auto" w:fill="auto"/>
                <w:noWrap/>
                <w:vAlign w:val="bottom"/>
                <w:hideMark/>
              </w:tcPr>
            </w:tcPrChange>
          </w:tcPr>
          <w:p w:rsidR="00831F5C" w:rsidRDefault="00831F5C">
            <w:pPr>
              <w:keepNext/>
              <w:bidi w:val="0"/>
              <w:spacing w:after="0" w:line="240" w:lineRule="auto"/>
              <w:jc w:val="left"/>
              <w:rPr>
                <w:rFonts w:ascii="Calibri" w:eastAsia="Times New Roman" w:hAnsi="Calibri" w:cs="Calibri"/>
                <w:color w:val="000000"/>
                <w:sz w:val="18"/>
                <w:szCs w:val="18"/>
                <w:lang w:bidi="he-IL"/>
              </w:rPr>
            </w:pPr>
            <w:r w:rsidRPr="00777C86">
              <w:rPr>
                <w:rFonts w:ascii="Calibri" w:eastAsia="Times New Roman" w:hAnsi="Calibri" w:cs="Calibri"/>
                <w:color w:val="000000"/>
                <w:sz w:val="18"/>
                <w:szCs w:val="18"/>
                <w:lang w:bidi="he-IL"/>
              </w:rPr>
              <w:t xml:space="preserve">Depth of data (2^10 = 1024 addresses)  </w:t>
            </w:r>
          </w:p>
        </w:tc>
      </w:tr>
    </w:tbl>
    <w:p w:rsidR="008945DB" w:rsidRDefault="00777C86">
      <w:pPr>
        <w:pStyle w:val="Caption"/>
        <w:jc w:val="center"/>
      </w:pPr>
      <w:bookmarkStart w:id="221" w:name="_Toc308546010"/>
      <w:r>
        <w:t xml:space="preserve">Table </w:t>
      </w:r>
      <w:ins w:id="222" w:author="dobstbau" w:date="2011-11-12T22:46:00Z">
        <w:r w:rsidR="00122182">
          <w:fldChar w:fldCharType="begin"/>
        </w:r>
        <w:r w:rsidR="003C51A9">
          <w:instrText xml:space="preserve"> SEQ Table \* ARABIC </w:instrText>
        </w:r>
      </w:ins>
      <w:r w:rsidR="00122182">
        <w:fldChar w:fldCharType="separate"/>
      </w:r>
      <w:ins w:id="223" w:author="dobstbau" w:date="2011-11-12T22:46:00Z">
        <w:r w:rsidR="003C51A9">
          <w:rPr>
            <w:noProof/>
          </w:rPr>
          <w:t>7</w:t>
        </w:r>
        <w:r w:rsidR="00122182">
          <w:fldChar w:fldCharType="end"/>
        </w:r>
      </w:ins>
      <w:del w:id="224"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7</w:delText>
        </w:r>
        <w:r w:rsidR="00122182" w:rsidDel="003C51A9">
          <w:fldChar w:fldCharType="end"/>
        </w:r>
      </w:del>
      <w:r>
        <w:t xml:space="preserve"> - RAM generics</w:t>
      </w:r>
      <w:bookmarkEnd w:id="221"/>
    </w:p>
    <w:p w:rsidR="008945DB" w:rsidRDefault="008945DB">
      <w:pPr>
        <w:bidi w:val="0"/>
        <w:spacing w:after="0"/>
      </w:pPr>
    </w:p>
    <w:p w:rsidR="003B750A" w:rsidRDefault="00C81604" w:rsidP="00A93A2E">
      <w:pPr>
        <w:bidi w:val="0"/>
        <w:spacing w:after="0"/>
      </w:pPr>
      <w:r>
        <w:rPr>
          <w:b/>
          <w:bCs/>
        </w:rPr>
        <w:t>CRC</w:t>
      </w:r>
      <w:r w:rsidR="003B750A">
        <w:rPr>
          <w:b/>
          <w:bCs/>
        </w:rPr>
        <w:t xml:space="preserve"> - </w:t>
      </w:r>
      <w:r>
        <w:t xml:space="preserve">A block that calculates the CRC value of the data transferred to it. The mp_dec uses this block for comparing the CRC value received with the one </w:t>
      </w:r>
      <w:commentRangeStart w:id="225"/>
      <w:commentRangeStart w:id="226"/>
      <w:r>
        <w:t>calculated</w:t>
      </w:r>
      <w:commentRangeEnd w:id="225"/>
      <w:r w:rsidR="00A93A2E">
        <w:rPr>
          <w:rStyle w:val="CommentReference"/>
        </w:rPr>
        <w:commentReference w:id="225"/>
      </w:r>
      <w:commentRangeEnd w:id="226"/>
      <w:r w:rsidR="00DA5847">
        <w:rPr>
          <w:rStyle w:val="CommentReference"/>
        </w:rPr>
        <w:commentReference w:id="226"/>
      </w:r>
      <w:r>
        <w:t>.</w:t>
      </w:r>
      <w:ins w:id="227" w:author="dobstbau" w:date="2011-11-14T10:04:00Z">
        <w:r w:rsidR="008A58D4">
          <w:t xml:space="preserve"> The system uses a</w:t>
        </w:r>
        <w:r w:rsidR="00DA5847">
          <w:t xml:space="preserve">n x^8 </w:t>
        </w:r>
      </w:ins>
      <w:ins w:id="228" w:author="dobstbau" w:date="2011-11-14T10:05:00Z">
        <w:r w:rsidR="00C32C7D">
          <w:t>polynomial</w:t>
        </w:r>
      </w:ins>
      <w:ins w:id="229" w:author="dobstbau" w:date="2011-11-14T10:04:00Z">
        <w:r w:rsidR="00DA5847">
          <w:t xml:space="preserve"> calculation.</w:t>
        </w:r>
      </w:ins>
    </w:p>
    <w:tbl>
      <w:tblPr>
        <w:tblW w:w="9540" w:type="dxa"/>
        <w:tblInd w:w="98" w:type="dxa"/>
        <w:tblLook w:val="04A0"/>
      </w:tblPr>
      <w:tblGrid>
        <w:gridCol w:w="1300"/>
        <w:gridCol w:w="960"/>
        <w:gridCol w:w="1940"/>
        <w:gridCol w:w="5340"/>
      </w:tblGrid>
      <w:tr w:rsidR="002C6626" w:rsidRPr="002C6626" w:rsidTr="002C6626">
        <w:trPr>
          <w:trHeight w:val="240"/>
        </w:trPr>
        <w:tc>
          <w:tcPr>
            <w:tcW w:w="13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C6626" w:rsidRPr="002C6626" w:rsidRDefault="002C6626" w:rsidP="002C6626">
            <w:pPr>
              <w:bidi w:val="0"/>
              <w:spacing w:after="0" w:line="240" w:lineRule="auto"/>
              <w:jc w:val="center"/>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2C6626" w:rsidRPr="002C6626" w:rsidRDefault="002C6626" w:rsidP="002C6626">
            <w:pPr>
              <w:bidi w:val="0"/>
              <w:spacing w:after="0" w:line="240" w:lineRule="auto"/>
              <w:jc w:val="center"/>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type</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2C6626" w:rsidRPr="002C6626" w:rsidRDefault="002C6626" w:rsidP="002C6626">
            <w:pPr>
              <w:bidi w:val="0"/>
              <w:spacing w:after="0" w:line="240" w:lineRule="auto"/>
              <w:jc w:val="center"/>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2C6626" w:rsidRPr="002C6626" w:rsidRDefault="002C6626" w:rsidP="002C6626">
            <w:pPr>
              <w:bidi w:val="0"/>
              <w:spacing w:after="0" w:line="240" w:lineRule="auto"/>
              <w:jc w:val="center"/>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description</w:t>
            </w:r>
          </w:p>
        </w:tc>
      </w:tr>
      <w:tr w:rsidR="002C6626" w:rsidRPr="002C6626" w:rsidTr="002C6626">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clock</w:t>
            </w:r>
          </w:p>
        </w:tc>
      </w:tr>
      <w:tr w:rsidR="002C6626" w:rsidRPr="002C6626" w:rsidTr="002C6626">
        <w:trPr>
          <w:trHeight w:val="2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reset</w:t>
            </w:r>
          </w:p>
        </w:tc>
      </w:tr>
      <w:tr w:rsidR="002C6626" w:rsidRPr="002C6626" w:rsidTr="002C662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soc</w:t>
            </w:r>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start of calculation</w:t>
            </w:r>
          </w:p>
        </w:tc>
      </w:tr>
      <w:tr w:rsidR="002C6626" w:rsidRPr="002C6626" w:rsidTr="002C662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data</w:t>
            </w:r>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8</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data in</w:t>
            </w:r>
          </w:p>
        </w:tc>
      </w:tr>
      <w:tr w:rsidR="002C6626" w:rsidRPr="002C6626" w:rsidTr="002C662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data_valid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data in valid</w:t>
            </w:r>
          </w:p>
        </w:tc>
      </w:tr>
      <w:tr w:rsidR="002C6626" w:rsidRPr="002C6626" w:rsidTr="002C662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eoc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input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end of calculation</w:t>
            </w:r>
          </w:p>
        </w:tc>
      </w:tr>
      <w:tr w:rsidR="002C6626" w:rsidRPr="002C6626" w:rsidTr="002C662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crc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8</w:t>
            </w:r>
          </w:p>
        </w:tc>
        <w:tc>
          <w:tcPr>
            <w:tcW w:w="53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crc</w:t>
            </w:r>
            <w:proofErr w:type="spellEnd"/>
            <w:r w:rsidRPr="002C6626">
              <w:rPr>
                <w:rFonts w:ascii="Calibri" w:eastAsia="Times New Roman" w:hAnsi="Calibri" w:cs="Calibri"/>
                <w:color w:val="000000"/>
                <w:sz w:val="18"/>
                <w:szCs w:val="18"/>
                <w:lang w:bidi="he-IL"/>
              </w:rPr>
              <w:t xml:space="preserve"> value</w:t>
            </w:r>
          </w:p>
        </w:tc>
      </w:tr>
      <w:tr w:rsidR="002C6626" w:rsidRPr="002C6626" w:rsidTr="002C662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crc_valid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output</w:t>
            </w:r>
          </w:p>
        </w:tc>
        <w:tc>
          <w:tcPr>
            <w:tcW w:w="1940" w:type="dxa"/>
            <w:tcBorders>
              <w:top w:val="nil"/>
              <w:left w:val="nil"/>
              <w:bottom w:val="single" w:sz="4" w:space="0" w:color="auto"/>
              <w:right w:val="single" w:sz="4" w:space="0" w:color="auto"/>
            </w:tcBorders>
            <w:shd w:val="clear" w:color="auto" w:fill="auto"/>
            <w:noWrap/>
            <w:vAlign w:val="bottom"/>
            <w:hideMark/>
          </w:tcPr>
          <w:p w:rsidR="002C6626" w:rsidRPr="002C6626" w:rsidRDefault="002C6626" w:rsidP="002C6626">
            <w:pPr>
              <w:bidi w:val="0"/>
              <w:spacing w:after="0" w:line="240" w:lineRule="auto"/>
              <w:jc w:val="center"/>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8945DB" w:rsidRDefault="002C6626">
            <w:pPr>
              <w:keepNext/>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crc</w:t>
            </w:r>
            <w:proofErr w:type="spellEnd"/>
            <w:r w:rsidRPr="002C6626">
              <w:rPr>
                <w:rFonts w:ascii="Calibri" w:eastAsia="Times New Roman" w:hAnsi="Calibri" w:cs="Calibri"/>
                <w:color w:val="000000"/>
                <w:sz w:val="18"/>
                <w:szCs w:val="18"/>
                <w:lang w:bidi="he-IL"/>
              </w:rPr>
              <w:t xml:space="preserve"> value validity</w:t>
            </w:r>
          </w:p>
        </w:tc>
      </w:tr>
    </w:tbl>
    <w:p w:rsidR="008945DB" w:rsidRDefault="002C6626">
      <w:pPr>
        <w:pStyle w:val="Caption"/>
        <w:jc w:val="center"/>
      </w:pPr>
      <w:bookmarkStart w:id="230" w:name="_Toc308546011"/>
      <w:r>
        <w:t xml:space="preserve">Table </w:t>
      </w:r>
      <w:ins w:id="231" w:author="dobstbau" w:date="2011-11-12T22:46:00Z">
        <w:r w:rsidR="00122182">
          <w:fldChar w:fldCharType="begin"/>
        </w:r>
        <w:r w:rsidR="003C51A9">
          <w:instrText xml:space="preserve"> SEQ Table \* ARABIC </w:instrText>
        </w:r>
      </w:ins>
      <w:r w:rsidR="00122182">
        <w:fldChar w:fldCharType="separate"/>
      </w:r>
      <w:ins w:id="232" w:author="dobstbau" w:date="2011-11-12T22:46:00Z">
        <w:r w:rsidR="003C51A9">
          <w:rPr>
            <w:noProof/>
          </w:rPr>
          <w:t>8</w:t>
        </w:r>
        <w:r w:rsidR="00122182">
          <w:fldChar w:fldCharType="end"/>
        </w:r>
      </w:ins>
      <w:del w:id="233"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8</w:delText>
        </w:r>
        <w:r w:rsidR="00122182" w:rsidDel="003C51A9">
          <w:fldChar w:fldCharType="end"/>
        </w:r>
      </w:del>
      <w:r>
        <w:t xml:space="preserve"> - CRC interface</w:t>
      </w:r>
      <w:bookmarkEnd w:id="230"/>
    </w:p>
    <w:tbl>
      <w:tblPr>
        <w:tblW w:w="8522" w:type="dxa"/>
        <w:tblLook w:val="04A0"/>
        <w:tblPrChange w:id="234" w:author="dobstbau" w:date="2011-11-14T09:49:00Z">
          <w:tblPr>
            <w:tblW w:w="6948" w:type="dxa"/>
            <w:tblLook w:val="04A0"/>
          </w:tblPr>
        </w:tblPrChange>
      </w:tblPr>
      <w:tblGrid>
        <w:gridCol w:w="1638"/>
        <w:gridCol w:w="1350"/>
        <w:gridCol w:w="1574"/>
        <w:gridCol w:w="3960"/>
        <w:tblGridChange w:id="235">
          <w:tblGrid>
            <w:gridCol w:w="1638"/>
            <w:gridCol w:w="1350"/>
            <w:gridCol w:w="3960"/>
            <w:gridCol w:w="3960"/>
          </w:tblGrid>
        </w:tblGridChange>
      </w:tblGrid>
      <w:tr w:rsidR="00831F5C" w:rsidRPr="002C6626" w:rsidTr="00831F5C">
        <w:trPr>
          <w:trHeight w:val="240"/>
          <w:trPrChange w:id="236" w:author="dobstbau" w:date="2011-11-14T09:49:00Z">
            <w:trPr>
              <w:trHeight w:val="240"/>
            </w:trPr>
          </w:trPrChange>
        </w:trPr>
        <w:tc>
          <w:tcPr>
            <w:tcW w:w="163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237" w:author="dobstbau" w:date="2011-11-14T09:49:00Z">
              <w:tcPr>
                <w:tcW w:w="163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generic name</w:t>
            </w:r>
          </w:p>
        </w:tc>
        <w:tc>
          <w:tcPr>
            <w:tcW w:w="1350" w:type="dxa"/>
            <w:tcBorders>
              <w:top w:val="single" w:sz="4" w:space="0" w:color="auto"/>
              <w:left w:val="nil"/>
              <w:bottom w:val="single" w:sz="4" w:space="0" w:color="auto"/>
              <w:right w:val="single" w:sz="4" w:space="0" w:color="auto"/>
            </w:tcBorders>
            <w:shd w:val="clear" w:color="000000" w:fill="00B0F0"/>
            <w:noWrap/>
            <w:vAlign w:val="bottom"/>
            <w:hideMark/>
            <w:tcPrChange w:id="238" w:author="dobstbau" w:date="2011-11-14T09:49:00Z">
              <w:tcPr>
                <w:tcW w:w="135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2C6626" w:rsidRDefault="00831F5C" w:rsidP="002C6626">
            <w:pPr>
              <w:bidi w:val="0"/>
              <w:spacing w:after="0" w:line="240" w:lineRule="auto"/>
              <w:jc w:val="center"/>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type</w:t>
            </w:r>
          </w:p>
        </w:tc>
        <w:tc>
          <w:tcPr>
            <w:tcW w:w="1574" w:type="dxa"/>
            <w:tcBorders>
              <w:top w:val="single" w:sz="4" w:space="0" w:color="auto"/>
              <w:left w:val="nil"/>
              <w:bottom w:val="single" w:sz="4" w:space="0" w:color="auto"/>
              <w:right w:val="single" w:sz="4" w:space="0" w:color="auto"/>
            </w:tcBorders>
            <w:shd w:val="clear" w:color="000000" w:fill="00B0F0"/>
            <w:tcPrChange w:id="239" w:author="dobstbau" w:date="2011-11-14T09:49:00Z">
              <w:tcPr>
                <w:tcW w:w="3960" w:type="dxa"/>
                <w:tcBorders>
                  <w:top w:val="single" w:sz="4" w:space="0" w:color="auto"/>
                  <w:left w:val="nil"/>
                  <w:bottom w:val="single" w:sz="4" w:space="0" w:color="auto"/>
                  <w:right w:val="nil"/>
                </w:tcBorders>
                <w:shd w:val="clear" w:color="000000" w:fill="00B0F0"/>
              </w:tcPr>
            </w:tcPrChange>
          </w:tcPr>
          <w:p w:rsidR="00831F5C" w:rsidRPr="002C6626" w:rsidRDefault="00831F5C" w:rsidP="002C6626">
            <w:pPr>
              <w:bidi w:val="0"/>
              <w:spacing w:after="0" w:line="240" w:lineRule="auto"/>
              <w:jc w:val="center"/>
              <w:rPr>
                <w:rFonts w:ascii="Calibri" w:eastAsia="Times New Roman" w:hAnsi="Calibri" w:cs="Calibri"/>
                <w:b/>
                <w:bCs/>
                <w:color w:val="000000"/>
                <w:sz w:val="18"/>
                <w:szCs w:val="18"/>
                <w:lang w:bidi="he-IL"/>
              </w:rPr>
            </w:pPr>
            <w:ins w:id="240" w:author="dobstbau" w:date="2011-11-14T09:49:00Z">
              <w:r>
                <w:rPr>
                  <w:rFonts w:ascii="Calibri" w:eastAsia="Times New Roman" w:hAnsi="Calibri" w:cs="Calibri"/>
                  <w:b/>
                  <w:bCs/>
                  <w:color w:val="000000"/>
                  <w:sz w:val="18"/>
                  <w:szCs w:val="18"/>
                  <w:lang w:bidi="he-IL"/>
                </w:rPr>
                <w:t>Default value</w:t>
              </w:r>
            </w:ins>
          </w:p>
        </w:tc>
        <w:tc>
          <w:tcPr>
            <w:tcW w:w="39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241" w:author="dobstbau" w:date="2011-11-14T09:49:00Z">
              <w:tcPr>
                <w:tcW w:w="396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2C6626" w:rsidRDefault="00831F5C" w:rsidP="002C6626">
            <w:pPr>
              <w:bidi w:val="0"/>
              <w:spacing w:after="0" w:line="240" w:lineRule="auto"/>
              <w:jc w:val="center"/>
              <w:rPr>
                <w:rFonts w:ascii="Calibri" w:eastAsia="Times New Roman" w:hAnsi="Calibri" w:cs="Calibri"/>
                <w:b/>
                <w:bCs/>
                <w:color w:val="000000"/>
                <w:sz w:val="18"/>
                <w:szCs w:val="18"/>
                <w:lang w:bidi="he-IL"/>
              </w:rPr>
            </w:pPr>
            <w:r w:rsidRPr="002C6626">
              <w:rPr>
                <w:rFonts w:ascii="Calibri" w:eastAsia="Times New Roman" w:hAnsi="Calibri" w:cs="Calibri"/>
                <w:b/>
                <w:bCs/>
                <w:color w:val="000000"/>
                <w:sz w:val="18"/>
                <w:szCs w:val="18"/>
                <w:lang w:bidi="he-IL"/>
              </w:rPr>
              <w:t>description</w:t>
            </w:r>
          </w:p>
        </w:tc>
      </w:tr>
      <w:tr w:rsidR="00831F5C" w:rsidRPr="002C6626" w:rsidTr="00831F5C">
        <w:trPr>
          <w:trHeight w:val="240"/>
          <w:trPrChange w:id="242" w:author="dobstbau" w:date="2011-11-14T09:49:00Z">
            <w:trPr>
              <w:trHeight w:val="240"/>
            </w:trPr>
          </w:trPrChange>
        </w:trPr>
        <w:tc>
          <w:tcPr>
            <w:tcW w:w="1638" w:type="dxa"/>
            <w:tcBorders>
              <w:top w:val="nil"/>
              <w:left w:val="single" w:sz="4" w:space="0" w:color="auto"/>
              <w:bottom w:val="single" w:sz="4" w:space="0" w:color="auto"/>
              <w:right w:val="single" w:sz="4" w:space="0" w:color="auto"/>
            </w:tcBorders>
            <w:shd w:val="clear" w:color="auto" w:fill="auto"/>
            <w:noWrap/>
            <w:vAlign w:val="bottom"/>
            <w:hideMark/>
            <w:tcPrChange w:id="243" w:author="dobstbau" w:date="2011-11-14T09:49:00Z">
              <w:tcPr>
                <w:tcW w:w="163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reset_polarity_g</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Change w:id="244" w:author="dobstbau" w:date="2011-11-14T09:49:00Z">
              <w:tcPr>
                <w:tcW w:w="1350" w:type="dxa"/>
                <w:tcBorders>
                  <w:top w:val="nil"/>
                  <w:left w:val="nil"/>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std_logic</w:t>
            </w:r>
            <w:proofErr w:type="spellEnd"/>
          </w:p>
        </w:tc>
        <w:tc>
          <w:tcPr>
            <w:tcW w:w="1574" w:type="dxa"/>
            <w:tcBorders>
              <w:top w:val="single" w:sz="4" w:space="0" w:color="auto"/>
              <w:left w:val="nil"/>
              <w:bottom w:val="single" w:sz="4" w:space="0" w:color="auto"/>
              <w:right w:val="single" w:sz="4" w:space="0" w:color="auto"/>
            </w:tcBorders>
            <w:tcPrChange w:id="245" w:author="dobstbau" w:date="2011-11-14T09:49:00Z">
              <w:tcPr>
                <w:tcW w:w="3960" w:type="dxa"/>
                <w:tcBorders>
                  <w:top w:val="nil"/>
                  <w:left w:val="nil"/>
                  <w:bottom w:val="single" w:sz="4" w:space="0" w:color="auto"/>
                  <w:right w:val="nil"/>
                </w:tcBorders>
              </w:tcPr>
            </w:tcPrChange>
          </w:tcPr>
          <w:p w:rsidR="00831F5C" w:rsidRPr="002C6626" w:rsidRDefault="00B802DF" w:rsidP="002C6626">
            <w:pPr>
              <w:bidi w:val="0"/>
              <w:spacing w:after="0" w:line="240" w:lineRule="auto"/>
              <w:jc w:val="left"/>
              <w:rPr>
                <w:rFonts w:ascii="Calibri" w:eastAsia="Times New Roman" w:hAnsi="Calibri" w:cs="Calibri"/>
                <w:color w:val="000000"/>
                <w:sz w:val="18"/>
                <w:szCs w:val="18"/>
                <w:lang w:bidi="he-IL"/>
              </w:rPr>
            </w:pPr>
            <w:ins w:id="246" w:author="dobstbau" w:date="2011-11-15T14:44:00Z">
              <w:r>
                <w:rPr>
                  <w:rFonts w:ascii="Calibri" w:eastAsia="Times New Roman" w:hAnsi="Calibri" w:cs="Calibri"/>
                  <w:color w:val="000000"/>
                  <w:sz w:val="18"/>
                  <w:szCs w:val="18"/>
                  <w:lang w:bidi="he-IL"/>
                </w:rPr>
                <w:t>1</w:t>
              </w:r>
            </w:ins>
          </w:p>
        </w:tc>
        <w:tc>
          <w:tcPr>
            <w:tcW w:w="3960" w:type="dxa"/>
            <w:tcBorders>
              <w:top w:val="nil"/>
              <w:left w:val="single" w:sz="4" w:space="0" w:color="auto"/>
              <w:bottom w:val="single" w:sz="4" w:space="0" w:color="auto"/>
              <w:right w:val="single" w:sz="4" w:space="0" w:color="auto"/>
            </w:tcBorders>
            <w:shd w:val="clear" w:color="auto" w:fill="auto"/>
            <w:noWrap/>
            <w:vAlign w:val="bottom"/>
            <w:hideMark/>
            <w:tcPrChange w:id="247" w:author="dobstbau" w:date="2011-11-14T09:49:00Z">
              <w:tcPr>
                <w:tcW w:w="3960" w:type="dxa"/>
                <w:tcBorders>
                  <w:top w:val="nil"/>
                  <w:left w:val="nil"/>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'0' = Active Low, '1' = Active High</w:t>
            </w:r>
          </w:p>
        </w:tc>
      </w:tr>
      <w:tr w:rsidR="00831F5C" w:rsidRPr="002C6626" w:rsidTr="00831F5C">
        <w:trPr>
          <w:trHeight w:val="240"/>
          <w:trPrChange w:id="248" w:author="dobstbau" w:date="2011-11-14T09:49:00Z">
            <w:trPr>
              <w:trHeight w:val="240"/>
            </w:trPr>
          </w:trPrChange>
        </w:trPr>
        <w:tc>
          <w:tcPr>
            <w:tcW w:w="1638" w:type="dxa"/>
            <w:tcBorders>
              <w:top w:val="nil"/>
              <w:left w:val="single" w:sz="4" w:space="0" w:color="auto"/>
              <w:bottom w:val="single" w:sz="4" w:space="0" w:color="auto"/>
              <w:right w:val="single" w:sz="4" w:space="0" w:color="auto"/>
            </w:tcBorders>
            <w:shd w:val="clear" w:color="auto" w:fill="auto"/>
            <w:noWrap/>
            <w:vAlign w:val="bottom"/>
            <w:hideMark/>
            <w:tcPrChange w:id="249" w:author="dobstbau" w:date="2011-11-14T09:49:00Z">
              <w:tcPr>
                <w:tcW w:w="163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data_width_g</w:t>
            </w:r>
            <w:proofErr w:type="spellEnd"/>
            <w:r w:rsidRPr="002C6626">
              <w:rPr>
                <w:rFonts w:ascii="Calibri" w:eastAsia="Times New Roman" w:hAnsi="Calibri" w:cs="Calibri"/>
                <w:color w:val="000000"/>
                <w:sz w:val="18"/>
                <w:szCs w:val="18"/>
                <w:lang w:bidi="he-IL"/>
              </w:rPr>
              <w:t xml:space="preserve">   </w:t>
            </w:r>
          </w:p>
        </w:tc>
        <w:tc>
          <w:tcPr>
            <w:tcW w:w="1350" w:type="dxa"/>
            <w:tcBorders>
              <w:top w:val="nil"/>
              <w:left w:val="nil"/>
              <w:bottom w:val="single" w:sz="4" w:space="0" w:color="auto"/>
              <w:right w:val="single" w:sz="4" w:space="0" w:color="auto"/>
            </w:tcBorders>
            <w:shd w:val="clear" w:color="auto" w:fill="auto"/>
            <w:noWrap/>
            <w:vAlign w:val="bottom"/>
            <w:hideMark/>
            <w:tcPrChange w:id="250" w:author="dobstbau" w:date="2011-11-14T09:49:00Z">
              <w:tcPr>
                <w:tcW w:w="1350" w:type="dxa"/>
                <w:tcBorders>
                  <w:top w:val="nil"/>
                  <w:left w:val="nil"/>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natural</w:t>
            </w:r>
          </w:p>
        </w:tc>
        <w:tc>
          <w:tcPr>
            <w:tcW w:w="1574" w:type="dxa"/>
            <w:tcBorders>
              <w:top w:val="single" w:sz="4" w:space="0" w:color="auto"/>
              <w:left w:val="nil"/>
              <w:bottom w:val="single" w:sz="4" w:space="0" w:color="auto"/>
              <w:right w:val="single" w:sz="4" w:space="0" w:color="auto"/>
            </w:tcBorders>
            <w:tcPrChange w:id="251" w:author="dobstbau" w:date="2011-11-14T09:49:00Z">
              <w:tcPr>
                <w:tcW w:w="3960" w:type="dxa"/>
                <w:tcBorders>
                  <w:top w:val="nil"/>
                  <w:left w:val="nil"/>
                  <w:bottom w:val="single" w:sz="4" w:space="0" w:color="auto"/>
                  <w:right w:val="nil"/>
                </w:tcBorders>
              </w:tcPr>
            </w:tcPrChange>
          </w:tcPr>
          <w:p w:rsidR="00831F5C" w:rsidRPr="002C6626" w:rsidRDefault="00B802DF" w:rsidP="002C6626">
            <w:pPr>
              <w:bidi w:val="0"/>
              <w:spacing w:after="0" w:line="240" w:lineRule="auto"/>
              <w:jc w:val="left"/>
              <w:rPr>
                <w:rFonts w:ascii="Calibri" w:eastAsia="Times New Roman" w:hAnsi="Calibri" w:cs="Calibri"/>
                <w:color w:val="000000"/>
                <w:sz w:val="18"/>
                <w:szCs w:val="18"/>
                <w:lang w:bidi="he-IL"/>
              </w:rPr>
            </w:pPr>
            <w:ins w:id="252" w:author="dobstbau" w:date="2011-11-15T14:44:00Z">
              <w:r>
                <w:rPr>
                  <w:rFonts w:ascii="Calibri" w:eastAsia="Times New Roman" w:hAnsi="Calibri" w:cs="Calibri"/>
                  <w:color w:val="000000"/>
                  <w:sz w:val="18"/>
                  <w:szCs w:val="18"/>
                  <w:lang w:bidi="he-IL"/>
                </w:rPr>
                <w:t>8</w:t>
              </w:r>
            </w:ins>
          </w:p>
        </w:tc>
        <w:tc>
          <w:tcPr>
            <w:tcW w:w="3960" w:type="dxa"/>
            <w:tcBorders>
              <w:top w:val="nil"/>
              <w:left w:val="single" w:sz="4" w:space="0" w:color="auto"/>
              <w:bottom w:val="single" w:sz="4" w:space="0" w:color="auto"/>
              <w:right w:val="single" w:sz="4" w:space="0" w:color="auto"/>
            </w:tcBorders>
            <w:shd w:val="clear" w:color="auto" w:fill="auto"/>
            <w:noWrap/>
            <w:vAlign w:val="bottom"/>
            <w:hideMark/>
            <w:tcPrChange w:id="253" w:author="dobstbau" w:date="2011-11-14T09:49:00Z">
              <w:tcPr>
                <w:tcW w:w="3960" w:type="dxa"/>
                <w:tcBorders>
                  <w:top w:val="nil"/>
                  <w:left w:val="nil"/>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defines the width of the data lines of the system</w:t>
            </w:r>
          </w:p>
        </w:tc>
      </w:tr>
      <w:tr w:rsidR="00831F5C" w:rsidRPr="002C6626" w:rsidTr="00831F5C">
        <w:trPr>
          <w:trHeight w:val="240"/>
          <w:trPrChange w:id="254" w:author="dobstbau" w:date="2011-11-14T09:49:00Z">
            <w:trPr>
              <w:trHeight w:val="240"/>
            </w:trPr>
          </w:trPrChange>
        </w:trPr>
        <w:tc>
          <w:tcPr>
            <w:tcW w:w="1638" w:type="dxa"/>
            <w:tcBorders>
              <w:top w:val="nil"/>
              <w:left w:val="single" w:sz="4" w:space="0" w:color="auto"/>
              <w:bottom w:val="single" w:sz="4" w:space="0" w:color="auto"/>
              <w:right w:val="single" w:sz="4" w:space="0" w:color="auto"/>
            </w:tcBorders>
            <w:shd w:val="clear" w:color="auto" w:fill="auto"/>
            <w:noWrap/>
            <w:vAlign w:val="bottom"/>
            <w:hideMark/>
            <w:tcPrChange w:id="255" w:author="dobstbau" w:date="2011-11-14T09:49:00Z">
              <w:tcPr>
                <w:tcW w:w="163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proofErr w:type="spellStart"/>
            <w:r w:rsidRPr="002C6626">
              <w:rPr>
                <w:rFonts w:ascii="Calibri" w:eastAsia="Times New Roman" w:hAnsi="Calibri" w:cs="Calibri"/>
                <w:color w:val="000000"/>
                <w:sz w:val="18"/>
                <w:szCs w:val="18"/>
                <w:lang w:bidi="he-IL"/>
              </w:rPr>
              <w:t>clkrate_g</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Change w:id="256" w:author="dobstbau" w:date="2011-11-14T09:49:00Z">
              <w:tcPr>
                <w:tcW w:w="1350" w:type="dxa"/>
                <w:tcBorders>
                  <w:top w:val="nil"/>
                  <w:left w:val="nil"/>
                  <w:bottom w:val="single" w:sz="4" w:space="0" w:color="auto"/>
                  <w:right w:val="single" w:sz="4" w:space="0" w:color="auto"/>
                </w:tcBorders>
                <w:shd w:val="clear" w:color="auto" w:fill="auto"/>
                <w:noWrap/>
                <w:vAlign w:val="bottom"/>
                <w:hideMark/>
              </w:tcPr>
            </w:tcPrChange>
          </w:tcPr>
          <w:p w:rsidR="00831F5C" w:rsidRPr="002C6626" w:rsidRDefault="00831F5C" w:rsidP="002C6626">
            <w:pPr>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positive</w:t>
            </w:r>
          </w:p>
        </w:tc>
        <w:tc>
          <w:tcPr>
            <w:tcW w:w="1574" w:type="dxa"/>
            <w:tcBorders>
              <w:top w:val="single" w:sz="4" w:space="0" w:color="auto"/>
              <w:left w:val="nil"/>
              <w:bottom w:val="single" w:sz="4" w:space="0" w:color="auto"/>
              <w:right w:val="single" w:sz="4" w:space="0" w:color="auto"/>
            </w:tcBorders>
            <w:tcPrChange w:id="257" w:author="dobstbau" w:date="2011-11-14T09:49:00Z">
              <w:tcPr>
                <w:tcW w:w="3960" w:type="dxa"/>
                <w:tcBorders>
                  <w:top w:val="nil"/>
                  <w:left w:val="nil"/>
                  <w:bottom w:val="single" w:sz="4" w:space="0" w:color="auto"/>
                  <w:right w:val="nil"/>
                </w:tcBorders>
              </w:tcPr>
            </w:tcPrChange>
          </w:tcPr>
          <w:p w:rsidR="00831F5C" w:rsidRPr="002C6626" w:rsidRDefault="00B802DF">
            <w:pPr>
              <w:keepNext/>
              <w:bidi w:val="0"/>
              <w:spacing w:after="0" w:line="240" w:lineRule="auto"/>
              <w:jc w:val="left"/>
              <w:rPr>
                <w:rFonts w:ascii="Calibri" w:eastAsia="Times New Roman" w:hAnsi="Calibri" w:cs="Calibri"/>
                <w:color w:val="000000"/>
                <w:sz w:val="18"/>
                <w:szCs w:val="18"/>
                <w:lang w:bidi="he-IL"/>
              </w:rPr>
            </w:pPr>
            <w:ins w:id="258" w:author="dobstbau" w:date="2011-11-15T14:44:00Z">
              <w:r w:rsidRPr="00B460BC">
                <w:rPr>
                  <w:rFonts w:ascii="Calibri" w:eastAsia="Times New Roman" w:hAnsi="Calibri" w:cs="Calibri"/>
                  <w:color w:val="000000"/>
                  <w:sz w:val="18"/>
                  <w:szCs w:val="18"/>
                  <w:lang w:bidi="he-IL"/>
                </w:rPr>
                <w:t>100000000</w:t>
              </w:r>
            </w:ins>
          </w:p>
        </w:tc>
        <w:tc>
          <w:tcPr>
            <w:tcW w:w="3960" w:type="dxa"/>
            <w:tcBorders>
              <w:top w:val="nil"/>
              <w:left w:val="single" w:sz="4" w:space="0" w:color="auto"/>
              <w:bottom w:val="single" w:sz="4" w:space="0" w:color="auto"/>
              <w:right w:val="single" w:sz="4" w:space="0" w:color="auto"/>
            </w:tcBorders>
            <w:shd w:val="clear" w:color="auto" w:fill="auto"/>
            <w:noWrap/>
            <w:vAlign w:val="bottom"/>
            <w:hideMark/>
            <w:tcPrChange w:id="259" w:author="dobstbau" w:date="2011-11-14T09:49:00Z">
              <w:tcPr>
                <w:tcW w:w="3960" w:type="dxa"/>
                <w:tcBorders>
                  <w:top w:val="nil"/>
                  <w:left w:val="nil"/>
                  <w:bottom w:val="single" w:sz="4" w:space="0" w:color="auto"/>
                  <w:right w:val="single" w:sz="4" w:space="0" w:color="auto"/>
                </w:tcBorders>
                <w:shd w:val="clear" w:color="auto" w:fill="auto"/>
                <w:noWrap/>
                <w:vAlign w:val="bottom"/>
                <w:hideMark/>
              </w:tcPr>
            </w:tcPrChange>
          </w:tcPr>
          <w:p w:rsidR="00831F5C" w:rsidRDefault="00831F5C">
            <w:pPr>
              <w:keepNext/>
              <w:bidi w:val="0"/>
              <w:spacing w:after="0" w:line="240" w:lineRule="auto"/>
              <w:jc w:val="left"/>
              <w:rPr>
                <w:rFonts w:ascii="Calibri" w:eastAsia="Times New Roman" w:hAnsi="Calibri" w:cs="Calibri"/>
                <w:color w:val="000000"/>
                <w:sz w:val="18"/>
                <w:szCs w:val="18"/>
                <w:lang w:bidi="he-IL"/>
              </w:rPr>
            </w:pPr>
            <w:r w:rsidRPr="002C6626">
              <w:rPr>
                <w:rFonts w:ascii="Calibri" w:eastAsia="Times New Roman" w:hAnsi="Calibri" w:cs="Calibri"/>
                <w:color w:val="000000"/>
                <w:sz w:val="18"/>
                <w:szCs w:val="18"/>
                <w:lang w:bidi="he-IL"/>
              </w:rPr>
              <w:t>Sys. clock [Hz]</w:t>
            </w:r>
          </w:p>
        </w:tc>
      </w:tr>
    </w:tbl>
    <w:p w:rsidR="008945DB" w:rsidRDefault="002C6626">
      <w:pPr>
        <w:pStyle w:val="Caption"/>
        <w:jc w:val="center"/>
      </w:pPr>
      <w:bookmarkStart w:id="260" w:name="_Toc308546012"/>
      <w:r>
        <w:t xml:space="preserve">Table </w:t>
      </w:r>
      <w:ins w:id="261" w:author="dobstbau" w:date="2011-11-12T22:46:00Z">
        <w:r w:rsidR="00122182">
          <w:fldChar w:fldCharType="begin"/>
        </w:r>
        <w:r w:rsidR="003C51A9">
          <w:instrText xml:space="preserve"> SEQ Table \* ARABIC </w:instrText>
        </w:r>
      </w:ins>
      <w:r w:rsidR="00122182">
        <w:fldChar w:fldCharType="separate"/>
      </w:r>
      <w:ins w:id="262" w:author="dobstbau" w:date="2011-11-12T22:46:00Z">
        <w:r w:rsidR="003C51A9">
          <w:rPr>
            <w:noProof/>
          </w:rPr>
          <w:t>9</w:t>
        </w:r>
        <w:r w:rsidR="00122182">
          <w:fldChar w:fldCharType="end"/>
        </w:r>
      </w:ins>
      <w:del w:id="263"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9</w:delText>
        </w:r>
        <w:r w:rsidR="00122182" w:rsidDel="003C51A9">
          <w:fldChar w:fldCharType="end"/>
        </w:r>
      </w:del>
      <w:r>
        <w:t xml:space="preserve"> - CRC generics</w:t>
      </w:r>
      <w:bookmarkEnd w:id="260"/>
    </w:p>
    <w:p w:rsidR="008945DB" w:rsidRDefault="008945DB">
      <w:pPr>
        <w:bidi w:val="0"/>
        <w:spacing w:after="0"/>
      </w:pPr>
    </w:p>
    <w:p w:rsidR="005B5923" w:rsidRDefault="004465AC" w:rsidP="005876C5">
      <w:pPr>
        <w:bidi w:val="0"/>
        <w:spacing w:after="0"/>
      </w:pPr>
      <w:r>
        <w:rPr>
          <w:b/>
          <w:bCs/>
        </w:rPr>
        <w:t>Message Decoder to Wishbone Master (mdwm)</w:t>
      </w:r>
      <w:r w:rsidR="003B750A">
        <w:rPr>
          <w:b/>
          <w:bCs/>
        </w:rPr>
        <w:t xml:space="preserve"> - </w:t>
      </w:r>
      <w:r>
        <w:t xml:space="preserve">The </w:t>
      </w:r>
      <w:commentRangeStart w:id="264"/>
      <w:commentRangeStart w:id="265"/>
      <w:del w:id="266" w:author="dobstbau" w:date="2011-11-14T07:41:00Z">
        <w:r w:rsidDel="005876C5">
          <w:delText xml:space="preserve">mdwm </w:delText>
        </w:r>
        <w:commentRangeEnd w:id="264"/>
        <w:r w:rsidR="00A31DFE" w:rsidDel="005876C5">
          <w:rPr>
            <w:rStyle w:val="CommentReference"/>
            <w:rtl/>
          </w:rPr>
          <w:commentReference w:id="264"/>
        </w:r>
      </w:del>
      <w:commentRangeEnd w:id="265"/>
      <w:r w:rsidR="005876C5">
        <w:rPr>
          <w:rStyle w:val="CommentReference"/>
        </w:rPr>
        <w:commentReference w:id="265"/>
      </w:r>
      <w:ins w:id="267" w:author="dobstbau" w:date="2011-11-14T07:41:00Z">
        <w:r w:rsidR="005876C5">
          <w:t xml:space="preserve">MDWM </w:t>
        </w:r>
      </w:ins>
      <w:r>
        <w:t xml:space="preserve">operates the rx_path’s wishbone master in order to send the data received to the </w:t>
      </w:r>
      <w:r>
        <w:rPr>
          <w:lang w:bidi="he-IL"/>
        </w:rPr>
        <w:t xml:space="preserve">intended client. It is the wishbone’s </w:t>
      </w:r>
      <w:proofErr w:type="gramStart"/>
      <w:r>
        <w:rPr>
          <w:lang w:bidi="he-IL"/>
        </w:rPr>
        <w:t>masters</w:t>
      </w:r>
      <w:proofErr w:type="gramEnd"/>
      <w:r>
        <w:rPr>
          <w:lang w:bidi="he-IL"/>
        </w:rPr>
        <w:t xml:space="preserve"> director, telling it when to start a trans</w:t>
      </w:r>
      <w:r w:rsidR="003D0299">
        <w:rPr>
          <w:lang w:bidi="he-IL"/>
        </w:rPr>
        <w:t>ition</w:t>
      </w:r>
      <w:r>
        <w:rPr>
          <w:lang w:bidi="he-IL"/>
        </w:rPr>
        <w:t>, and wh</w:t>
      </w:r>
      <w:r w:rsidR="003D0299">
        <w:rPr>
          <w:lang w:bidi="he-IL"/>
        </w:rPr>
        <w:t xml:space="preserve">en to end one and what data would be transferred. </w:t>
      </w:r>
      <w:r>
        <w:rPr>
          <w:lang w:bidi="he-IL"/>
        </w:rPr>
        <w:t xml:space="preserve">The </w:t>
      </w:r>
      <w:r w:rsidR="003D0299">
        <w:rPr>
          <w:lang w:bidi="he-IL"/>
        </w:rPr>
        <w:t>mdwm</w:t>
      </w:r>
      <w:r>
        <w:rPr>
          <w:lang w:bidi="he-IL"/>
        </w:rPr>
        <w:t xml:space="preserve"> is awakened when the mp_done signal is asserted by the mp_dec unit. Then the mdwm reads the </w:t>
      </w:r>
      <w:r>
        <w:t>TYPE, ADDRESS, LENGTH values and directs it to the wishbone master</w:t>
      </w:r>
      <w:r w:rsidR="003D0299">
        <w:t xml:space="preserve">. </w:t>
      </w:r>
      <w:r w:rsidR="00A95A31">
        <w:t xml:space="preserve">After this the unit reads data from the RAM according to the LEN value it has. Every wishbone transaction is ended when ACK_I signal is asserted. </w:t>
      </w:r>
      <w:r w:rsidR="003D0299">
        <w:t>The units operation is according to the following FSM:</w:t>
      </w:r>
    </w:p>
    <w:p w:rsidR="008945DB" w:rsidRDefault="008945DB">
      <w:pPr>
        <w:keepNext/>
        <w:bidi w:val="0"/>
        <w:spacing w:after="0"/>
        <w:jc w:val="center"/>
      </w:pPr>
      <w:r>
        <w:rPr>
          <w:noProof/>
          <w:lang w:bidi="he-IL"/>
        </w:rPr>
        <w:lastRenderedPageBreak/>
        <w:drawing>
          <wp:inline distT="0" distB="0" distL="0" distR="0">
            <wp:extent cx="1780492" cy="3312543"/>
            <wp:effectExtent l="19050" t="0" r="0" b="0"/>
            <wp:docPr id="1" name="Picture 0" descr="MDWM_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WM_FSM.JPG"/>
                    <pic:cNvPicPr/>
                  </pic:nvPicPr>
                  <pic:blipFill>
                    <a:blip r:embed="rId17" cstate="print"/>
                    <a:stretch>
                      <a:fillRect/>
                    </a:stretch>
                  </pic:blipFill>
                  <pic:spPr>
                    <a:xfrm>
                      <a:off x="0" y="0"/>
                      <a:ext cx="1780687" cy="3312906"/>
                    </a:xfrm>
                    <a:prstGeom prst="rect">
                      <a:avLst/>
                    </a:prstGeom>
                  </pic:spPr>
                </pic:pic>
              </a:graphicData>
            </a:graphic>
          </wp:inline>
        </w:drawing>
      </w:r>
    </w:p>
    <w:p w:rsidR="008945DB" w:rsidRDefault="003D0299">
      <w:pPr>
        <w:pStyle w:val="Caption"/>
        <w:jc w:val="center"/>
        <w:rPr>
          <w:lang w:bidi="he-IL"/>
        </w:rPr>
      </w:pPr>
      <w:bookmarkStart w:id="268" w:name="_Toc308632025"/>
      <w:r>
        <w:t xml:space="preserve">Figure </w:t>
      </w:r>
      <w:r w:rsidR="00122182">
        <w:fldChar w:fldCharType="begin"/>
      </w:r>
      <w:r>
        <w:instrText xml:space="preserve"> SEQ Figure \* ARABIC </w:instrText>
      </w:r>
      <w:r w:rsidR="00122182">
        <w:fldChar w:fldCharType="separate"/>
      </w:r>
      <w:r w:rsidR="0043004A">
        <w:rPr>
          <w:noProof/>
        </w:rPr>
        <w:t>3</w:t>
      </w:r>
      <w:r w:rsidR="00122182">
        <w:fldChar w:fldCharType="end"/>
      </w:r>
      <w:r>
        <w:t xml:space="preserve"> - MDWM FSM</w:t>
      </w:r>
      <w:bookmarkEnd w:id="268"/>
    </w:p>
    <w:tbl>
      <w:tblPr>
        <w:tblW w:w="9860" w:type="dxa"/>
        <w:tblInd w:w="98" w:type="dxa"/>
        <w:tblLook w:val="04A0"/>
      </w:tblPr>
      <w:tblGrid>
        <w:gridCol w:w="1720"/>
        <w:gridCol w:w="960"/>
        <w:gridCol w:w="2180"/>
        <w:gridCol w:w="5000"/>
      </w:tblGrid>
      <w:tr w:rsidR="008C66E3" w:rsidRPr="008C66E3" w:rsidTr="008C66E3">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C66E3" w:rsidRPr="008C66E3" w:rsidRDefault="008C66E3" w:rsidP="008C66E3">
            <w:pPr>
              <w:bidi w:val="0"/>
              <w:spacing w:after="0" w:line="240" w:lineRule="auto"/>
              <w:jc w:val="center"/>
              <w:rPr>
                <w:rFonts w:ascii="Calibri" w:eastAsia="Times New Roman" w:hAnsi="Calibri" w:cs="Calibri"/>
                <w:b/>
                <w:bCs/>
                <w:color w:val="000000"/>
                <w:sz w:val="18"/>
                <w:szCs w:val="18"/>
                <w:lang w:bidi="he-IL"/>
              </w:rPr>
            </w:pPr>
            <w:r w:rsidRPr="008C66E3">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C66E3" w:rsidRPr="008C66E3" w:rsidRDefault="008C66E3" w:rsidP="008C66E3">
            <w:pPr>
              <w:bidi w:val="0"/>
              <w:spacing w:after="0" w:line="240" w:lineRule="auto"/>
              <w:jc w:val="center"/>
              <w:rPr>
                <w:rFonts w:ascii="Calibri" w:eastAsia="Times New Roman" w:hAnsi="Calibri" w:cs="Calibri"/>
                <w:b/>
                <w:bCs/>
                <w:color w:val="000000"/>
                <w:sz w:val="18"/>
                <w:szCs w:val="18"/>
                <w:lang w:bidi="he-IL"/>
              </w:rPr>
            </w:pPr>
            <w:r w:rsidRPr="008C66E3">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8C66E3" w:rsidRPr="008C66E3" w:rsidRDefault="008C66E3" w:rsidP="008C66E3">
            <w:pPr>
              <w:bidi w:val="0"/>
              <w:spacing w:after="0" w:line="240" w:lineRule="auto"/>
              <w:jc w:val="center"/>
              <w:rPr>
                <w:rFonts w:ascii="Calibri" w:eastAsia="Times New Roman" w:hAnsi="Calibri" w:cs="Calibri"/>
                <w:b/>
                <w:bCs/>
                <w:color w:val="000000"/>
                <w:sz w:val="18"/>
                <w:szCs w:val="18"/>
                <w:lang w:bidi="he-IL"/>
              </w:rPr>
            </w:pPr>
            <w:r w:rsidRPr="008C66E3">
              <w:rPr>
                <w:rFonts w:ascii="Calibri" w:eastAsia="Times New Roman" w:hAnsi="Calibri" w:cs="Calibri"/>
                <w:b/>
                <w:bCs/>
                <w:color w:val="000000"/>
                <w:sz w:val="18"/>
                <w:szCs w:val="18"/>
                <w:lang w:bidi="he-IL"/>
              </w:rPr>
              <w:t>width (bits)</w:t>
            </w:r>
          </w:p>
        </w:tc>
        <w:tc>
          <w:tcPr>
            <w:tcW w:w="5000" w:type="dxa"/>
            <w:tcBorders>
              <w:top w:val="single" w:sz="4" w:space="0" w:color="auto"/>
              <w:left w:val="nil"/>
              <w:bottom w:val="single" w:sz="4" w:space="0" w:color="auto"/>
              <w:right w:val="single" w:sz="4" w:space="0" w:color="auto"/>
            </w:tcBorders>
            <w:shd w:val="clear" w:color="000000" w:fill="FFFF00"/>
            <w:vAlign w:val="bottom"/>
            <w:hideMark/>
          </w:tcPr>
          <w:p w:rsidR="008C66E3" w:rsidRPr="008C66E3" w:rsidRDefault="008C66E3" w:rsidP="008C66E3">
            <w:pPr>
              <w:bidi w:val="0"/>
              <w:spacing w:after="0" w:line="240" w:lineRule="auto"/>
              <w:jc w:val="center"/>
              <w:rPr>
                <w:rFonts w:ascii="Calibri" w:eastAsia="Times New Roman" w:hAnsi="Calibri" w:cs="Calibri"/>
                <w:b/>
                <w:bCs/>
                <w:color w:val="000000"/>
                <w:sz w:val="18"/>
                <w:szCs w:val="18"/>
                <w:lang w:bidi="he-IL"/>
              </w:rPr>
            </w:pPr>
            <w:r w:rsidRPr="008C66E3">
              <w:rPr>
                <w:rFonts w:ascii="Calibri" w:eastAsia="Times New Roman" w:hAnsi="Calibri" w:cs="Calibri"/>
                <w:b/>
                <w:bCs/>
                <w:color w:val="000000"/>
                <w:sz w:val="18"/>
                <w:szCs w:val="18"/>
                <w:lang w:bidi="he-IL"/>
              </w:rPr>
              <w:t>description</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clock</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reset</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mp_done</w:t>
            </w:r>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 xml:space="preserve">Message Pack Decoder is done when '1' is </w:t>
            </w:r>
            <w:proofErr w:type="spellStart"/>
            <w:r w:rsidRPr="008C66E3">
              <w:rPr>
                <w:rFonts w:ascii="Calibri" w:eastAsia="Times New Roman" w:hAnsi="Calibri" w:cs="Calibri"/>
                <w:color w:val="000000"/>
                <w:sz w:val="18"/>
                <w:szCs w:val="18"/>
                <w:lang w:bidi="he-IL"/>
              </w:rPr>
              <w:t>recieved</w:t>
            </w:r>
            <w:proofErr w:type="spellEnd"/>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type_in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type_d_g</w:t>
            </w:r>
            <w:proofErr w:type="spellEnd"/>
            <w:r w:rsidRPr="008C66E3">
              <w:rPr>
                <w:rFonts w:ascii="Calibri" w:eastAsia="Times New Roman" w:hAnsi="Calibri" w:cs="Calibri"/>
                <w:color w:val="000000"/>
                <w:sz w:val="18"/>
                <w:szCs w:val="18"/>
                <w:lang w:bidi="he-IL"/>
              </w:rPr>
              <w:t xml:space="preserve"> * </w:t>
            </w: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type is the client which the data is directed to</w:t>
            </w:r>
          </w:p>
        </w:tc>
      </w:tr>
      <w:tr w:rsidR="008C66E3" w:rsidRPr="008C66E3" w:rsidTr="008C66E3">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addr_in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 </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addr_d_g</w:t>
            </w:r>
            <w:proofErr w:type="spellEnd"/>
            <w:r w:rsidRPr="008C66E3">
              <w:rPr>
                <w:rFonts w:ascii="Calibri" w:eastAsia="Times New Roman" w:hAnsi="Calibri" w:cs="Calibri"/>
                <w:color w:val="000000"/>
                <w:sz w:val="18"/>
                <w:szCs w:val="18"/>
                <w:lang w:bidi="he-IL"/>
              </w:rPr>
              <w:t xml:space="preserve"> * </w:t>
            </w: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the address in the client that the information will be written to</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len_in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len_d_g</w:t>
            </w:r>
            <w:proofErr w:type="spellEnd"/>
            <w:r w:rsidRPr="008C66E3">
              <w:rPr>
                <w:rFonts w:ascii="Calibri" w:eastAsia="Times New Roman" w:hAnsi="Calibri" w:cs="Calibri"/>
                <w:color w:val="000000"/>
                <w:sz w:val="18"/>
                <w:szCs w:val="18"/>
                <w:lang w:bidi="he-IL"/>
              </w:rPr>
              <w:t xml:space="preserve"> * </w:t>
            </w: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length of the data (in words)</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valid_RAM_data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 xml:space="preserve">'1' is </w:t>
            </w:r>
            <w:proofErr w:type="spellStart"/>
            <w:r w:rsidRPr="008C66E3">
              <w:rPr>
                <w:rFonts w:ascii="Calibri" w:eastAsia="Times New Roman" w:hAnsi="Calibri" w:cs="Calibri"/>
                <w:color w:val="000000"/>
                <w:sz w:val="18"/>
                <w:szCs w:val="18"/>
                <w:lang w:bidi="he-IL"/>
              </w:rPr>
              <w:t>recieved</w:t>
            </w:r>
            <w:proofErr w:type="spellEnd"/>
            <w:r w:rsidRPr="008C66E3">
              <w:rPr>
                <w:rFonts w:ascii="Calibri" w:eastAsia="Times New Roman" w:hAnsi="Calibri" w:cs="Calibri"/>
                <w:color w:val="000000"/>
                <w:sz w:val="18"/>
                <w:szCs w:val="18"/>
                <w:lang w:bidi="he-IL"/>
              </w:rPr>
              <w:t xml:space="preserve"> when the data from RAM is valid</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RAM_data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 xml:space="preserve">data </w:t>
            </w:r>
            <w:proofErr w:type="spellStart"/>
            <w:r w:rsidRPr="008C66E3">
              <w:rPr>
                <w:rFonts w:ascii="Calibri" w:eastAsia="Times New Roman" w:hAnsi="Calibri" w:cs="Calibri"/>
                <w:color w:val="000000"/>
                <w:sz w:val="18"/>
                <w:szCs w:val="18"/>
                <w:lang w:bidi="he-IL"/>
              </w:rPr>
              <w:t>recieved</w:t>
            </w:r>
            <w:proofErr w:type="spellEnd"/>
            <w:r w:rsidRPr="008C66E3">
              <w:rPr>
                <w:rFonts w:ascii="Calibri" w:eastAsia="Times New Roman" w:hAnsi="Calibri" w:cs="Calibri"/>
                <w:color w:val="000000"/>
                <w:sz w:val="18"/>
                <w:szCs w:val="18"/>
                <w:lang w:bidi="he-IL"/>
              </w:rPr>
              <w:t xml:space="preserve"> from RAM</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valid_RAM_address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 is when mdwm requests to read from RAM</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RAM_address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address in RAM to be read</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data word that will be written to Wishbone client</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valid_data_out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data word is valid</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wr_en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 for write request, '0' for read request</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transmit</w:t>
            </w:r>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 xml:space="preserve">'1' for wishbone bus </w:t>
            </w:r>
            <w:proofErr w:type="spellStart"/>
            <w:r w:rsidRPr="008C66E3">
              <w:rPr>
                <w:rFonts w:ascii="Calibri" w:eastAsia="Times New Roman" w:hAnsi="Calibri" w:cs="Calibri"/>
                <w:color w:val="000000"/>
                <w:sz w:val="18"/>
                <w:szCs w:val="18"/>
                <w:lang w:bidi="he-IL"/>
              </w:rPr>
              <w:t>transmition</w:t>
            </w:r>
            <w:proofErr w:type="spellEnd"/>
            <w:r w:rsidRPr="008C66E3">
              <w:rPr>
                <w:rFonts w:ascii="Calibri" w:eastAsia="Times New Roman" w:hAnsi="Calibri" w:cs="Calibri"/>
                <w:color w:val="000000"/>
                <w:sz w:val="18"/>
                <w:szCs w:val="18"/>
                <w:lang w:bidi="he-IL"/>
              </w:rPr>
              <w:t xml:space="preserve"> request</w:t>
            </w:r>
          </w:p>
        </w:tc>
      </w:tr>
      <w:tr w:rsidR="008C66E3" w:rsidRPr="008C66E3" w:rsidTr="008C66E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type_out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type_d_g</w:t>
            </w:r>
            <w:proofErr w:type="spellEnd"/>
            <w:r w:rsidRPr="008C66E3">
              <w:rPr>
                <w:rFonts w:ascii="Calibri" w:eastAsia="Times New Roman" w:hAnsi="Calibri" w:cs="Calibri"/>
                <w:color w:val="000000"/>
                <w:sz w:val="18"/>
                <w:szCs w:val="18"/>
                <w:lang w:bidi="he-IL"/>
              </w:rPr>
              <w:t xml:space="preserve"> * </w:t>
            </w: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type is the client which the data is directed to</w:t>
            </w:r>
          </w:p>
        </w:tc>
      </w:tr>
      <w:tr w:rsidR="008C66E3" w:rsidRPr="008C66E3" w:rsidTr="008C66E3">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addr_out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addr_d_g</w:t>
            </w:r>
            <w:proofErr w:type="spellEnd"/>
            <w:r w:rsidRPr="008C66E3">
              <w:rPr>
                <w:rFonts w:ascii="Calibri" w:eastAsia="Times New Roman" w:hAnsi="Calibri" w:cs="Calibri"/>
                <w:color w:val="000000"/>
                <w:sz w:val="18"/>
                <w:szCs w:val="18"/>
                <w:lang w:bidi="he-IL"/>
              </w:rPr>
              <w:t xml:space="preserve"> * </w:t>
            </w: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the address in the client that the information will be written to</w:t>
            </w:r>
          </w:p>
        </w:tc>
      </w:tr>
      <w:tr w:rsidR="008C66E3" w:rsidRPr="008C66E3" w:rsidTr="008C66E3">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len_out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len_d_g</w:t>
            </w:r>
            <w:proofErr w:type="spellEnd"/>
            <w:r w:rsidRPr="008C66E3">
              <w:rPr>
                <w:rFonts w:ascii="Calibri" w:eastAsia="Times New Roman" w:hAnsi="Calibri" w:cs="Calibri"/>
                <w:color w:val="000000"/>
                <w:sz w:val="18"/>
                <w:szCs w:val="18"/>
                <w:lang w:bidi="he-IL"/>
              </w:rPr>
              <w:t xml:space="preserve"> * </w:t>
            </w:r>
            <w:proofErr w:type="spellStart"/>
            <w:r w:rsidRPr="008C66E3">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length of the data (in words)</w:t>
            </w:r>
          </w:p>
        </w:tc>
      </w:tr>
      <w:tr w:rsidR="008C66E3" w:rsidRPr="008C66E3" w:rsidTr="008C66E3">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ack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left"/>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C66E3" w:rsidRPr="008C66E3" w:rsidRDefault="008C66E3" w:rsidP="008C66E3">
            <w:pPr>
              <w:bidi w:val="0"/>
              <w:spacing w:after="0" w:line="240" w:lineRule="auto"/>
              <w:jc w:val="center"/>
              <w:rPr>
                <w:rFonts w:ascii="Calibri" w:eastAsia="Times New Roman" w:hAnsi="Calibri" w:cs="Calibri"/>
                <w:color w:val="000000"/>
                <w:sz w:val="18"/>
                <w:szCs w:val="18"/>
                <w:lang w:bidi="he-IL"/>
              </w:rPr>
            </w:pPr>
            <w:r w:rsidRPr="008C66E3">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945DB" w:rsidRDefault="008C66E3">
            <w:pPr>
              <w:keepNext/>
              <w:bidi w:val="0"/>
              <w:spacing w:after="0" w:line="240" w:lineRule="auto"/>
              <w:jc w:val="left"/>
              <w:rPr>
                <w:rFonts w:ascii="Calibri" w:eastAsia="Times New Roman" w:hAnsi="Calibri" w:cs="Calibri"/>
                <w:color w:val="000000"/>
                <w:sz w:val="18"/>
                <w:szCs w:val="18"/>
                <w:lang w:bidi="he-IL"/>
              </w:rPr>
            </w:pPr>
            <w:proofErr w:type="spellStart"/>
            <w:r w:rsidRPr="008C66E3">
              <w:rPr>
                <w:rFonts w:ascii="Calibri" w:eastAsia="Times New Roman" w:hAnsi="Calibri" w:cs="Calibri"/>
                <w:color w:val="000000"/>
                <w:sz w:val="18"/>
                <w:szCs w:val="18"/>
                <w:lang w:bidi="he-IL"/>
              </w:rPr>
              <w:t>ack</w:t>
            </w:r>
            <w:proofErr w:type="spellEnd"/>
            <w:r w:rsidRPr="008C66E3">
              <w:rPr>
                <w:rFonts w:ascii="Calibri" w:eastAsia="Times New Roman" w:hAnsi="Calibri" w:cs="Calibri"/>
                <w:color w:val="000000"/>
                <w:sz w:val="18"/>
                <w:szCs w:val="18"/>
                <w:lang w:bidi="he-IL"/>
              </w:rPr>
              <w:t xml:space="preserve"> is </w:t>
            </w:r>
            <w:proofErr w:type="spellStart"/>
            <w:r w:rsidRPr="008C66E3">
              <w:rPr>
                <w:rFonts w:ascii="Calibri" w:eastAsia="Times New Roman" w:hAnsi="Calibri" w:cs="Calibri"/>
                <w:color w:val="000000"/>
                <w:sz w:val="18"/>
                <w:szCs w:val="18"/>
                <w:lang w:bidi="he-IL"/>
              </w:rPr>
              <w:t>recieved</w:t>
            </w:r>
            <w:proofErr w:type="spellEnd"/>
            <w:r w:rsidRPr="008C66E3">
              <w:rPr>
                <w:rFonts w:ascii="Calibri" w:eastAsia="Times New Roman" w:hAnsi="Calibri" w:cs="Calibri"/>
                <w:color w:val="000000"/>
                <w:sz w:val="18"/>
                <w:szCs w:val="18"/>
                <w:lang w:bidi="he-IL"/>
              </w:rPr>
              <w:t xml:space="preserve"> from wishbone master when a </w:t>
            </w:r>
            <w:proofErr w:type="spellStart"/>
            <w:r w:rsidRPr="008C66E3">
              <w:rPr>
                <w:rFonts w:ascii="Calibri" w:eastAsia="Times New Roman" w:hAnsi="Calibri" w:cs="Calibri"/>
                <w:color w:val="000000"/>
                <w:sz w:val="18"/>
                <w:szCs w:val="18"/>
                <w:lang w:bidi="he-IL"/>
              </w:rPr>
              <w:t>successfull</w:t>
            </w:r>
            <w:proofErr w:type="spellEnd"/>
            <w:r w:rsidRPr="008C66E3">
              <w:rPr>
                <w:rFonts w:ascii="Calibri" w:eastAsia="Times New Roman" w:hAnsi="Calibri" w:cs="Calibri"/>
                <w:color w:val="000000"/>
                <w:sz w:val="18"/>
                <w:szCs w:val="18"/>
                <w:lang w:bidi="he-IL"/>
              </w:rPr>
              <w:t xml:space="preserve"> transaction ends</w:t>
            </w:r>
          </w:p>
        </w:tc>
      </w:tr>
    </w:tbl>
    <w:p w:rsidR="008945DB" w:rsidRDefault="0072029C">
      <w:pPr>
        <w:pStyle w:val="Caption"/>
        <w:jc w:val="center"/>
      </w:pPr>
      <w:bookmarkStart w:id="269" w:name="_Toc308546013"/>
      <w:r>
        <w:t xml:space="preserve">Table </w:t>
      </w:r>
      <w:ins w:id="270" w:author="dobstbau" w:date="2011-11-12T22:46:00Z">
        <w:r w:rsidR="00122182">
          <w:fldChar w:fldCharType="begin"/>
        </w:r>
        <w:r w:rsidR="003C51A9">
          <w:instrText xml:space="preserve"> SEQ Table \* ARABIC </w:instrText>
        </w:r>
      </w:ins>
      <w:r w:rsidR="00122182">
        <w:fldChar w:fldCharType="separate"/>
      </w:r>
      <w:ins w:id="271" w:author="dobstbau" w:date="2011-11-12T22:46:00Z">
        <w:r w:rsidR="003C51A9">
          <w:rPr>
            <w:noProof/>
          </w:rPr>
          <w:t>10</w:t>
        </w:r>
        <w:r w:rsidR="00122182">
          <w:fldChar w:fldCharType="end"/>
        </w:r>
      </w:ins>
      <w:del w:id="272"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10</w:delText>
        </w:r>
        <w:r w:rsidR="00122182" w:rsidDel="003C51A9">
          <w:fldChar w:fldCharType="end"/>
        </w:r>
      </w:del>
      <w:r>
        <w:t xml:space="preserve"> - MDWM interface</w:t>
      </w:r>
      <w:bookmarkEnd w:id="269"/>
    </w:p>
    <w:tbl>
      <w:tblPr>
        <w:tblW w:w="8920" w:type="dxa"/>
        <w:tblInd w:w="98" w:type="dxa"/>
        <w:tblLook w:val="04A0"/>
        <w:tblPrChange w:id="273" w:author="dobstbau" w:date="2011-11-14T09:50:00Z">
          <w:tblPr>
            <w:tblW w:w="7030" w:type="dxa"/>
            <w:tblInd w:w="98" w:type="dxa"/>
            <w:tblLook w:val="04A0"/>
          </w:tblPr>
        </w:tblPrChange>
      </w:tblPr>
      <w:tblGrid>
        <w:gridCol w:w="1450"/>
        <w:gridCol w:w="1260"/>
        <w:gridCol w:w="2160"/>
        <w:gridCol w:w="4050"/>
        <w:tblGridChange w:id="274">
          <w:tblGrid>
            <w:gridCol w:w="1450"/>
            <w:gridCol w:w="1260"/>
            <w:gridCol w:w="4320"/>
            <w:gridCol w:w="4320"/>
          </w:tblGrid>
        </w:tblGridChange>
      </w:tblGrid>
      <w:tr w:rsidR="00831F5C" w:rsidRPr="0072029C" w:rsidTr="00831F5C">
        <w:trPr>
          <w:trHeight w:val="240"/>
          <w:trPrChange w:id="275" w:author="dobstbau" w:date="2011-11-14T09:50:00Z">
            <w:trPr>
              <w:trHeight w:val="240"/>
            </w:trPr>
          </w:trPrChange>
        </w:trPr>
        <w:tc>
          <w:tcPr>
            <w:tcW w:w="145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276" w:author="dobstbau" w:date="2011-11-14T09:50:00Z">
              <w:tcPr>
                <w:tcW w:w="145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b/>
                <w:bCs/>
                <w:color w:val="000000"/>
                <w:sz w:val="18"/>
                <w:szCs w:val="18"/>
                <w:lang w:bidi="he-IL"/>
              </w:rPr>
            </w:pPr>
            <w:r w:rsidRPr="0072029C">
              <w:rPr>
                <w:rFonts w:ascii="Calibri" w:eastAsia="Times New Roman" w:hAnsi="Calibri" w:cs="Calibri"/>
                <w:b/>
                <w:bCs/>
                <w:color w:val="000000"/>
                <w:sz w:val="18"/>
                <w:szCs w:val="18"/>
                <w:lang w:bidi="he-IL"/>
              </w:rPr>
              <w:t>generic name</w:t>
            </w:r>
          </w:p>
        </w:tc>
        <w:tc>
          <w:tcPr>
            <w:tcW w:w="1260" w:type="dxa"/>
            <w:tcBorders>
              <w:top w:val="single" w:sz="4" w:space="0" w:color="auto"/>
              <w:left w:val="nil"/>
              <w:bottom w:val="single" w:sz="4" w:space="0" w:color="auto"/>
              <w:right w:val="single" w:sz="4" w:space="0" w:color="auto"/>
            </w:tcBorders>
            <w:shd w:val="clear" w:color="000000" w:fill="00B0F0"/>
            <w:noWrap/>
            <w:vAlign w:val="bottom"/>
            <w:hideMark/>
            <w:tcPrChange w:id="277" w:author="dobstbau" w:date="2011-11-14T09:50:00Z">
              <w:tcPr>
                <w:tcW w:w="126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72029C" w:rsidRDefault="00831F5C" w:rsidP="0072029C">
            <w:pPr>
              <w:bidi w:val="0"/>
              <w:spacing w:after="0" w:line="240" w:lineRule="auto"/>
              <w:jc w:val="center"/>
              <w:rPr>
                <w:rFonts w:ascii="Calibri" w:eastAsia="Times New Roman" w:hAnsi="Calibri" w:cs="Calibri"/>
                <w:b/>
                <w:bCs/>
                <w:color w:val="000000"/>
                <w:sz w:val="18"/>
                <w:szCs w:val="18"/>
                <w:lang w:bidi="he-IL"/>
              </w:rPr>
            </w:pPr>
            <w:r w:rsidRPr="0072029C">
              <w:rPr>
                <w:rFonts w:ascii="Calibri" w:eastAsia="Times New Roman" w:hAnsi="Calibri" w:cs="Calibri"/>
                <w:b/>
                <w:bCs/>
                <w:color w:val="000000"/>
                <w:sz w:val="18"/>
                <w:szCs w:val="18"/>
                <w:lang w:bidi="he-IL"/>
              </w:rPr>
              <w:t>type</w:t>
            </w:r>
          </w:p>
        </w:tc>
        <w:tc>
          <w:tcPr>
            <w:tcW w:w="2160" w:type="dxa"/>
            <w:tcBorders>
              <w:top w:val="single" w:sz="4" w:space="0" w:color="auto"/>
              <w:left w:val="nil"/>
              <w:bottom w:val="single" w:sz="4" w:space="0" w:color="auto"/>
              <w:right w:val="single" w:sz="4" w:space="0" w:color="auto"/>
            </w:tcBorders>
            <w:shd w:val="clear" w:color="000000" w:fill="00B0F0"/>
            <w:tcPrChange w:id="278" w:author="dobstbau" w:date="2011-11-14T09:50:00Z">
              <w:tcPr>
                <w:tcW w:w="4320" w:type="dxa"/>
                <w:tcBorders>
                  <w:top w:val="single" w:sz="4" w:space="0" w:color="auto"/>
                  <w:left w:val="nil"/>
                  <w:bottom w:val="single" w:sz="4" w:space="0" w:color="auto"/>
                  <w:right w:val="nil"/>
                </w:tcBorders>
                <w:shd w:val="clear" w:color="000000" w:fill="00B0F0"/>
              </w:tcPr>
            </w:tcPrChange>
          </w:tcPr>
          <w:p w:rsidR="00831F5C" w:rsidRPr="0072029C" w:rsidRDefault="00831F5C" w:rsidP="0072029C">
            <w:pPr>
              <w:bidi w:val="0"/>
              <w:spacing w:after="0" w:line="240" w:lineRule="auto"/>
              <w:jc w:val="center"/>
              <w:rPr>
                <w:rFonts w:ascii="Calibri" w:eastAsia="Times New Roman" w:hAnsi="Calibri" w:cs="Calibri"/>
                <w:b/>
                <w:bCs/>
                <w:color w:val="000000"/>
                <w:sz w:val="18"/>
                <w:szCs w:val="18"/>
                <w:lang w:bidi="he-IL"/>
              </w:rPr>
            </w:pPr>
            <w:ins w:id="279" w:author="dobstbau" w:date="2011-11-14T09:50:00Z">
              <w:r>
                <w:rPr>
                  <w:rFonts w:ascii="Calibri" w:eastAsia="Times New Roman" w:hAnsi="Calibri" w:cs="Calibri"/>
                  <w:b/>
                  <w:bCs/>
                  <w:color w:val="000000"/>
                  <w:sz w:val="18"/>
                  <w:szCs w:val="18"/>
                  <w:lang w:bidi="he-IL"/>
                </w:rPr>
                <w:t>Default value</w:t>
              </w:r>
            </w:ins>
          </w:p>
        </w:tc>
        <w:tc>
          <w:tcPr>
            <w:tcW w:w="4050"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280" w:author="dobstbau" w:date="2011-11-14T09:50:00Z">
              <w:tcPr>
                <w:tcW w:w="4320" w:type="dxa"/>
                <w:tcBorders>
                  <w:top w:val="single" w:sz="4" w:space="0" w:color="auto"/>
                  <w:left w:val="nil"/>
                  <w:bottom w:val="single" w:sz="4" w:space="0" w:color="auto"/>
                  <w:right w:val="single" w:sz="4" w:space="0" w:color="auto"/>
                </w:tcBorders>
                <w:shd w:val="clear" w:color="000000" w:fill="00B0F0"/>
                <w:vAlign w:val="bottom"/>
                <w:hideMark/>
              </w:tcPr>
            </w:tcPrChange>
          </w:tcPr>
          <w:p w:rsidR="00831F5C" w:rsidRPr="0072029C" w:rsidRDefault="00831F5C" w:rsidP="0072029C">
            <w:pPr>
              <w:bidi w:val="0"/>
              <w:spacing w:after="0" w:line="240" w:lineRule="auto"/>
              <w:jc w:val="center"/>
              <w:rPr>
                <w:rFonts w:ascii="Calibri" w:eastAsia="Times New Roman" w:hAnsi="Calibri" w:cs="Calibri"/>
                <w:b/>
                <w:bCs/>
                <w:color w:val="000000"/>
                <w:sz w:val="18"/>
                <w:szCs w:val="18"/>
                <w:lang w:bidi="he-IL"/>
              </w:rPr>
            </w:pPr>
            <w:r w:rsidRPr="0072029C">
              <w:rPr>
                <w:rFonts w:ascii="Calibri" w:eastAsia="Times New Roman" w:hAnsi="Calibri" w:cs="Calibri"/>
                <w:b/>
                <w:bCs/>
                <w:color w:val="000000"/>
                <w:sz w:val="18"/>
                <w:szCs w:val="18"/>
                <w:lang w:bidi="he-IL"/>
              </w:rPr>
              <w:t>description</w:t>
            </w:r>
          </w:p>
        </w:tc>
      </w:tr>
      <w:tr w:rsidR="00831F5C" w:rsidRPr="0072029C" w:rsidTr="00831F5C">
        <w:trPr>
          <w:trHeight w:val="240"/>
          <w:trPrChange w:id="281"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282"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t>reset_polarity_g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Change w:id="283"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t>std_logic</w:t>
            </w:r>
            <w:proofErr w:type="spellEnd"/>
          </w:p>
        </w:tc>
        <w:tc>
          <w:tcPr>
            <w:tcW w:w="2160" w:type="dxa"/>
            <w:tcBorders>
              <w:top w:val="single" w:sz="4" w:space="0" w:color="auto"/>
              <w:left w:val="nil"/>
              <w:bottom w:val="single" w:sz="4" w:space="0" w:color="auto"/>
              <w:right w:val="single" w:sz="4" w:space="0" w:color="auto"/>
            </w:tcBorders>
            <w:tcPrChange w:id="284" w:author="dobstbau" w:date="2011-11-14T09:50:00Z">
              <w:tcPr>
                <w:tcW w:w="4320" w:type="dxa"/>
                <w:tcBorders>
                  <w:top w:val="nil"/>
                  <w:left w:val="nil"/>
                  <w:bottom w:val="single" w:sz="4" w:space="0" w:color="auto"/>
                  <w:right w:val="nil"/>
                </w:tcBorders>
              </w:tcPr>
            </w:tcPrChange>
          </w:tcPr>
          <w:p w:rsidR="00831F5C" w:rsidRPr="0072029C" w:rsidRDefault="008D02AA" w:rsidP="0072029C">
            <w:pPr>
              <w:bidi w:val="0"/>
              <w:spacing w:after="0" w:line="240" w:lineRule="auto"/>
              <w:jc w:val="left"/>
              <w:rPr>
                <w:rFonts w:ascii="Calibri" w:eastAsia="Times New Roman" w:hAnsi="Calibri" w:cs="Calibri"/>
                <w:color w:val="000000"/>
                <w:sz w:val="18"/>
                <w:szCs w:val="18"/>
                <w:lang w:bidi="he-IL"/>
              </w:rPr>
            </w:pPr>
            <w:ins w:id="285" w:author="dobstbau" w:date="2011-11-15T14:44:00Z">
              <w:r>
                <w:rPr>
                  <w:rFonts w:ascii="Calibri" w:eastAsia="Times New Roman" w:hAnsi="Calibri" w:cs="Calibri"/>
                  <w:color w:val="000000"/>
                  <w:sz w:val="18"/>
                  <w:szCs w:val="18"/>
                  <w:lang w:bidi="he-IL"/>
                </w:rPr>
                <w:t>1</w:t>
              </w:r>
            </w:ins>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286"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'0' = Active Low, '1' = Active High</w:t>
            </w:r>
          </w:p>
        </w:tc>
      </w:tr>
      <w:tr w:rsidR="00831F5C" w:rsidRPr="0072029C" w:rsidTr="00831F5C">
        <w:trPr>
          <w:trHeight w:val="240"/>
          <w:trPrChange w:id="287"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288"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t>data_width_g</w:t>
            </w:r>
            <w:proofErr w:type="spellEnd"/>
            <w:r w:rsidRPr="0072029C">
              <w:rPr>
                <w:rFonts w:ascii="Calibri" w:eastAsia="Times New Roman" w:hAnsi="Calibri" w:cs="Calibri"/>
                <w:color w:val="000000"/>
                <w:sz w:val="18"/>
                <w:szCs w:val="18"/>
                <w:lang w:bidi="he-IL"/>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Change w:id="289"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natural</w:t>
            </w:r>
          </w:p>
        </w:tc>
        <w:tc>
          <w:tcPr>
            <w:tcW w:w="2160" w:type="dxa"/>
            <w:tcBorders>
              <w:top w:val="single" w:sz="4" w:space="0" w:color="auto"/>
              <w:left w:val="nil"/>
              <w:bottom w:val="single" w:sz="4" w:space="0" w:color="auto"/>
              <w:right w:val="single" w:sz="4" w:space="0" w:color="auto"/>
            </w:tcBorders>
            <w:tcPrChange w:id="290" w:author="dobstbau" w:date="2011-11-14T09:50:00Z">
              <w:tcPr>
                <w:tcW w:w="4320" w:type="dxa"/>
                <w:tcBorders>
                  <w:top w:val="nil"/>
                  <w:left w:val="nil"/>
                  <w:bottom w:val="single" w:sz="4" w:space="0" w:color="auto"/>
                  <w:right w:val="nil"/>
                </w:tcBorders>
              </w:tcPr>
            </w:tcPrChange>
          </w:tcPr>
          <w:p w:rsidR="00831F5C" w:rsidRPr="0072029C" w:rsidRDefault="008D02AA" w:rsidP="0072029C">
            <w:pPr>
              <w:bidi w:val="0"/>
              <w:spacing w:after="0" w:line="240" w:lineRule="auto"/>
              <w:jc w:val="left"/>
              <w:rPr>
                <w:rFonts w:ascii="Calibri" w:eastAsia="Times New Roman" w:hAnsi="Calibri" w:cs="Calibri"/>
                <w:color w:val="000000"/>
                <w:sz w:val="18"/>
                <w:szCs w:val="18"/>
                <w:lang w:bidi="he-IL"/>
              </w:rPr>
            </w:pPr>
            <w:ins w:id="291" w:author="dobstbau" w:date="2011-11-15T14:44:00Z">
              <w:r>
                <w:rPr>
                  <w:rFonts w:ascii="Calibri" w:eastAsia="Times New Roman" w:hAnsi="Calibri" w:cs="Calibri"/>
                  <w:color w:val="000000"/>
                  <w:sz w:val="18"/>
                  <w:szCs w:val="18"/>
                  <w:lang w:bidi="he-IL"/>
                </w:rPr>
                <w:t>8</w:t>
              </w:r>
            </w:ins>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292"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defines the width of the data lines of the system</w:t>
            </w:r>
          </w:p>
        </w:tc>
      </w:tr>
      <w:tr w:rsidR="00831F5C" w:rsidRPr="0072029C" w:rsidTr="00831F5C">
        <w:trPr>
          <w:trHeight w:val="240"/>
          <w:trPrChange w:id="293"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294"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t>clkrate_g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Change w:id="295"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positive</w:t>
            </w:r>
          </w:p>
        </w:tc>
        <w:tc>
          <w:tcPr>
            <w:tcW w:w="2160" w:type="dxa"/>
            <w:tcBorders>
              <w:top w:val="single" w:sz="4" w:space="0" w:color="auto"/>
              <w:left w:val="nil"/>
              <w:bottom w:val="single" w:sz="4" w:space="0" w:color="auto"/>
              <w:right w:val="single" w:sz="4" w:space="0" w:color="auto"/>
            </w:tcBorders>
            <w:tcPrChange w:id="296" w:author="dobstbau" w:date="2011-11-14T09:50:00Z">
              <w:tcPr>
                <w:tcW w:w="4320" w:type="dxa"/>
                <w:tcBorders>
                  <w:top w:val="nil"/>
                  <w:left w:val="nil"/>
                  <w:bottom w:val="single" w:sz="4" w:space="0" w:color="auto"/>
                  <w:right w:val="nil"/>
                </w:tcBorders>
              </w:tcPr>
            </w:tcPrChange>
          </w:tcPr>
          <w:p w:rsidR="00831F5C" w:rsidRPr="0072029C" w:rsidRDefault="008D02AA" w:rsidP="0072029C">
            <w:pPr>
              <w:bidi w:val="0"/>
              <w:spacing w:after="0" w:line="240" w:lineRule="auto"/>
              <w:jc w:val="left"/>
              <w:rPr>
                <w:rFonts w:ascii="Calibri" w:eastAsia="Times New Roman" w:hAnsi="Calibri" w:cs="Calibri"/>
                <w:color w:val="000000"/>
                <w:sz w:val="18"/>
                <w:szCs w:val="18"/>
                <w:lang w:bidi="he-IL"/>
              </w:rPr>
            </w:pPr>
            <w:ins w:id="297" w:author="dobstbau" w:date="2011-11-15T14:44:00Z">
              <w:r w:rsidRPr="00B460BC">
                <w:rPr>
                  <w:rFonts w:ascii="Calibri" w:eastAsia="Times New Roman" w:hAnsi="Calibri" w:cs="Calibri"/>
                  <w:color w:val="000000"/>
                  <w:sz w:val="18"/>
                  <w:szCs w:val="18"/>
                  <w:lang w:bidi="he-IL"/>
                </w:rPr>
                <w:t>100000000</w:t>
              </w:r>
            </w:ins>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298"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Sys. clock [Hz]</w:t>
            </w:r>
          </w:p>
        </w:tc>
      </w:tr>
      <w:tr w:rsidR="00831F5C" w:rsidRPr="0072029C" w:rsidTr="00831F5C">
        <w:trPr>
          <w:trHeight w:val="240"/>
          <w:trPrChange w:id="299"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300"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t>type_d_g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Change w:id="301"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positive</w:t>
            </w:r>
          </w:p>
        </w:tc>
        <w:tc>
          <w:tcPr>
            <w:tcW w:w="2160" w:type="dxa"/>
            <w:tcBorders>
              <w:top w:val="single" w:sz="4" w:space="0" w:color="auto"/>
              <w:left w:val="nil"/>
              <w:bottom w:val="single" w:sz="4" w:space="0" w:color="auto"/>
              <w:right w:val="single" w:sz="4" w:space="0" w:color="auto"/>
            </w:tcBorders>
            <w:tcPrChange w:id="302" w:author="dobstbau" w:date="2011-11-14T09:50:00Z">
              <w:tcPr>
                <w:tcW w:w="4320" w:type="dxa"/>
                <w:tcBorders>
                  <w:top w:val="nil"/>
                  <w:left w:val="nil"/>
                  <w:bottom w:val="single" w:sz="4" w:space="0" w:color="auto"/>
                  <w:right w:val="nil"/>
                </w:tcBorders>
              </w:tcPr>
            </w:tcPrChange>
          </w:tcPr>
          <w:p w:rsidR="00831F5C" w:rsidRPr="0072029C" w:rsidRDefault="008D02AA" w:rsidP="0072029C">
            <w:pPr>
              <w:bidi w:val="0"/>
              <w:spacing w:after="0" w:line="240" w:lineRule="auto"/>
              <w:jc w:val="left"/>
              <w:rPr>
                <w:rFonts w:ascii="Calibri" w:eastAsia="Times New Roman" w:hAnsi="Calibri" w:cs="Calibri"/>
                <w:color w:val="000000"/>
                <w:sz w:val="18"/>
                <w:szCs w:val="18"/>
                <w:lang w:bidi="he-IL"/>
              </w:rPr>
            </w:pPr>
            <w:ins w:id="303" w:author="dobstbau" w:date="2011-11-15T14:44:00Z">
              <w:r>
                <w:rPr>
                  <w:rFonts w:ascii="Calibri" w:eastAsia="Times New Roman" w:hAnsi="Calibri" w:cs="Calibri"/>
                  <w:color w:val="000000"/>
                  <w:sz w:val="18"/>
                  <w:szCs w:val="18"/>
                  <w:lang w:bidi="he-IL"/>
                </w:rPr>
                <w:t>1</w:t>
              </w:r>
            </w:ins>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304"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Type Depth</w:t>
            </w:r>
          </w:p>
        </w:tc>
      </w:tr>
      <w:tr w:rsidR="00831F5C" w:rsidRPr="0072029C" w:rsidTr="00831F5C">
        <w:trPr>
          <w:trHeight w:val="240"/>
          <w:trPrChange w:id="305"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306"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lastRenderedPageBreak/>
              <w:t>addr_d_g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Change w:id="307"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positive</w:t>
            </w:r>
          </w:p>
        </w:tc>
        <w:tc>
          <w:tcPr>
            <w:tcW w:w="2160" w:type="dxa"/>
            <w:tcBorders>
              <w:top w:val="single" w:sz="4" w:space="0" w:color="auto"/>
              <w:left w:val="nil"/>
              <w:bottom w:val="single" w:sz="4" w:space="0" w:color="auto"/>
              <w:right w:val="single" w:sz="4" w:space="0" w:color="auto"/>
            </w:tcBorders>
            <w:tcPrChange w:id="308" w:author="dobstbau" w:date="2011-11-14T09:50:00Z">
              <w:tcPr>
                <w:tcW w:w="4320" w:type="dxa"/>
                <w:tcBorders>
                  <w:top w:val="nil"/>
                  <w:left w:val="nil"/>
                  <w:bottom w:val="single" w:sz="4" w:space="0" w:color="auto"/>
                  <w:right w:val="nil"/>
                </w:tcBorders>
              </w:tcPr>
            </w:tcPrChange>
          </w:tcPr>
          <w:p w:rsidR="00831F5C" w:rsidRPr="0072029C" w:rsidRDefault="008D02AA" w:rsidP="0072029C">
            <w:pPr>
              <w:bidi w:val="0"/>
              <w:spacing w:after="0" w:line="240" w:lineRule="auto"/>
              <w:jc w:val="left"/>
              <w:rPr>
                <w:rFonts w:ascii="Calibri" w:eastAsia="Times New Roman" w:hAnsi="Calibri" w:cs="Calibri"/>
                <w:color w:val="000000"/>
                <w:sz w:val="18"/>
                <w:szCs w:val="18"/>
                <w:lang w:bidi="he-IL"/>
              </w:rPr>
            </w:pPr>
            <w:ins w:id="309" w:author="dobstbau" w:date="2011-11-15T14:44:00Z">
              <w:r>
                <w:rPr>
                  <w:rFonts w:ascii="Calibri" w:eastAsia="Times New Roman" w:hAnsi="Calibri" w:cs="Calibri"/>
                  <w:color w:val="000000"/>
                  <w:sz w:val="18"/>
                  <w:szCs w:val="18"/>
                  <w:lang w:bidi="he-IL"/>
                </w:rPr>
                <w:t>3</w:t>
              </w:r>
            </w:ins>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310"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Address Depth</w:t>
            </w:r>
          </w:p>
        </w:tc>
      </w:tr>
      <w:tr w:rsidR="00831F5C" w:rsidRPr="0072029C" w:rsidTr="00831F5C">
        <w:trPr>
          <w:trHeight w:val="240"/>
          <w:trPrChange w:id="311"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312"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proofErr w:type="spellStart"/>
            <w:r w:rsidRPr="0072029C">
              <w:rPr>
                <w:rFonts w:ascii="Calibri" w:eastAsia="Times New Roman" w:hAnsi="Calibri" w:cs="Calibri"/>
                <w:color w:val="000000"/>
                <w:sz w:val="18"/>
                <w:szCs w:val="18"/>
                <w:lang w:bidi="he-IL"/>
              </w:rPr>
              <w:t>len_d_g</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Change w:id="313"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positive</w:t>
            </w:r>
          </w:p>
        </w:tc>
        <w:tc>
          <w:tcPr>
            <w:tcW w:w="2160" w:type="dxa"/>
            <w:tcBorders>
              <w:top w:val="single" w:sz="4" w:space="0" w:color="auto"/>
              <w:left w:val="nil"/>
              <w:bottom w:val="single" w:sz="4" w:space="0" w:color="auto"/>
              <w:right w:val="single" w:sz="4" w:space="0" w:color="auto"/>
            </w:tcBorders>
            <w:tcPrChange w:id="314" w:author="dobstbau" w:date="2011-11-14T09:50:00Z">
              <w:tcPr>
                <w:tcW w:w="4320" w:type="dxa"/>
                <w:tcBorders>
                  <w:top w:val="nil"/>
                  <w:left w:val="nil"/>
                  <w:bottom w:val="single" w:sz="4" w:space="0" w:color="auto"/>
                  <w:right w:val="nil"/>
                </w:tcBorders>
              </w:tcPr>
            </w:tcPrChange>
          </w:tcPr>
          <w:p w:rsidR="00831F5C" w:rsidRPr="0072029C" w:rsidRDefault="008D02AA" w:rsidP="0072029C">
            <w:pPr>
              <w:bidi w:val="0"/>
              <w:spacing w:after="0" w:line="240" w:lineRule="auto"/>
              <w:jc w:val="left"/>
              <w:rPr>
                <w:rFonts w:ascii="Calibri" w:eastAsia="Times New Roman" w:hAnsi="Calibri" w:cs="Calibri"/>
                <w:color w:val="000000"/>
                <w:sz w:val="18"/>
                <w:szCs w:val="18"/>
                <w:lang w:bidi="he-IL"/>
              </w:rPr>
            </w:pPr>
            <w:ins w:id="315" w:author="dobstbau" w:date="2011-11-15T14:44:00Z">
              <w:r>
                <w:rPr>
                  <w:rFonts w:ascii="Calibri" w:eastAsia="Times New Roman" w:hAnsi="Calibri" w:cs="Calibri"/>
                  <w:color w:val="000000"/>
                  <w:sz w:val="18"/>
                  <w:szCs w:val="18"/>
                  <w:lang w:bidi="he-IL"/>
                </w:rPr>
                <w:t>1</w:t>
              </w:r>
            </w:ins>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316"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831F5C" w:rsidRPr="0072029C" w:rsidRDefault="00831F5C" w:rsidP="0072029C">
            <w:pPr>
              <w:bidi w:val="0"/>
              <w:spacing w:after="0" w:line="240" w:lineRule="auto"/>
              <w:jc w:val="left"/>
              <w:rPr>
                <w:rFonts w:ascii="Calibri" w:eastAsia="Times New Roman" w:hAnsi="Calibri" w:cs="Calibri"/>
                <w:color w:val="000000"/>
                <w:sz w:val="18"/>
                <w:szCs w:val="18"/>
                <w:lang w:bidi="he-IL"/>
              </w:rPr>
            </w:pPr>
            <w:r w:rsidRPr="0072029C">
              <w:rPr>
                <w:rFonts w:ascii="Calibri" w:eastAsia="Times New Roman" w:hAnsi="Calibri" w:cs="Calibri"/>
                <w:color w:val="000000"/>
                <w:sz w:val="18"/>
                <w:szCs w:val="18"/>
                <w:lang w:bidi="he-IL"/>
              </w:rPr>
              <w:t>Length Depth</w:t>
            </w:r>
          </w:p>
        </w:tc>
      </w:tr>
      <w:tr w:rsidR="00432C57" w:rsidRPr="0072029C" w:rsidDel="00432C57" w:rsidTr="00831F5C">
        <w:trPr>
          <w:trHeight w:val="240"/>
          <w:del w:id="317" w:author="dobstbau" w:date="2011-11-15T14:45:00Z"/>
          <w:trPrChange w:id="318" w:author="dobstbau" w:date="2011-11-14T09:50:00Z">
            <w:trPr>
              <w:trHeight w:val="240"/>
            </w:trPr>
          </w:trPrChange>
        </w:trPr>
        <w:tc>
          <w:tcPr>
            <w:tcW w:w="1450" w:type="dxa"/>
            <w:tcBorders>
              <w:top w:val="nil"/>
              <w:left w:val="single" w:sz="4" w:space="0" w:color="auto"/>
              <w:bottom w:val="single" w:sz="4" w:space="0" w:color="auto"/>
              <w:right w:val="single" w:sz="4" w:space="0" w:color="auto"/>
            </w:tcBorders>
            <w:shd w:val="clear" w:color="auto" w:fill="auto"/>
            <w:noWrap/>
            <w:vAlign w:val="bottom"/>
            <w:hideMark/>
            <w:tcPrChange w:id="319" w:author="dobstbau" w:date="2011-11-14T09:50:00Z">
              <w:tcPr>
                <w:tcW w:w="145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432C57" w:rsidRPr="0072029C" w:rsidDel="00432C57" w:rsidRDefault="00432C57" w:rsidP="0072029C">
            <w:pPr>
              <w:bidi w:val="0"/>
              <w:spacing w:after="0" w:line="240" w:lineRule="auto"/>
              <w:jc w:val="left"/>
              <w:rPr>
                <w:del w:id="320" w:author="dobstbau" w:date="2011-11-15T14:45:00Z"/>
                <w:rFonts w:ascii="Calibri" w:eastAsia="Times New Roman" w:hAnsi="Calibri" w:cs="Calibri"/>
                <w:color w:val="000000"/>
                <w:sz w:val="18"/>
                <w:szCs w:val="18"/>
                <w:lang w:bidi="he-IL"/>
              </w:rPr>
            </w:pPr>
            <w:del w:id="321" w:author="dobstbau" w:date="2011-11-15T14:45:00Z">
              <w:r w:rsidRPr="0072029C" w:rsidDel="008A40C0">
                <w:rPr>
                  <w:rFonts w:ascii="Calibri" w:eastAsia="Times New Roman" w:hAnsi="Calibri" w:cs="Calibri"/>
                  <w:color w:val="000000"/>
                  <w:sz w:val="18"/>
                  <w:szCs w:val="18"/>
                  <w:lang w:bidi="he-IL"/>
                </w:rPr>
                <w:delText xml:space="preserve">data_width_g   </w:delText>
              </w:r>
            </w:del>
          </w:p>
        </w:tc>
        <w:tc>
          <w:tcPr>
            <w:tcW w:w="1260" w:type="dxa"/>
            <w:tcBorders>
              <w:top w:val="nil"/>
              <w:left w:val="nil"/>
              <w:bottom w:val="single" w:sz="4" w:space="0" w:color="auto"/>
              <w:right w:val="single" w:sz="4" w:space="0" w:color="auto"/>
            </w:tcBorders>
            <w:shd w:val="clear" w:color="auto" w:fill="auto"/>
            <w:noWrap/>
            <w:vAlign w:val="bottom"/>
            <w:hideMark/>
            <w:tcPrChange w:id="322" w:author="dobstbau" w:date="2011-11-14T09:50:00Z">
              <w:tcPr>
                <w:tcW w:w="1260" w:type="dxa"/>
                <w:tcBorders>
                  <w:top w:val="nil"/>
                  <w:left w:val="nil"/>
                  <w:bottom w:val="single" w:sz="4" w:space="0" w:color="auto"/>
                  <w:right w:val="single" w:sz="4" w:space="0" w:color="auto"/>
                </w:tcBorders>
                <w:shd w:val="clear" w:color="auto" w:fill="auto"/>
                <w:noWrap/>
                <w:vAlign w:val="bottom"/>
                <w:hideMark/>
              </w:tcPr>
            </w:tcPrChange>
          </w:tcPr>
          <w:p w:rsidR="00432C57" w:rsidRPr="0072029C" w:rsidDel="00432C57" w:rsidRDefault="00432C57" w:rsidP="0072029C">
            <w:pPr>
              <w:bidi w:val="0"/>
              <w:spacing w:after="0" w:line="240" w:lineRule="auto"/>
              <w:jc w:val="left"/>
              <w:rPr>
                <w:del w:id="323" w:author="dobstbau" w:date="2011-11-15T14:45:00Z"/>
                <w:rFonts w:ascii="Calibri" w:eastAsia="Times New Roman" w:hAnsi="Calibri" w:cs="Calibri"/>
                <w:color w:val="000000"/>
                <w:sz w:val="18"/>
                <w:szCs w:val="18"/>
                <w:lang w:bidi="he-IL"/>
              </w:rPr>
            </w:pPr>
            <w:del w:id="324" w:author="dobstbau" w:date="2011-11-15T14:45:00Z">
              <w:r w:rsidRPr="0072029C" w:rsidDel="008A40C0">
                <w:rPr>
                  <w:rFonts w:ascii="Calibri" w:eastAsia="Times New Roman" w:hAnsi="Calibri" w:cs="Calibri"/>
                  <w:color w:val="000000"/>
                  <w:sz w:val="18"/>
                  <w:szCs w:val="18"/>
                  <w:lang w:bidi="he-IL"/>
                </w:rPr>
                <w:delText>natural</w:delText>
              </w:r>
            </w:del>
          </w:p>
        </w:tc>
        <w:tc>
          <w:tcPr>
            <w:tcW w:w="2160" w:type="dxa"/>
            <w:tcBorders>
              <w:top w:val="single" w:sz="4" w:space="0" w:color="auto"/>
              <w:left w:val="nil"/>
              <w:bottom w:val="single" w:sz="4" w:space="0" w:color="auto"/>
              <w:right w:val="single" w:sz="4" w:space="0" w:color="auto"/>
            </w:tcBorders>
            <w:tcPrChange w:id="325" w:author="dobstbau" w:date="2011-11-14T09:50:00Z">
              <w:tcPr>
                <w:tcW w:w="4320" w:type="dxa"/>
                <w:tcBorders>
                  <w:top w:val="nil"/>
                  <w:left w:val="nil"/>
                  <w:bottom w:val="single" w:sz="4" w:space="0" w:color="auto"/>
                  <w:right w:val="nil"/>
                </w:tcBorders>
              </w:tcPr>
            </w:tcPrChange>
          </w:tcPr>
          <w:p w:rsidR="00432C57" w:rsidRPr="0072029C" w:rsidDel="00432C57" w:rsidRDefault="00432C57">
            <w:pPr>
              <w:keepNext/>
              <w:bidi w:val="0"/>
              <w:spacing w:after="0" w:line="240" w:lineRule="auto"/>
              <w:jc w:val="left"/>
              <w:rPr>
                <w:del w:id="326" w:author="dobstbau" w:date="2011-11-15T14:45:00Z"/>
                <w:rFonts w:ascii="Calibri" w:eastAsia="Times New Roman" w:hAnsi="Calibri" w:cs="Calibri"/>
                <w:color w:val="000000"/>
                <w:sz w:val="18"/>
                <w:szCs w:val="18"/>
                <w:lang w:bidi="he-IL"/>
              </w:rPr>
            </w:pPr>
          </w:p>
        </w:tc>
        <w:tc>
          <w:tcPr>
            <w:tcW w:w="4050" w:type="dxa"/>
            <w:tcBorders>
              <w:top w:val="nil"/>
              <w:left w:val="single" w:sz="4" w:space="0" w:color="auto"/>
              <w:bottom w:val="single" w:sz="4" w:space="0" w:color="auto"/>
              <w:right w:val="single" w:sz="4" w:space="0" w:color="auto"/>
            </w:tcBorders>
            <w:shd w:val="clear" w:color="auto" w:fill="auto"/>
            <w:vAlign w:val="bottom"/>
            <w:hideMark/>
            <w:tcPrChange w:id="327" w:author="dobstbau" w:date="2011-11-14T09:50:00Z">
              <w:tcPr>
                <w:tcW w:w="4320" w:type="dxa"/>
                <w:tcBorders>
                  <w:top w:val="nil"/>
                  <w:left w:val="nil"/>
                  <w:bottom w:val="single" w:sz="4" w:space="0" w:color="auto"/>
                  <w:right w:val="single" w:sz="4" w:space="0" w:color="auto"/>
                </w:tcBorders>
                <w:shd w:val="clear" w:color="auto" w:fill="auto"/>
                <w:vAlign w:val="bottom"/>
                <w:hideMark/>
              </w:tcPr>
            </w:tcPrChange>
          </w:tcPr>
          <w:p w:rsidR="00432C57" w:rsidDel="00432C57" w:rsidRDefault="00432C57">
            <w:pPr>
              <w:keepNext/>
              <w:bidi w:val="0"/>
              <w:spacing w:after="0" w:line="240" w:lineRule="auto"/>
              <w:jc w:val="left"/>
              <w:rPr>
                <w:del w:id="328" w:author="dobstbau" w:date="2011-11-15T14:45:00Z"/>
                <w:rFonts w:ascii="Calibri" w:eastAsia="Times New Roman" w:hAnsi="Calibri" w:cs="Calibri"/>
                <w:color w:val="000000"/>
                <w:sz w:val="18"/>
                <w:szCs w:val="18"/>
                <w:lang w:bidi="he-IL"/>
              </w:rPr>
            </w:pPr>
            <w:del w:id="329" w:author="dobstbau" w:date="2011-11-15T14:45:00Z">
              <w:r w:rsidRPr="0072029C" w:rsidDel="008A40C0">
                <w:rPr>
                  <w:rFonts w:ascii="Calibri" w:eastAsia="Times New Roman" w:hAnsi="Calibri" w:cs="Calibri"/>
                  <w:color w:val="000000"/>
                  <w:sz w:val="18"/>
                  <w:szCs w:val="18"/>
                  <w:lang w:bidi="he-IL"/>
                </w:rPr>
                <w:delText>defines the width of the data lines of the system</w:delText>
              </w:r>
            </w:del>
          </w:p>
        </w:tc>
      </w:tr>
    </w:tbl>
    <w:p w:rsidR="008945DB" w:rsidRDefault="0072029C">
      <w:pPr>
        <w:pStyle w:val="Caption"/>
        <w:jc w:val="center"/>
      </w:pPr>
      <w:bookmarkStart w:id="330" w:name="_Toc308546014"/>
      <w:r>
        <w:t xml:space="preserve">Table </w:t>
      </w:r>
      <w:ins w:id="331" w:author="dobstbau" w:date="2011-11-12T22:46:00Z">
        <w:r w:rsidR="00122182">
          <w:fldChar w:fldCharType="begin"/>
        </w:r>
        <w:r w:rsidR="003C51A9">
          <w:instrText xml:space="preserve"> SEQ Table \* ARABIC </w:instrText>
        </w:r>
      </w:ins>
      <w:r w:rsidR="00122182">
        <w:fldChar w:fldCharType="separate"/>
      </w:r>
      <w:ins w:id="332" w:author="dobstbau" w:date="2011-11-12T22:46:00Z">
        <w:r w:rsidR="003C51A9">
          <w:rPr>
            <w:noProof/>
          </w:rPr>
          <w:t>11</w:t>
        </w:r>
        <w:r w:rsidR="00122182">
          <w:fldChar w:fldCharType="end"/>
        </w:r>
      </w:ins>
      <w:del w:id="333"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11</w:delText>
        </w:r>
        <w:r w:rsidR="00122182" w:rsidDel="003C51A9">
          <w:fldChar w:fldCharType="end"/>
        </w:r>
      </w:del>
      <w:r>
        <w:t xml:space="preserve"> - MDWM generics</w:t>
      </w:r>
      <w:bookmarkEnd w:id="330"/>
    </w:p>
    <w:p w:rsidR="008945DB" w:rsidRDefault="008945DB">
      <w:pPr>
        <w:bidi w:val="0"/>
        <w:spacing w:after="0"/>
      </w:pPr>
    </w:p>
    <w:p w:rsidR="00A95A31" w:rsidRDefault="00A95A31" w:rsidP="00D408C4">
      <w:pPr>
        <w:bidi w:val="0"/>
        <w:spacing w:after="0"/>
      </w:pPr>
      <w:r>
        <w:rPr>
          <w:b/>
          <w:bCs/>
        </w:rPr>
        <w:t xml:space="preserve">Wishbone Master - </w:t>
      </w:r>
      <w:r>
        <w:t xml:space="preserve">see </w:t>
      </w:r>
      <w:r w:rsidR="006A2BF5" w:rsidRPr="006A2BF5">
        <w:rPr>
          <w:u w:val="single"/>
        </w:rPr>
        <w:t>wishbone units</w:t>
      </w:r>
      <w:r>
        <w:rPr>
          <w:u w:val="single"/>
        </w:rPr>
        <w:t>.</w:t>
      </w:r>
    </w:p>
    <w:p w:rsidR="008945DB" w:rsidRDefault="008945DB">
      <w:pPr>
        <w:bidi w:val="0"/>
        <w:spacing w:after="0"/>
      </w:pPr>
    </w:p>
    <w:p w:rsidR="00A95A31" w:rsidRDefault="00A95A31" w:rsidP="00A95A31">
      <w:pPr>
        <w:bidi w:val="0"/>
        <w:spacing w:after="0"/>
      </w:pPr>
      <w:r>
        <w:rPr>
          <w:b/>
          <w:bCs/>
        </w:rPr>
        <w:t xml:space="preserve">Wishbone Slave - </w:t>
      </w:r>
      <w:r>
        <w:t xml:space="preserve">see </w:t>
      </w:r>
      <w:r w:rsidRPr="00A95A31">
        <w:rPr>
          <w:u w:val="single"/>
        </w:rPr>
        <w:t>wishbone units</w:t>
      </w:r>
      <w:r>
        <w:rPr>
          <w:u w:val="single"/>
        </w:rPr>
        <w:t>.</w:t>
      </w:r>
    </w:p>
    <w:p w:rsidR="008945DB" w:rsidRDefault="008945DB">
      <w:pPr>
        <w:bidi w:val="0"/>
        <w:spacing w:after="0"/>
      </w:pPr>
    </w:p>
    <w:p w:rsidR="008945DB" w:rsidRDefault="00E15650" w:rsidP="00D408C4">
      <w:pPr>
        <w:bidi w:val="0"/>
        <w:spacing w:after="0"/>
      </w:pPr>
      <w:r>
        <w:rPr>
          <w:b/>
          <w:bCs/>
        </w:rPr>
        <w:t>Error Register</w:t>
      </w:r>
      <w:r w:rsidR="00A95A31">
        <w:rPr>
          <w:b/>
          <w:bCs/>
        </w:rPr>
        <w:t xml:space="preserve"> - </w:t>
      </w:r>
      <w:r>
        <w:t xml:space="preserve">Samples </w:t>
      </w:r>
      <w:r w:rsidR="00D408C4">
        <w:t>an</w:t>
      </w:r>
      <w:r>
        <w:t xml:space="preserve"> 8 bit vector of error bits. </w:t>
      </w:r>
      <w:r w:rsidR="00D92594">
        <w:t>The error vector is sampled every cycle and saved in a register. When the rx_path’s requests the value of the register it is transferred to it and being set to zero on the following cycle.</w:t>
      </w:r>
      <w:r w:rsidR="00C75727">
        <w:t xml:space="preserve"> The unit also asserts the </w:t>
      </w:r>
      <w:proofErr w:type="spellStart"/>
      <w:r w:rsidR="00C75727">
        <w:t>error_led_out</w:t>
      </w:r>
      <w:proofErr w:type="spellEnd"/>
      <w:r w:rsidR="00C75727">
        <w:t xml:space="preserve"> signal – it is an OR operation on the error register saved bits. If this signal is ‘1’ a led would be lightened, meaning that at least one error has occurred.</w:t>
      </w:r>
      <w:r w:rsidR="00D92594">
        <w:t xml:space="preserve"> On the current configuration:</w:t>
      </w:r>
    </w:p>
    <w:p w:rsidR="008945DB" w:rsidRDefault="00D92594">
      <w:pPr>
        <w:bidi w:val="0"/>
        <w:spacing w:after="0"/>
      </w:pPr>
      <w:r>
        <w:t>Error_</w:t>
      </w:r>
      <w:proofErr w:type="gramStart"/>
      <w:r>
        <w:t>in[</w:t>
      </w:r>
      <w:proofErr w:type="gramEnd"/>
      <w:r>
        <w:t>0] – stop_bit_err</w:t>
      </w:r>
      <w:r w:rsidR="001B4239">
        <w:t>or</w:t>
      </w:r>
    </w:p>
    <w:p w:rsidR="008945DB" w:rsidRDefault="00D92594">
      <w:pPr>
        <w:bidi w:val="0"/>
        <w:spacing w:after="0"/>
      </w:pPr>
      <w:r>
        <w:t>Error_</w:t>
      </w:r>
      <w:proofErr w:type="gramStart"/>
      <w:r>
        <w:t>in[</w:t>
      </w:r>
      <w:proofErr w:type="gramEnd"/>
      <w:r>
        <w:t>1] - parity_err</w:t>
      </w:r>
      <w:r w:rsidR="001B4239">
        <w:t>or</w:t>
      </w:r>
    </w:p>
    <w:p w:rsidR="008945DB" w:rsidRDefault="00D92594">
      <w:pPr>
        <w:bidi w:val="0"/>
        <w:spacing w:after="0"/>
      </w:pPr>
      <w:r>
        <w:t>Error_</w:t>
      </w:r>
      <w:proofErr w:type="gramStart"/>
      <w:r>
        <w:t>in[</w:t>
      </w:r>
      <w:proofErr w:type="gramEnd"/>
      <w:r>
        <w:t>2] – eof_err</w:t>
      </w:r>
      <w:r w:rsidR="001B4239">
        <w:t>or</w:t>
      </w:r>
    </w:p>
    <w:p w:rsidR="008945DB" w:rsidRDefault="00D92594">
      <w:pPr>
        <w:bidi w:val="0"/>
        <w:spacing w:after="0"/>
      </w:pPr>
      <w:r>
        <w:t>Error_</w:t>
      </w:r>
      <w:proofErr w:type="gramStart"/>
      <w:r>
        <w:t>in[</w:t>
      </w:r>
      <w:proofErr w:type="gramEnd"/>
      <w:r>
        <w:t>3] – crc_err</w:t>
      </w:r>
      <w:r w:rsidR="001B4239">
        <w:t>or</w:t>
      </w:r>
    </w:p>
    <w:p w:rsidR="008945DB" w:rsidRDefault="00C75727">
      <w:pPr>
        <w:bidi w:val="0"/>
        <w:spacing w:after="0"/>
      </w:pPr>
      <w:r>
        <w:t>Error_</w:t>
      </w:r>
      <w:proofErr w:type="gramStart"/>
      <w:r>
        <w:t>in[</w:t>
      </w:r>
      <w:proofErr w:type="gramEnd"/>
      <w:r>
        <w:t>4..7] – not in use, set to ‘0’</w:t>
      </w:r>
    </w:p>
    <w:p w:rsidR="008945DB" w:rsidRDefault="008945DB">
      <w:pPr>
        <w:bidi w:val="0"/>
        <w:spacing w:after="0"/>
      </w:pPr>
    </w:p>
    <w:tbl>
      <w:tblPr>
        <w:tblW w:w="9860" w:type="dxa"/>
        <w:tblInd w:w="98" w:type="dxa"/>
        <w:tblLook w:val="04A0"/>
      </w:tblPr>
      <w:tblGrid>
        <w:gridCol w:w="1720"/>
        <w:gridCol w:w="960"/>
        <w:gridCol w:w="2180"/>
        <w:gridCol w:w="5000"/>
      </w:tblGrid>
      <w:tr w:rsidR="003E4137" w:rsidRPr="003E4137" w:rsidTr="003E4137">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E4137" w:rsidRPr="003E4137" w:rsidRDefault="003E4137" w:rsidP="003E4137">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E4137" w:rsidRPr="003E4137" w:rsidRDefault="003E4137" w:rsidP="003E4137">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3E4137" w:rsidRPr="003E4137" w:rsidRDefault="003E4137" w:rsidP="003E4137">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width (bits)</w:t>
            </w:r>
          </w:p>
        </w:tc>
        <w:tc>
          <w:tcPr>
            <w:tcW w:w="5000" w:type="dxa"/>
            <w:tcBorders>
              <w:top w:val="single" w:sz="4" w:space="0" w:color="auto"/>
              <w:left w:val="nil"/>
              <w:bottom w:val="single" w:sz="4" w:space="0" w:color="auto"/>
              <w:right w:val="single" w:sz="4" w:space="0" w:color="auto"/>
            </w:tcBorders>
            <w:shd w:val="clear" w:color="000000" w:fill="FFFF00"/>
            <w:vAlign w:val="bottom"/>
            <w:hideMark/>
          </w:tcPr>
          <w:p w:rsidR="003E4137" w:rsidRPr="003E4137" w:rsidRDefault="003E4137" w:rsidP="003E4137">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description</w:t>
            </w:r>
          </w:p>
        </w:tc>
      </w:tr>
      <w:tr w:rsidR="003E4137" w:rsidRPr="003E4137" w:rsidTr="003E4137">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clock</w:t>
            </w:r>
          </w:p>
        </w:tc>
      </w:tr>
      <w:tr w:rsidR="003E4137" w:rsidRPr="003E4137" w:rsidTr="00136353">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rst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reset</w:t>
            </w:r>
          </w:p>
        </w:tc>
      </w:tr>
      <w:tr w:rsidR="003E4137" w:rsidRPr="003E4137" w:rsidTr="00136353">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error_in</w:t>
            </w:r>
            <w:proofErr w:type="spellEnd"/>
            <w:r w:rsidRPr="003E4137">
              <w:rPr>
                <w:rFonts w:ascii="Calibri" w:eastAsia="Times New Roman" w:hAnsi="Calibri" w:cs="Calibri"/>
                <w:color w:val="000000"/>
                <w:sz w:val="18"/>
                <w:szCs w:val="18"/>
                <w:lang w:bidi="he-IL"/>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input</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data_width_g</w:t>
            </w:r>
            <w:proofErr w:type="spellEnd"/>
          </w:p>
        </w:tc>
        <w:tc>
          <w:tcPr>
            <w:tcW w:w="5000" w:type="dxa"/>
            <w:tcBorders>
              <w:top w:val="single" w:sz="4" w:space="0" w:color="auto"/>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error vector</w:t>
            </w:r>
          </w:p>
        </w:tc>
      </w:tr>
      <w:tr w:rsidR="003E4137" w:rsidRPr="003E4137" w:rsidTr="00136353">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error_led_out</w:t>
            </w:r>
            <w:proofErr w:type="spellEnd"/>
            <w:r w:rsidRPr="003E4137">
              <w:rPr>
                <w:rFonts w:ascii="Calibri" w:eastAsia="Times New Roman" w:hAnsi="Calibri" w:cs="Calibri"/>
                <w:color w:val="000000"/>
                <w:sz w:val="18"/>
                <w:szCs w:val="18"/>
                <w:lang w:bidi="he-IL"/>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output</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w:t>
            </w:r>
          </w:p>
        </w:tc>
        <w:tc>
          <w:tcPr>
            <w:tcW w:w="5000" w:type="dxa"/>
            <w:tcBorders>
              <w:top w:val="single" w:sz="4" w:space="0" w:color="auto"/>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 when one of the error bits in the register is high</w:t>
            </w:r>
          </w:p>
        </w:tc>
      </w:tr>
      <w:tr w:rsidR="003E4137" w:rsidRPr="003E4137" w:rsidTr="003E4137">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data_out</w:t>
            </w:r>
            <w:proofErr w:type="spellEnd"/>
            <w:r w:rsidRPr="003E4137">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data_width_g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data sent to WS</w:t>
            </w:r>
          </w:p>
        </w:tc>
      </w:tr>
      <w:tr w:rsidR="003E4137" w:rsidRPr="003E4137" w:rsidTr="003E4137">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valid_data_out</w:t>
            </w:r>
            <w:proofErr w:type="spellEnd"/>
            <w:r w:rsidRPr="003E4137">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validity of data directed to WS</w:t>
            </w:r>
          </w:p>
        </w:tc>
      </w:tr>
      <w:tr w:rsidR="003E4137" w:rsidRPr="003E4137" w:rsidTr="003E4137">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address_in</w:t>
            </w:r>
            <w:proofErr w:type="spellEnd"/>
            <w:r w:rsidRPr="003E4137">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address_width_g</w:t>
            </w:r>
            <w:proofErr w:type="spellEnd"/>
          </w:p>
        </w:tc>
        <w:tc>
          <w:tcPr>
            <w:tcW w:w="5000" w:type="dxa"/>
            <w:tcBorders>
              <w:top w:val="nil"/>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address line</w:t>
            </w:r>
          </w:p>
        </w:tc>
      </w:tr>
      <w:tr w:rsidR="003E4137" w:rsidRPr="003E4137" w:rsidTr="003E4137">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valid_in</w:t>
            </w:r>
            <w:proofErr w:type="spellEnd"/>
            <w:r w:rsidRPr="003E4137">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validity of the address directed from WS</w:t>
            </w:r>
          </w:p>
        </w:tc>
      </w:tr>
      <w:tr w:rsidR="003E4137" w:rsidRPr="003E4137" w:rsidTr="003E4137">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wr_en</w:t>
            </w:r>
            <w:proofErr w:type="spellEnd"/>
            <w:r w:rsidRPr="003E4137">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3E4137" w:rsidRPr="003E4137" w:rsidRDefault="003E4137" w:rsidP="003E4137">
            <w:pPr>
              <w:bidi w:val="0"/>
              <w:spacing w:after="0" w:line="240" w:lineRule="auto"/>
              <w:jc w:val="center"/>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1</w:t>
            </w:r>
          </w:p>
        </w:tc>
        <w:tc>
          <w:tcPr>
            <w:tcW w:w="5000" w:type="dxa"/>
            <w:tcBorders>
              <w:top w:val="nil"/>
              <w:left w:val="nil"/>
              <w:bottom w:val="single" w:sz="4" w:space="0" w:color="auto"/>
              <w:right w:val="single" w:sz="4" w:space="0" w:color="auto"/>
            </w:tcBorders>
            <w:shd w:val="clear" w:color="auto" w:fill="auto"/>
            <w:vAlign w:val="bottom"/>
            <w:hideMark/>
          </w:tcPr>
          <w:p w:rsidR="008945DB" w:rsidRDefault="003E4137">
            <w:pPr>
              <w:keepNext/>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enables reading the error register</w:t>
            </w:r>
          </w:p>
        </w:tc>
      </w:tr>
    </w:tbl>
    <w:p w:rsidR="008945DB" w:rsidRDefault="003E4137">
      <w:pPr>
        <w:pStyle w:val="Caption"/>
        <w:jc w:val="center"/>
      </w:pPr>
      <w:bookmarkStart w:id="334" w:name="_Toc308546015"/>
      <w:r>
        <w:t xml:space="preserve">Table </w:t>
      </w:r>
      <w:ins w:id="335" w:author="dobstbau" w:date="2011-11-12T22:46:00Z">
        <w:r w:rsidR="00122182">
          <w:fldChar w:fldCharType="begin"/>
        </w:r>
        <w:r w:rsidR="003C51A9">
          <w:instrText xml:space="preserve"> SEQ Table \* ARABIC </w:instrText>
        </w:r>
      </w:ins>
      <w:r w:rsidR="00122182">
        <w:fldChar w:fldCharType="separate"/>
      </w:r>
      <w:ins w:id="336" w:author="dobstbau" w:date="2011-11-12T22:46:00Z">
        <w:r w:rsidR="003C51A9">
          <w:rPr>
            <w:noProof/>
          </w:rPr>
          <w:t>12</w:t>
        </w:r>
        <w:r w:rsidR="00122182">
          <w:fldChar w:fldCharType="end"/>
        </w:r>
      </w:ins>
      <w:del w:id="337"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12</w:delText>
        </w:r>
        <w:r w:rsidR="00122182" w:rsidDel="003C51A9">
          <w:fldChar w:fldCharType="end"/>
        </w:r>
      </w:del>
      <w:r>
        <w:t xml:space="preserve"> - Error Register interface</w:t>
      </w:r>
      <w:bookmarkEnd w:id="334"/>
    </w:p>
    <w:tbl>
      <w:tblPr>
        <w:tblW w:w="8522" w:type="dxa"/>
        <w:tblLook w:val="04A0"/>
        <w:tblPrChange w:id="338" w:author="dobstbau" w:date="2011-11-14T09:50:00Z">
          <w:tblPr>
            <w:tblW w:w="8298" w:type="dxa"/>
            <w:tblLook w:val="04A0"/>
          </w:tblPr>
        </w:tblPrChange>
      </w:tblPr>
      <w:tblGrid>
        <w:gridCol w:w="2178"/>
        <w:gridCol w:w="1080"/>
        <w:gridCol w:w="1260"/>
        <w:gridCol w:w="4004"/>
        <w:tblGridChange w:id="339">
          <w:tblGrid>
            <w:gridCol w:w="2178"/>
            <w:gridCol w:w="1080"/>
            <w:gridCol w:w="5040"/>
            <w:gridCol w:w="5040"/>
          </w:tblGrid>
        </w:tblGridChange>
      </w:tblGrid>
      <w:tr w:rsidR="00831F5C" w:rsidRPr="003E4137" w:rsidTr="00831F5C">
        <w:trPr>
          <w:trHeight w:val="240"/>
          <w:trPrChange w:id="340" w:author="dobstbau" w:date="2011-11-14T09:50:00Z">
            <w:trPr>
              <w:trHeight w:val="240"/>
            </w:trPr>
          </w:trPrChange>
        </w:trPr>
        <w:tc>
          <w:tcPr>
            <w:tcW w:w="217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341" w:author="dobstbau" w:date="2011-11-14T09:50:00Z">
              <w:tcPr>
                <w:tcW w:w="217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generic name</w:t>
            </w:r>
          </w:p>
        </w:tc>
        <w:tc>
          <w:tcPr>
            <w:tcW w:w="1080" w:type="dxa"/>
            <w:tcBorders>
              <w:top w:val="single" w:sz="4" w:space="0" w:color="auto"/>
              <w:left w:val="nil"/>
              <w:bottom w:val="single" w:sz="4" w:space="0" w:color="auto"/>
              <w:right w:val="single" w:sz="4" w:space="0" w:color="auto"/>
            </w:tcBorders>
            <w:shd w:val="clear" w:color="000000" w:fill="00B0F0"/>
            <w:noWrap/>
            <w:vAlign w:val="bottom"/>
            <w:hideMark/>
            <w:tcPrChange w:id="342" w:author="dobstbau" w:date="2011-11-14T09:50:00Z">
              <w:tcPr>
                <w:tcW w:w="108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831F5C" w:rsidRPr="003E4137" w:rsidRDefault="00831F5C" w:rsidP="003E4137">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type</w:t>
            </w:r>
          </w:p>
        </w:tc>
        <w:tc>
          <w:tcPr>
            <w:tcW w:w="1260" w:type="dxa"/>
            <w:tcBorders>
              <w:top w:val="single" w:sz="4" w:space="0" w:color="auto"/>
              <w:left w:val="nil"/>
              <w:bottom w:val="single" w:sz="4" w:space="0" w:color="auto"/>
              <w:right w:val="single" w:sz="4" w:space="0" w:color="auto"/>
            </w:tcBorders>
            <w:shd w:val="clear" w:color="000000" w:fill="00B0F0"/>
            <w:tcPrChange w:id="343" w:author="dobstbau" w:date="2011-11-14T09:50:00Z">
              <w:tcPr>
                <w:tcW w:w="5040" w:type="dxa"/>
                <w:tcBorders>
                  <w:top w:val="single" w:sz="4" w:space="0" w:color="auto"/>
                  <w:left w:val="nil"/>
                  <w:bottom w:val="single" w:sz="4" w:space="0" w:color="auto"/>
                  <w:right w:val="nil"/>
                </w:tcBorders>
                <w:shd w:val="clear" w:color="000000" w:fill="00B0F0"/>
              </w:tcPr>
            </w:tcPrChange>
          </w:tcPr>
          <w:p w:rsidR="00831F5C" w:rsidRPr="003E4137" w:rsidRDefault="00831F5C" w:rsidP="003E4137">
            <w:pPr>
              <w:bidi w:val="0"/>
              <w:spacing w:after="0" w:line="240" w:lineRule="auto"/>
              <w:jc w:val="center"/>
              <w:rPr>
                <w:rFonts w:ascii="Calibri" w:eastAsia="Times New Roman" w:hAnsi="Calibri" w:cs="Calibri"/>
                <w:b/>
                <w:bCs/>
                <w:color w:val="000000"/>
                <w:sz w:val="18"/>
                <w:szCs w:val="18"/>
                <w:lang w:bidi="he-IL"/>
              </w:rPr>
            </w:pPr>
            <w:ins w:id="344" w:author="dobstbau" w:date="2011-11-14T09:50:00Z">
              <w:r>
                <w:rPr>
                  <w:rFonts w:ascii="Calibri" w:eastAsia="Times New Roman" w:hAnsi="Calibri" w:cs="Calibri"/>
                  <w:b/>
                  <w:bCs/>
                  <w:color w:val="000000"/>
                  <w:sz w:val="18"/>
                  <w:szCs w:val="18"/>
                  <w:lang w:bidi="he-IL"/>
                </w:rPr>
                <w:t>Default value</w:t>
              </w:r>
            </w:ins>
          </w:p>
        </w:tc>
        <w:tc>
          <w:tcPr>
            <w:tcW w:w="4004"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345" w:author="dobstbau" w:date="2011-11-14T09:50:00Z">
              <w:tcPr>
                <w:tcW w:w="5040" w:type="dxa"/>
                <w:tcBorders>
                  <w:top w:val="single" w:sz="4" w:space="0" w:color="auto"/>
                  <w:left w:val="nil"/>
                  <w:bottom w:val="single" w:sz="4" w:space="0" w:color="auto"/>
                  <w:right w:val="single" w:sz="4" w:space="0" w:color="auto"/>
                </w:tcBorders>
                <w:shd w:val="clear" w:color="000000" w:fill="00B0F0"/>
                <w:vAlign w:val="bottom"/>
                <w:hideMark/>
              </w:tcPr>
            </w:tcPrChange>
          </w:tcPr>
          <w:p w:rsidR="00831F5C" w:rsidRPr="003E4137" w:rsidRDefault="00831F5C" w:rsidP="003E4137">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description</w:t>
            </w:r>
          </w:p>
        </w:tc>
      </w:tr>
      <w:tr w:rsidR="00831F5C" w:rsidRPr="003E4137" w:rsidTr="00831F5C">
        <w:trPr>
          <w:trHeight w:val="240"/>
          <w:trPrChange w:id="346" w:author="dobstbau" w:date="2011-11-14T09:50:00Z">
            <w:trPr>
              <w:trHeight w:val="240"/>
            </w:trPr>
          </w:trPrChange>
        </w:trPr>
        <w:tc>
          <w:tcPr>
            <w:tcW w:w="2178" w:type="dxa"/>
            <w:tcBorders>
              <w:top w:val="nil"/>
              <w:left w:val="single" w:sz="4" w:space="0" w:color="auto"/>
              <w:bottom w:val="single" w:sz="4" w:space="0" w:color="auto"/>
              <w:right w:val="single" w:sz="4" w:space="0" w:color="auto"/>
            </w:tcBorders>
            <w:shd w:val="clear" w:color="auto" w:fill="auto"/>
            <w:noWrap/>
            <w:vAlign w:val="bottom"/>
            <w:hideMark/>
            <w:tcPrChange w:id="347" w:author="dobstbau" w:date="2011-11-14T09:50:00Z">
              <w:tcPr>
                <w:tcW w:w="217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reset_polarity_g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Change w:id="348" w:author="dobstbau" w:date="2011-11-14T09:50:00Z">
              <w:tcPr>
                <w:tcW w:w="108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std_logic</w:t>
            </w:r>
            <w:proofErr w:type="spellEnd"/>
          </w:p>
        </w:tc>
        <w:tc>
          <w:tcPr>
            <w:tcW w:w="1260" w:type="dxa"/>
            <w:tcBorders>
              <w:top w:val="single" w:sz="4" w:space="0" w:color="auto"/>
              <w:left w:val="nil"/>
              <w:bottom w:val="single" w:sz="4" w:space="0" w:color="auto"/>
              <w:right w:val="single" w:sz="4" w:space="0" w:color="auto"/>
            </w:tcBorders>
            <w:tcPrChange w:id="349" w:author="dobstbau" w:date="2011-11-14T09:50:00Z">
              <w:tcPr>
                <w:tcW w:w="5040" w:type="dxa"/>
                <w:tcBorders>
                  <w:top w:val="nil"/>
                  <w:left w:val="nil"/>
                  <w:bottom w:val="single" w:sz="4" w:space="0" w:color="auto"/>
                  <w:right w:val="nil"/>
                </w:tcBorders>
              </w:tcPr>
            </w:tcPrChange>
          </w:tcPr>
          <w:p w:rsidR="00831F5C" w:rsidRPr="003E4137" w:rsidRDefault="003B6294" w:rsidP="003E4137">
            <w:pPr>
              <w:bidi w:val="0"/>
              <w:spacing w:after="0" w:line="240" w:lineRule="auto"/>
              <w:jc w:val="left"/>
              <w:rPr>
                <w:rFonts w:ascii="Calibri" w:eastAsia="Times New Roman" w:hAnsi="Calibri" w:cs="Calibri"/>
                <w:color w:val="000000"/>
                <w:sz w:val="18"/>
                <w:szCs w:val="18"/>
                <w:lang w:bidi="he-IL"/>
              </w:rPr>
            </w:pPr>
            <w:ins w:id="350" w:author="dobstbau" w:date="2011-11-15T14:45:00Z">
              <w:r>
                <w:rPr>
                  <w:rFonts w:ascii="Calibri" w:eastAsia="Times New Roman" w:hAnsi="Calibri" w:cs="Calibri"/>
                  <w:color w:val="000000"/>
                  <w:sz w:val="18"/>
                  <w:szCs w:val="18"/>
                  <w:lang w:bidi="he-IL"/>
                </w:rPr>
                <w:t>1</w:t>
              </w:r>
            </w:ins>
          </w:p>
        </w:tc>
        <w:tc>
          <w:tcPr>
            <w:tcW w:w="4004" w:type="dxa"/>
            <w:tcBorders>
              <w:top w:val="nil"/>
              <w:left w:val="single" w:sz="4" w:space="0" w:color="auto"/>
              <w:bottom w:val="single" w:sz="4" w:space="0" w:color="auto"/>
              <w:right w:val="single" w:sz="4" w:space="0" w:color="auto"/>
            </w:tcBorders>
            <w:shd w:val="clear" w:color="auto" w:fill="auto"/>
            <w:vAlign w:val="bottom"/>
            <w:hideMark/>
            <w:tcPrChange w:id="351" w:author="dobstbau" w:date="2011-11-14T09:50:00Z">
              <w:tcPr>
                <w:tcW w:w="5040" w:type="dxa"/>
                <w:tcBorders>
                  <w:top w:val="nil"/>
                  <w:left w:val="nil"/>
                  <w:bottom w:val="single" w:sz="4" w:space="0" w:color="auto"/>
                  <w:right w:val="single" w:sz="4" w:space="0" w:color="auto"/>
                </w:tcBorders>
                <w:shd w:val="clear" w:color="auto" w:fill="auto"/>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'0' = Active Low, '1' = Active High</w:t>
            </w:r>
          </w:p>
        </w:tc>
      </w:tr>
      <w:tr w:rsidR="00831F5C" w:rsidRPr="003E4137" w:rsidTr="00831F5C">
        <w:trPr>
          <w:trHeight w:val="240"/>
          <w:trPrChange w:id="352" w:author="dobstbau" w:date="2011-11-14T09:50:00Z">
            <w:trPr>
              <w:trHeight w:val="240"/>
            </w:trPr>
          </w:trPrChange>
        </w:trPr>
        <w:tc>
          <w:tcPr>
            <w:tcW w:w="2178" w:type="dxa"/>
            <w:tcBorders>
              <w:top w:val="nil"/>
              <w:left w:val="single" w:sz="4" w:space="0" w:color="auto"/>
              <w:bottom w:val="single" w:sz="4" w:space="0" w:color="auto"/>
              <w:right w:val="single" w:sz="4" w:space="0" w:color="auto"/>
            </w:tcBorders>
            <w:shd w:val="clear" w:color="auto" w:fill="auto"/>
            <w:noWrap/>
            <w:vAlign w:val="bottom"/>
            <w:hideMark/>
            <w:tcPrChange w:id="353" w:author="dobstbau" w:date="2011-11-14T09:50:00Z">
              <w:tcPr>
                <w:tcW w:w="217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data_width_g</w:t>
            </w:r>
            <w:proofErr w:type="spellEnd"/>
            <w:r w:rsidRPr="003E4137">
              <w:rPr>
                <w:rFonts w:ascii="Calibri" w:eastAsia="Times New Roman" w:hAnsi="Calibri" w:cs="Calibri"/>
                <w:color w:val="000000"/>
                <w:sz w:val="18"/>
                <w:szCs w:val="18"/>
                <w:lang w:bidi="he-IL"/>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Change w:id="354" w:author="dobstbau" w:date="2011-11-14T09:50:00Z">
              <w:tcPr>
                <w:tcW w:w="108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natural</w:t>
            </w:r>
          </w:p>
        </w:tc>
        <w:tc>
          <w:tcPr>
            <w:tcW w:w="1260" w:type="dxa"/>
            <w:tcBorders>
              <w:top w:val="single" w:sz="4" w:space="0" w:color="auto"/>
              <w:left w:val="nil"/>
              <w:bottom w:val="single" w:sz="4" w:space="0" w:color="auto"/>
              <w:right w:val="single" w:sz="4" w:space="0" w:color="auto"/>
            </w:tcBorders>
            <w:tcPrChange w:id="355" w:author="dobstbau" w:date="2011-11-14T09:50:00Z">
              <w:tcPr>
                <w:tcW w:w="5040" w:type="dxa"/>
                <w:tcBorders>
                  <w:top w:val="nil"/>
                  <w:left w:val="nil"/>
                  <w:bottom w:val="single" w:sz="4" w:space="0" w:color="auto"/>
                  <w:right w:val="nil"/>
                </w:tcBorders>
              </w:tcPr>
            </w:tcPrChange>
          </w:tcPr>
          <w:p w:rsidR="00831F5C" w:rsidRPr="003E4137" w:rsidRDefault="003B6294" w:rsidP="003E4137">
            <w:pPr>
              <w:bidi w:val="0"/>
              <w:spacing w:after="0" w:line="240" w:lineRule="auto"/>
              <w:jc w:val="left"/>
              <w:rPr>
                <w:rFonts w:ascii="Calibri" w:eastAsia="Times New Roman" w:hAnsi="Calibri" w:cs="Calibri"/>
                <w:color w:val="000000"/>
                <w:sz w:val="18"/>
                <w:szCs w:val="18"/>
                <w:lang w:bidi="he-IL"/>
              </w:rPr>
            </w:pPr>
            <w:ins w:id="356" w:author="dobstbau" w:date="2011-11-15T14:45:00Z">
              <w:r>
                <w:rPr>
                  <w:rFonts w:ascii="Calibri" w:eastAsia="Times New Roman" w:hAnsi="Calibri" w:cs="Calibri"/>
                  <w:color w:val="000000"/>
                  <w:sz w:val="18"/>
                  <w:szCs w:val="18"/>
                  <w:lang w:bidi="he-IL"/>
                </w:rPr>
                <w:t>8</w:t>
              </w:r>
            </w:ins>
          </w:p>
        </w:tc>
        <w:tc>
          <w:tcPr>
            <w:tcW w:w="4004" w:type="dxa"/>
            <w:tcBorders>
              <w:top w:val="nil"/>
              <w:left w:val="single" w:sz="4" w:space="0" w:color="auto"/>
              <w:bottom w:val="single" w:sz="4" w:space="0" w:color="auto"/>
              <w:right w:val="single" w:sz="4" w:space="0" w:color="auto"/>
            </w:tcBorders>
            <w:shd w:val="clear" w:color="auto" w:fill="auto"/>
            <w:vAlign w:val="bottom"/>
            <w:hideMark/>
            <w:tcPrChange w:id="357" w:author="dobstbau" w:date="2011-11-14T09:50:00Z">
              <w:tcPr>
                <w:tcW w:w="5040" w:type="dxa"/>
                <w:tcBorders>
                  <w:top w:val="nil"/>
                  <w:left w:val="nil"/>
                  <w:bottom w:val="single" w:sz="4" w:space="0" w:color="auto"/>
                  <w:right w:val="single" w:sz="4" w:space="0" w:color="auto"/>
                </w:tcBorders>
                <w:shd w:val="clear" w:color="auto" w:fill="auto"/>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defines the width of the data lines of the system</w:t>
            </w:r>
          </w:p>
        </w:tc>
      </w:tr>
      <w:tr w:rsidR="00831F5C" w:rsidRPr="003E4137" w:rsidTr="00831F5C">
        <w:trPr>
          <w:trHeight w:val="240"/>
          <w:trPrChange w:id="358" w:author="dobstbau" w:date="2011-11-14T09:50:00Z">
            <w:trPr>
              <w:trHeight w:val="240"/>
            </w:trPr>
          </w:trPrChange>
        </w:trPr>
        <w:tc>
          <w:tcPr>
            <w:tcW w:w="2178" w:type="dxa"/>
            <w:tcBorders>
              <w:top w:val="nil"/>
              <w:left w:val="single" w:sz="4" w:space="0" w:color="auto"/>
              <w:bottom w:val="single" w:sz="4" w:space="0" w:color="auto"/>
              <w:right w:val="single" w:sz="4" w:space="0" w:color="auto"/>
            </w:tcBorders>
            <w:shd w:val="clear" w:color="auto" w:fill="auto"/>
            <w:noWrap/>
            <w:vAlign w:val="bottom"/>
            <w:hideMark/>
            <w:tcPrChange w:id="359" w:author="dobstbau" w:date="2011-11-14T09:50:00Z">
              <w:tcPr>
                <w:tcW w:w="217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address_width_g</w:t>
            </w:r>
            <w:proofErr w:type="spellEnd"/>
            <w:r w:rsidRPr="003E4137">
              <w:rPr>
                <w:rFonts w:ascii="Calibri" w:eastAsia="Times New Roman" w:hAnsi="Calibri" w:cs="Calibri"/>
                <w:color w:val="000000"/>
                <w:sz w:val="18"/>
                <w:szCs w:val="18"/>
                <w:lang w:bidi="he-IL"/>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Change w:id="360" w:author="dobstbau" w:date="2011-11-14T09:50:00Z">
              <w:tcPr>
                <w:tcW w:w="108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natural</w:t>
            </w:r>
          </w:p>
        </w:tc>
        <w:tc>
          <w:tcPr>
            <w:tcW w:w="1260" w:type="dxa"/>
            <w:tcBorders>
              <w:top w:val="single" w:sz="4" w:space="0" w:color="auto"/>
              <w:left w:val="nil"/>
              <w:bottom w:val="single" w:sz="4" w:space="0" w:color="auto"/>
              <w:right w:val="single" w:sz="4" w:space="0" w:color="auto"/>
            </w:tcBorders>
            <w:tcPrChange w:id="361" w:author="dobstbau" w:date="2011-11-14T09:50:00Z">
              <w:tcPr>
                <w:tcW w:w="5040" w:type="dxa"/>
                <w:tcBorders>
                  <w:top w:val="nil"/>
                  <w:left w:val="nil"/>
                  <w:bottom w:val="single" w:sz="4" w:space="0" w:color="auto"/>
                  <w:right w:val="nil"/>
                </w:tcBorders>
              </w:tcPr>
            </w:tcPrChange>
          </w:tcPr>
          <w:p w:rsidR="00831F5C" w:rsidRPr="003E4137" w:rsidRDefault="003B6294" w:rsidP="003E4137">
            <w:pPr>
              <w:bidi w:val="0"/>
              <w:spacing w:after="0" w:line="240" w:lineRule="auto"/>
              <w:jc w:val="left"/>
              <w:rPr>
                <w:rFonts w:ascii="Calibri" w:eastAsia="Times New Roman" w:hAnsi="Calibri" w:cs="Calibri"/>
                <w:color w:val="000000"/>
                <w:sz w:val="18"/>
                <w:szCs w:val="18"/>
                <w:lang w:bidi="he-IL"/>
              </w:rPr>
            </w:pPr>
            <w:ins w:id="362" w:author="dobstbau" w:date="2011-11-15T14:46:00Z">
              <w:r>
                <w:rPr>
                  <w:rFonts w:ascii="Calibri" w:eastAsia="Times New Roman" w:hAnsi="Calibri" w:cs="Calibri"/>
                  <w:color w:val="000000"/>
                  <w:sz w:val="18"/>
                  <w:szCs w:val="18"/>
                  <w:lang w:bidi="he-IL"/>
                </w:rPr>
                <w:t>8</w:t>
              </w:r>
            </w:ins>
          </w:p>
        </w:tc>
        <w:tc>
          <w:tcPr>
            <w:tcW w:w="4004" w:type="dxa"/>
            <w:tcBorders>
              <w:top w:val="nil"/>
              <w:left w:val="single" w:sz="4" w:space="0" w:color="auto"/>
              <w:bottom w:val="single" w:sz="4" w:space="0" w:color="auto"/>
              <w:right w:val="single" w:sz="4" w:space="0" w:color="auto"/>
            </w:tcBorders>
            <w:shd w:val="clear" w:color="auto" w:fill="auto"/>
            <w:noWrap/>
            <w:vAlign w:val="bottom"/>
            <w:hideMark/>
            <w:tcPrChange w:id="363" w:author="dobstbau" w:date="2011-11-14T09:50:00Z">
              <w:tcPr>
                <w:tcW w:w="504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defines the width of the address lines of the system</w:t>
            </w:r>
          </w:p>
        </w:tc>
      </w:tr>
      <w:tr w:rsidR="00831F5C" w:rsidRPr="003E4137" w:rsidTr="00831F5C">
        <w:trPr>
          <w:trHeight w:val="240"/>
          <w:trPrChange w:id="364" w:author="dobstbau" w:date="2011-11-14T09:50:00Z">
            <w:trPr>
              <w:trHeight w:val="240"/>
            </w:trPr>
          </w:trPrChange>
        </w:trPr>
        <w:tc>
          <w:tcPr>
            <w:tcW w:w="2178" w:type="dxa"/>
            <w:tcBorders>
              <w:top w:val="nil"/>
              <w:left w:val="single" w:sz="4" w:space="0" w:color="auto"/>
              <w:bottom w:val="single" w:sz="4" w:space="0" w:color="auto"/>
              <w:right w:val="single" w:sz="4" w:space="0" w:color="auto"/>
            </w:tcBorders>
            <w:shd w:val="clear" w:color="auto" w:fill="auto"/>
            <w:noWrap/>
            <w:vAlign w:val="bottom"/>
            <w:hideMark/>
            <w:tcPrChange w:id="365" w:author="dobstbau" w:date="2011-11-14T09:50:00Z">
              <w:tcPr>
                <w:tcW w:w="217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led_active_polarity_g</w:t>
            </w:r>
            <w:proofErr w:type="spellEnd"/>
            <w:r w:rsidRPr="003E4137">
              <w:rPr>
                <w:rFonts w:ascii="Calibri" w:eastAsia="Times New Roman" w:hAnsi="Calibri" w:cs="Calibri"/>
                <w:color w:val="000000"/>
                <w:sz w:val="18"/>
                <w:szCs w:val="18"/>
                <w:lang w:bidi="he-IL"/>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Change w:id="366" w:author="dobstbau" w:date="2011-11-14T09:50:00Z">
              <w:tcPr>
                <w:tcW w:w="108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std_logic</w:t>
            </w:r>
            <w:proofErr w:type="spellEnd"/>
          </w:p>
        </w:tc>
        <w:tc>
          <w:tcPr>
            <w:tcW w:w="1260" w:type="dxa"/>
            <w:tcBorders>
              <w:top w:val="single" w:sz="4" w:space="0" w:color="auto"/>
              <w:left w:val="nil"/>
              <w:bottom w:val="single" w:sz="4" w:space="0" w:color="auto"/>
              <w:right w:val="single" w:sz="4" w:space="0" w:color="auto"/>
            </w:tcBorders>
            <w:tcPrChange w:id="367" w:author="dobstbau" w:date="2011-11-14T09:50:00Z">
              <w:tcPr>
                <w:tcW w:w="5040" w:type="dxa"/>
                <w:tcBorders>
                  <w:top w:val="nil"/>
                  <w:left w:val="nil"/>
                  <w:bottom w:val="single" w:sz="4" w:space="0" w:color="auto"/>
                  <w:right w:val="nil"/>
                </w:tcBorders>
              </w:tcPr>
            </w:tcPrChange>
          </w:tcPr>
          <w:p w:rsidR="00831F5C" w:rsidRPr="003E4137" w:rsidRDefault="003B6294" w:rsidP="003E4137">
            <w:pPr>
              <w:bidi w:val="0"/>
              <w:spacing w:after="0" w:line="240" w:lineRule="auto"/>
              <w:jc w:val="left"/>
              <w:rPr>
                <w:rFonts w:ascii="Calibri" w:eastAsia="Times New Roman" w:hAnsi="Calibri" w:cs="Calibri"/>
                <w:color w:val="000000"/>
                <w:sz w:val="18"/>
                <w:szCs w:val="18"/>
                <w:lang w:bidi="he-IL"/>
              </w:rPr>
            </w:pPr>
            <w:ins w:id="368" w:author="dobstbau" w:date="2011-11-15T14:46:00Z">
              <w:r>
                <w:rPr>
                  <w:rFonts w:ascii="Calibri" w:eastAsia="Times New Roman" w:hAnsi="Calibri" w:cs="Calibri"/>
                  <w:color w:val="000000"/>
                  <w:sz w:val="18"/>
                  <w:szCs w:val="18"/>
                  <w:lang w:bidi="he-IL"/>
                </w:rPr>
                <w:t>1</w:t>
              </w:r>
            </w:ins>
          </w:p>
        </w:tc>
        <w:tc>
          <w:tcPr>
            <w:tcW w:w="4004" w:type="dxa"/>
            <w:tcBorders>
              <w:top w:val="nil"/>
              <w:left w:val="single" w:sz="4" w:space="0" w:color="auto"/>
              <w:bottom w:val="single" w:sz="4" w:space="0" w:color="auto"/>
              <w:right w:val="single" w:sz="4" w:space="0" w:color="auto"/>
            </w:tcBorders>
            <w:shd w:val="clear" w:color="auto" w:fill="auto"/>
            <w:noWrap/>
            <w:vAlign w:val="bottom"/>
            <w:hideMark/>
            <w:tcPrChange w:id="369" w:author="dobstbau" w:date="2011-11-14T09:50:00Z">
              <w:tcPr>
                <w:tcW w:w="504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defines the active state of the error signal input: '0' active low, '1'</w:t>
            </w:r>
          </w:p>
        </w:tc>
      </w:tr>
      <w:tr w:rsidR="00831F5C" w:rsidRPr="003E4137" w:rsidTr="00831F5C">
        <w:trPr>
          <w:trHeight w:val="240"/>
          <w:trPrChange w:id="370" w:author="dobstbau" w:date="2011-11-14T09:50:00Z">
            <w:trPr>
              <w:trHeight w:val="240"/>
            </w:trPr>
          </w:trPrChange>
        </w:trPr>
        <w:tc>
          <w:tcPr>
            <w:tcW w:w="2178" w:type="dxa"/>
            <w:tcBorders>
              <w:top w:val="nil"/>
              <w:left w:val="single" w:sz="4" w:space="0" w:color="auto"/>
              <w:bottom w:val="single" w:sz="4" w:space="0" w:color="auto"/>
              <w:right w:val="single" w:sz="4" w:space="0" w:color="auto"/>
            </w:tcBorders>
            <w:shd w:val="clear" w:color="auto" w:fill="auto"/>
            <w:noWrap/>
            <w:vAlign w:val="bottom"/>
            <w:hideMark/>
            <w:tcPrChange w:id="371" w:author="dobstbau" w:date="2011-11-14T09:50:00Z">
              <w:tcPr>
                <w:tcW w:w="217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error_register_address_g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Change w:id="372" w:author="dobstbau" w:date="2011-11-14T09:50:00Z">
              <w:tcPr>
                <w:tcW w:w="108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natural</w:t>
            </w:r>
          </w:p>
        </w:tc>
        <w:tc>
          <w:tcPr>
            <w:tcW w:w="1260" w:type="dxa"/>
            <w:tcBorders>
              <w:top w:val="single" w:sz="4" w:space="0" w:color="auto"/>
              <w:left w:val="nil"/>
              <w:bottom w:val="single" w:sz="4" w:space="0" w:color="auto"/>
              <w:right w:val="single" w:sz="4" w:space="0" w:color="auto"/>
            </w:tcBorders>
            <w:tcPrChange w:id="373" w:author="dobstbau" w:date="2011-11-14T09:50:00Z">
              <w:tcPr>
                <w:tcW w:w="5040" w:type="dxa"/>
                <w:tcBorders>
                  <w:top w:val="nil"/>
                  <w:left w:val="nil"/>
                  <w:bottom w:val="single" w:sz="4" w:space="0" w:color="auto"/>
                  <w:right w:val="nil"/>
                </w:tcBorders>
              </w:tcPr>
            </w:tcPrChange>
          </w:tcPr>
          <w:p w:rsidR="00831F5C" w:rsidRPr="003E4137" w:rsidRDefault="003B6294" w:rsidP="003E4137">
            <w:pPr>
              <w:bidi w:val="0"/>
              <w:spacing w:after="0" w:line="240" w:lineRule="auto"/>
              <w:jc w:val="left"/>
              <w:rPr>
                <w:rFonts w:ascii="Calibri" w:eastAsia="Times New Roman" w:hAnsi="Calibri" w:cs="Calibri"/>
                <w:color w:val="000000"/>
                <w:sz w:val="18"/>
                <w:szCs w:val="18"/>
                <w:lang w:bidi="he-IL"/>
              </w:rPr>
            </w:pPr>
            <w:ins w:id="374" w:author="dobstbau" w:date="2011-11-15T14:46:00Z">
              <w:r>
                <w:rPr>
                  <w:rFonts w:ascii="Calibri" w:eastAsia="Times New Roman" w:hAnsi="Calibri" w:cs="Calibri"/>
                  <w:color w:val="000000"/>
                  <w:sz w:val="18"/>
                  <w:szCs w:val="18"/>
                  <w:lang w:bidi="he-IL"/>
                </w:rPr>
                <w:t>0</w:t>
              </w:r>
            </w:ins>
          </w:p>
        </w:tc>
        <w:tc>
          <w:tcPr>
            <w:tcW w:w="4004" w:type="dxa"/>
            <w:tcBorders>
              <w:top w:val="nil"/>
              <w:left w:val="single" w:sz="4" w:space="0" w:color="auto"/>
              <w:bottom w:val="single" w:sz="4" w:space="0" w:color="auto"/>
              <w:right w:val="single" w:sz="4" w:space="0" w:color="auto"/>
            </w:tcBorders>
            <w:shd w:val="clear" w:color="auto" w:fill="auto"/>
            <w:vAlign w:val="bottom"/>
            <w:hideMark/>
            <w:tcPrChange w:id="375" w:author="dobstbau" w:date="2011-11-14T09:50:00Z">
              <w:tcPr>
                <w:tcW w:w="5040" w:type="dxa"/>
                <w:tcBorders>
                  <w:top w:val="nil"/>
                  <w:left w:val="nil"/>
                  <w:bottom w:val="single" w:sz="4" w:space="0" w:color="auto"/>
                  <w:right w:val="single" w:sz="4" w:space="0" w:color="auto"/>
                </w:tcBorders>
                <w:shd w:val="clear" w:color="auto" w:fill="auto"/>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defines the address that should be sent on access to the unit</w:t>
            </w:r>
          </w:p>
        </w:tc>
      </w:tr>
      <w:tr w:rsidR="00831F5C" w:rsidRPr="003E4137" w:rsidTr="00831F5C">
        <w:trPr>
          <w:trHeight w:val="240"/>
          <w:trPrChange w:id="376" w:author="dobstbau" w:date="2011-11-14T09:50:00Z">
            <w:trPr>
              <w:trHeight w:val="240"/>
            </w:trPr>
          </w:trPrChange>
        </w:trPr>
        <w:tc>
          <w:tcPr>
            <w:tcW w:w="2178" w:type="dxa"/>
            <w:tcBorders>
              <w:top w:val="nil"/>
              <w:left w:val="single" w:sz="4" w:space="0" w:color="auto"/>
              <w:bottom w:val="single" w:sz="4" w:space="0" w:color="auto"/>
              <w:right w:val="single" w:sz="4" w:space="0" w:color="auto"/>
            </w:tcBorders>
            <w:shd w:val="clear" w:color="auto" w:fill="auto"/>
            <w:noWrap/>
            <w:vAlign w:val="bottom"/>
            <w:hideMark/>
            <w:tcPrChange w:id="377" w:author="dobstbau" w:date="2011-11-14T09:50:00Z">
              <w:tcPr>
                <w:tcW w:w="217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error_active_polarity_g</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Change w:id="378" w:author="dobstbau" w:date="2011-11-14T09:50:00Z">
              <w:tcPr>
                <w:tcW w:w="1080" w:type="dxa"/>
                <w:tcBorders>
                  <w:top w:val="nil"/>
                  <w:left w:val="nil"/>
                  <w:bottom w:val="single" w:sz="4" w:space="0" w:color="auto"/>
                  <w:right w:val="single" w:sz="4" w:space="0" w:color="auto"/>
                </w:tcBorders>
                <w:shd w:val="clear" w:color="auto" w:fill="auto"/>
                <w:noWrap/>
                <w:vAlign w:val="bottom"/>
                <w:hideMark/>
              </w:tcPr>
            </w:tcPrChange>
          </w:tcPr>
          <w:p w:rsidR="00831F5C" w:rsidRPr="003E4137" w:rsidRDefault="00831F5C" w:rsidP="003E4137">
            <w:pPr>
              <w:bidi w:val="0"/>
              <w:spacing w:after="0" w:line="240" w:lineRule="auto"/>
              <w:jc w:val="left"/>
              <w:rPr>
                <w:rFonts w:ascii="Calibri" w:eastAsia="Times New Roman" w:hAnsi="Calibri" w:cs="Calibri"/>
                <w:color w:val="000000"/>
                <w:sz w:val="18"/>
                <w:szCs w:val="18"/>
                <w:lang w:bidi="he-IL"/>
              </w:rPr>
            </w:pPr>
            <w:proofErr w:type="spellStart"/>
            <w:r w:rsidRPr="003E4137">
              <w:rPr>
                <w:rFonts w:ascii="Calibri" w:eastAsia="Times New Roman" w:hAnsi="Calibri" w:cs="Calibri"/>
                <w:color w:val="000000"/>
                <w:sz w:val="18"/>
                <w:szCs w:val="18"/>
                <w:lang w:bidi="he-IL"/>
              </w:rPr>
              <w:t>std_logic</w:t>
            </w:r>
            <w:proofErr w:type="spellEnd"/>
          </w:p>
        </w:tc>
        <w:tc>
          <w:tcPr>
            <w:tcW w:w="1260" w:type="dxa"/>
            <w:tcBorders>
              <w:top w:val="single" w:sz="4" w:space="0" w:color="auto"/>
              <w:left w:val="nil"/>
              <w:bottom w:val="single" w:sz="4" w:space="0" w:color="auto"/>
              <w:right w:val="single" w:sz="4" w:space="0" w:color="auto"/>
            </w:tcBorders>
            <w:tcPrChange w:id="379" w:author="dobstbau" w:date="2011-11-14T09:50:00Z">
              <w:tcPr>
                <w:tcW w:w="5040" w:type="dxa"/>
                <w:tcBorders>
                  <w:top w:val="nil"/>
                  <w:left w:val="nil"/>
                  <w:bottom w:val="single" w:sz="4" w:space="0" w:color="auto"/>
                  <w:right w:val="nil"/>
                </w:tcBorders>
              </w:tcPr>
            </w:tcPrChange>
          </w:tcPr>
          <w:p w:rsidR="00831F5C" w:rsidRPr="003E4137" w:rsidRDefault="003B6294">
            <w:pPr>
              <w:keepNext/>
              <w:bidi w:val="0"/>
              <w:spacing w:after="0" w:line="240" w:lineRule="auto"/>
              <w:jc w:val="left"/>
              <w:rPr>
                <w:rFonts w:ascii="Calibri" w:eastAsia="Times New Roman" w:hAnsi="Calibri" w:cs="Calibri"/>
                <w:color w:val="000000"/>
                <w:sz w:val="18"/>
                <w:szCs w:val="18"/>
                <w:lang w:bidi="he-IL"/>
              </w:rPr>
            </w:pPr>
            <w:ins w:id="380" w:author="dobstbau" w:date="2011-11-15T14:46:00Z">
              <w:r>
                <w:rPr>
                  <w:rFonts w:ascii="Calibri" w:eastAsia="Times New Roman" w:hAnsi="Calibri" w:cs="Calibri"/>
                  <w:color w:val="000000"/>
                  <w:sz w:val="18"/>
                  <w:szCs w:val="18"/>
                  <w:lang w:bidi="he-IL"/>
                </w:rPr>
                <w:t>1</w:t>
              </w:r>
            </w:ins>
          </w:p>
        </w:tc>
        <w:tc>
          <w:tcPr>
            <w:tcW w:w="4004" w:type="dxa"/>
            <w:tcBorders>
              <w:top w:val="nil"/>
              <w:left w:val="single" w:sz="4" w:space="0" w:color="auto"/>
              <w:bottom w:val="single" w:sz="4" w:space="0" w:color="auto"/>
              <w:right w:val="single" w:sz="4" w:space="0" w:color="auto"/>
            </w:tcBorders>
            <w:shd w:val="clear" w:color="auto" w:fill="auto"/>
            <w:vAlign w:val="bottom"/>
            <w:hideMark/>
            <w:tcPrChange w:id="381" w:author="dobstbau" w:date="2011-11-14T09:50:00Z">
              <w:tcPr>
                <w:tcW w:w="5040" w:type="dxa"/>
                <w:tcBorders>
                  <w:top w:val="nil"/>
                  <w:left w:val="nil"/>
                  <w:bottom w:val="single" w:sz="4" w:space="0" w:color="auto"/>
                  <w:right w:val="single" w:sz="4" w:space="0" w:color="auto"/>
                </w:tcBorders>
                <w:shd w:val="clear" w:color="auto" w:fill="auto"/>
                <w:vAlign w:val="bottom"/>
                <w:hideMark/>
              </w:tcPr>
            </w:tcPrChange>
          </w:tcPr>
          <w:p w:rsidR="00831F5C" w:rsidRDefault="00831F5C">
            <w:pPr>
              <w:keepNext/>
              <w:bidi w:val="0"/>
              <w:spacing w:after="0" w:line="240" w:lineRule="auto"/>
              <w:jc w:val="left"/>
              <w:rPr>
                <w:rFonts w:ascii="Calibri" w:eastAsia="Times New Roman" w:hAnsi="Calibri" w:cs="Calibri"/>
                <w:color w:val="000000"/>
                <w:sz w:val="18"/>
                <w:szCs w:val="18"/>
                <w:lang w:bidi="he-IL"/>
              </w:rPr>
            </w:pPr>
            <w:r w:rsidRPr="003E4137">
              <w:rPr>
                <w:rFonts w:ascii="Calibri" w:eastAsia="Times New Roman" w:hAnsi="Calibri" w:cs="Calibri"/>
                <w:color w:val="000000"/>
                <w:sz w:val="18"/>
                <w:szCs w:val="18"/>
                <w:lang w:bidi="he-IL"/>
              </w:rPr>
              <w:t>defines the polarity which the error signal is active in</w:t>
            </w:r>
          </w:p>
        </w:tc>
      </w:tr>
    </w:tbl>
    <w:p w:rsidR="008945DB" w:rsidRDefault="003E4137">
      <w:pPr>
        <w:pStyle w:val="Caption"/>
        <w:jc w:val="center"/>
      </w:pPr>
      <w:bookmarkStart w:id="382" w:name="_Toc308546016"/>
      <w:r>
        <w:t xml:space="preserve">Table </w:t>
      </w:r>
      <w:ins w:id="383" w:author="dobstbau" w:date="2011-11-12T22:46:00Z">
        <w:r w:rsidR="00122182">
          <w:fldChar w:fldCharType="begin"/>
        </w:r>
        <w:r w:rsidR="003C51A9">
          <w:instrText xml:space="preserve"> SEQ Table \* ARABIC </w:instrText>
        </w:r>
      </w:ins>
      <w:r w:rsidR="00122182">
        <w:fldChar w:fldCharType="separate"/>
      </w:r>
      <w:ins w:id="384" w:author="dobstbau" w:date="2011-11-12T22:46:00Z">
        <w:r w:rsidR="003C51A9">
          <w:rPr>
            <w:noProof/>
          </w:rPr>
          <w:t>13</w:t>
        </w:r>
        <w:r w:rsidR="00122182">
          <w:fldChar w:fldCharType="end"/>
        </w:r>
      </w:ins>
      <w:del w:id="385"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13</w:delText>
        </w:r>
        <w:r w:rsidR="00122182" w:rsidDel="003C51A9">
          <w:fldChar w:fldCharType="end"/>
        </w:r>
      </w:del>
      <w:r>
        <w:t xml:space="preserve"> - Error register generics</w:t>
      </w:r>
      <w:bookmarkEnd w:id="382"/>
    </w:p>
    <w:p w:rsidR="008945DB" w:rsidRDefault="008945DB">
      <w:pPr>
        <w:bidi w:val="0"/>
        <w:spacing w:after="0"/>
      </w:pPr>
    </w:p>
    <w:p w:rsidR="008945DB" w:rsidRDefault="008945DB">
      <w:pPr>
        <w:bidi w:val="0"/>
        <w:spacing w:after="0"/>
      </w:pPr>
    </w:p>
    <w:p w:rsidR="008945DB" w:rsidRDefault="008945DB">
      <w:pPr>
        <w:bidi w:val="0"/>
        <w:spacing w:after="0"/>
      </w:pPr>
    </w:p>
    <w:p w:rsidR="008945DB" w:rsidRDefault="00970E82">
      <w:pPr>
        <w:bidi w:val="0"/>
        <w:jc w:val="left"/>
      </w:pPr>
      <w:r>
        <w:rPr>
          <w:rStyle w:val="IntenseEmphasis"/>
          <w:rFonts w:hint="cs"/>
          <w:rtl/>
          <w:lang w:bidi="he-IL"/>
        </w:rPr>
        <w:lastRenderedPageBreak/>
        <w:t>T</w:t>
      </w:r>
      <w:r>
        <w:rPr>
          <w:rStyle w:val="IntenseEmphasis"/>
          <w:rFonts w:hint="cs"/>
          <w:lang w:bidi="he-IL"/>
        </w:rPr>
        <w:t>X</w:t>
      </w:r>
      <w:r w:rsidR="005E1B67">
        <w:rPr>
          <w:rStyle w:val="IntenseEmphasis"/>
        </w:rPr>
        <w:t xml:space="preserve"> </w:t>
      </w:r>
      <w:r w:rsidR="00905057">
        <w:rPr>
          <w:rStyle w:val="IntenseEmphasis"/>
        </w:rPr>
        <w:t>path</w:t>
      </w:r>
      <w:r w:rsidR="00227B61" w:rsidRPr="00227B61">
        <w:rPr>
          <w:rStyle w:val="IntenseEmphasis"/>
          <w:b w:val="0"/>
          <w:i w:val="0"/>
          <w:smallCaps/>
        </w:rPr>
        <w:t xml:space="preserve"> </w:t>
      </w:r>
      <w:commentRangeStart w:id="386"/>
      <w:r w:rsidR="009332F4">
        <w:rPr>
          <w:smallCaps/>
          <w:noProof/>
          <w:color w:val="009DD9" w:themeColor="accent2"/>
          <w:spacing w:val="10"/>
          <w:lang w:bidi="he-IL"/>
        </w:rPr>
        <w:drawing>
          <wp:inline distT="0" distB="0" distL="0" distR="0">
            <wp:extent cx="5274310" cy="2600287"/>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2600287"/>
                    </a:xfrm>
                    <a:prstGeom prst="rect">
                      <a:avLst/>
                    </a:prstGeom>
                    <a:noFill/>
                    <a:ln w="9525">
                      <a:noFill/>
                      <a:miter lim="800000"/>
                      <a:headEnd/>
                      <a:tailEnd/>
                    </a:ln>
                  </pic:spPr>
                </pic:pic>
              </a:graphicData>
            </a:graphic>
          </wp:inline>
        </w:drawing>
      </w:r>
      <w:commentRangeEnd w:id="386"/>
      <w:r w:rsidR="00C75B2D">
        <w:rPr>
          <w:rStyle w:val="CommentReference"/>
          <w:rtl/>
        </w:rPr>
        <w:commentReference w:id="386"/>
      </w:r>
    </w:p>
    <w:p w:rsidR="009332F4" w:rsidRDefault="00F4483D">
      <w:pPr>
        <w:pStyle w:val="Caption"/>
        <w:jc w:val="center"/>
        <w:rPr>
          <w:rStyle w:val="IntenseEmphasis"/>
        </w:rPr>
      </w:pPr>
      <w:bookmarkStart w:id="387" w:name="_Toc308632026"/>
      <w:r>
        <w:t xml:space="preserve">Figure </w:t>
      </w:r>
      <w:r w:rsidR="00122182">
        <w:fldChar w:fldCharType="begin"/>
      </w:r>
      <w:r>
        <w:instrText xml:space="preserve"> SEQ Figure \* ARABIC </w:instrText>
      </w:r>
      <w:r w:rsidR="00122182">
        <w:fldChar w:fldCharType="separate"/>
      </w:r>
      <w:r w:rsidR="0043004A">
        <w:rPr>
          <w:noProof/>
        </w:rPr>
        <w:t>4</w:t>
      </w:r>
      <w:r w:rsidR="00122182">
        <w:fldChar w:fldCharType="end"/>
      </w:r>
      <w:r>
        <w:t xml:space="preserve"> - TX path</w:t>
      </w:r>
      <w:bookmarkEnd w:id="387"/>
    </w:p>
    <w:p w:rsidR="009462F0" w:rsidRPr="005E1B67" w:rsidRDefault="009462F0" w:rsidP="009462F0">
      <w:pPr>
        <w:bidi w:val="0"/>
        <w:rPr>
          <w:rStyle w:val="Emphasis"/>
        </w:rPr>
      </w:pPr>
      <w:r w:rsidRPr="005E1B67">
        <w:rPr>
          <w:rStyle w:val="Emphasis"/>
        </w:rPr>
        <w:t>General Description</w:t>
      </w:r>
    </w:p>
    <w:p w:rsidR="005E1B67" w:rsidRPr="005E1B67" w:rsidRDefault="005E1B67" w:rsidP="00F4128D">
      <w:pPr>
        <w:bidi w:val="0"/>
        <w:rPr>
          <w:rFonts w:cstheme="minorHAnsi"/>
        </w:rPr>
      </w:pPr>
      <w:r w:rsidRPr="005E1B67">
        <w:rPr>
          <w:rFonts w:cstheme="minorHAnsi"/>
        </w:rPr>
        <w:t xml:space="preserve">The TX is activated when a read transaction is occurring. </w:t>
      </w:r>
    </w:p>
    <w:p w:rsidR="005E1B67" w:rsidRPr="005E1B67" w:rsidRDefault="005E1B67" w:rsidP="00FD1322">
      <w:pPr>
        <w:bidi w:val="0"/>
        <w:rPr>
          <w:rFonts w:cstheme="minorHAnsi"/>
        </w:rPr>
      </w:pPr>
      <w:r w:rsidRPr="005E1B67">
        <w:rPr>
          <w:rFonts w:cstheme="minorHAnsi"/>
        </w:rPr>
        <w:t xml:space="preserve">The TX (via wishbone slave) is informed that there is a read request, the WTME receive and save the </w:t>
      </w:r>
      <w:r w:rsidRPr="00F4128D">
        <w:rPr>
          <w:rFonts w:cstheme="minorHAnsi"/>
        </w:rPr>
        <w:t xml:space="preserve">data request and the slave upraise </w:t>
      </w:r>
      <w:proofErr w:type="gramStart"/>
      <w:r w:rsidRPr="00F4128D">
        <w:rPr>
          <w:rFonts w:cstheme="minorHAnsi"/>
        </w:rPr>
        <w:t>acknowledge .</w:t>
      </w:r>
      <w:proofErr w:type="gramEnd"/>
      <w:r w:rsidRPr="00F4128D">
        <w:rPr>
          <w:rFonts w:cstheme="minorHAnsi"/>
        </w:rPr>
        <w:t xml:space="preserve"> Then the </w:t>
      </w:r>
      <w:r w:rsidR="00FD1322" w:rsidRPr="00F4128D">
        <w:rPr>
          <w:rFonts w:cstheme="minorHAnsi"/>
        </w:rPr>
        <w:t>master of the TX is activated and asks</w:t>
      </w:r>
      <w:r w:rsidRPr="00F4128D">
        <w:rPr>
          <w:rFonts w:cstheme="minorHAnsi"/>
        </w:rPr>
        <w:t xml:space="preserve"> to read the required data from the FLASH or from one CLIENT.  When the TX master receives the data he wraps it in the form of the message pack structure </w:t>
      </w:r>
      <w:r w:rsidR="00FD1322" w:rsidRPr="00F4128D">
        <w:rPr>
          <w:rFonts w:cstheme="minorHAnsi"/>
        </w:rPr>
        <w:t>according</w:t>
      </w:r>
      <w:r w:rsidR="00FD1322" w:rsidRPr="005E1B67">
        <w:rPr>
          <w:rFonts w:cstheme="minorHAnsi"/>
        </w:rPr>
        <w:t xml:space="preserve"> to</w:t>
      </w:r>
      <w:r w:rsidRPr="005E1B67">
        <w:rPr>
          <w:rFonts w:cstheme="minorHAnsi"/>
        </w:rPr>
        <w:t xml:space="preserve"> the type, </w:t>
      </w:r>
      <w:r w:rsidR="00FD1322" w:rsidRPr="005E1B67">
        <w:rPr>
          <w:rFonts w:cstheme="minorHAnsi"/>
        </w:rPr>
        <w:t>address and</w:t>
      </w:r>
      <w:r w:rsidRPr="005E1B67">
        <w:rPr>
          <w:rFonts w:cstheme="minorHAnsi"/>
        </w:rPr>
        <w:t xml:space="preserve"> length than </w:t>
      </w:r>
      <w:r w:rsidRPr="005E1B67">
        <w:rPr>
          <w:rFonts w:eastAsia="Times New Roman" w:cstheme="minorHAnsi"/>
          <w:color w:val="333333"/>
          <w:lang w:bidi="he-IL"/>
        </w:rPr>
        <w:t>Transferred over to him.</w:t>
      </w:r>
    </w:p>
    <w:tbl>
      <w:tblPr>
        <w:tblpPr w:leftFromText="180" w:rightFromText="180" w:vertAnchor="text" w:horzAnchor="margin" w:tblpXSpec="center" w:tblpY="450"/>
        <w:tblW w:w="11390" w:type="dxa"/>
        <w:tblLook w:val="04A0"/>
      </w:tblPr>
      <w:tblGrid>
        <w:gridCol w:w="1457"/>
        <w:gridCol w:w="985"/>
        <w:gridCol w:w="2771"/>
        <w:gridCol w:w="6177"/>
      </w:tblGrid>
      <w:tr w:rsidR="009418D2" w:rsidRPr="00A57877" w:rsidTr="009418D2">
        <w:trPr>
          <w:trHeight w:val="283"/>
        </w:trPr>
        <w:tc>
          <w:tcPr>
            <w:tcW w:w="1457"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9418D2" w:rsidRPr="003E4137" w:rsidRDefault="009418D2" w:rsidP="009418D2">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signal name</w:t>
            </w:r>
          </w:p>
        </w:tc>
        <w:tc>
          <w:tcPr>
            <w:tcW w:w="985" w:type="dxa"/>
            <w:tcBorders>
              <w:top w:val="single" w:sz="4" w:space="0" w:color="auto"/>
              <w:left w:val="nil"/>
              <w:bottom w:val="single" w:sz="4" w:space="0" w:color="auto"/>
              <w:right w:val="single" w:sz="4" w:space="0" w:color="auto"/>
            </w:tcBorders>
            <w:shd w:val="clear" w:color="000000" w:fill="FFFF00"/>
            <w:vAlign w:val="bottom"/>
            <w:hideMark/>
          </w:tcPr>
          <w:p w:rsidR="009418D2" w:rsidRPr="003E4137" w:rsidRDefault="009418D2" w:rsidP="009418D2">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type</w:t>
            </w:r>
          </w:p>
        </w:tc>
        <w:tc>
          <w:tcPr>
            <w:tcW w:w="2771" w:type="dxa"/>
            <w:tcBorders>
              <w:top w:val="single" w:sz="4" w:space="0" w:color="auto"/>
              <w:left w:val="nil"/>
              <w:bottom w:val="single" w:sz="4" w:space="0" w:color="auto"/>
              <w:right w:val="nil"/>
            </w:tcBorders>
            <w:shd w:val="clear" w:color="000000" w:fill="FFFF00"/>
            <w:noWrap/>
            <w:vAlign w:val="bottom"/>
            <w:hideMark/>
          </w:tcPr>
          <w:p w:rsidR="009418D2" w:rsidRPr="003E4137" w:rsidRDefault="009418D2" w:rsidP="009418D2">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width (bits)</w:t>
            </w:r>
          </w:p>
        </w:tc>
        <w:tc>
          <w:tcPr>
            <w:tcW w:w="6177"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9418D2" w:rsidRPr="003E4137" w:rsidRDefault="009418D2" w:rsidP="009418D2">
            <w:pPr>
              <w:bidi w:val="0"/>
              <w:spacing w:after="0" w:line="240" w:lineRule="auto"/>
              <w:jc w:val="center"/>
              <w:rPr>
                <w:rFonts w:ascii="Calibri" w:eastAsia="Times New Roman" w:hAnsi="Calibri" w:cs="Calibri"/>
                <w:b/>
                <w:bCs/>
                <w:color w:val="000000"/>
                <w:sz w:val="18"/>
                <w:szCs w:val="18"/>
                <w:lang w:bidi="he-IL"/>
              </w:rPr>
            </w:pPr>
            <w:r w:rsidRPr="003E4137">
              <w:rPr>
                <w:rFonts w:ascii="Calibri" w:eastAsia="Times New Roman" w:hAnsi="Calibri" w:cs="Calibri"/>
                <w:b/>
                <w:bCs/>
                <w:color w:val="000000"/>
                <w:sz w:val="18"/>
                <w:szCs w:val="18"/>
                <w:lang w:bidi="he-IL"/>
              </w:rPr>
              <w:t>description</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proofErr w:type="spellStart"/>
            <w:r w:rsidRPr="00A57877">
              <w:rPr>
                <w:rFonts w:ascii="Calibri" w:eastAsia="Times New Roman" w:hAnsi="Calibri" w:cs="Calibri"/>
                <w:color w:val="000000"/>
                <w:sz w:val="18"/>
                <w:szCs w:val="18"/>
                <w:lang w:bidi="he-IL"/>
              </w:rPr>
              <w:t>Sys_clk</w:t>
            </w:r>
            <w:proofErr w:type="spellEnd"/>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single" w:sz="4" w:space="0" w:color="auto"/>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1</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clock</w:t>
            </w:r>
          </w:p>
        </w:tc>
      </w:tr>
      <w:tr w:rsidR="009418D2" w:rsidRPr="00A57877" w:rsidTr="009418D2">
        <w:trPr>
          <w:trHeight w:val="45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proofErr w:type="spellStart"/>
            <w:r w:rsidRPr="00A57877">
              <w:rPr>
                <w:rFonts w:ascii="Calibri" w:eastAsia="Times New Roman" w:hAnsi="Calibri" w:cs="Calibri"/>
                <w:color w:val="000000"/>
                <w:sz w:val="18"/>
                <w:szCs w:val="18"/>
                <w:lang w:bidi="he-IL"/>
              </w:rPr>
              <w:t>Sys_reset</w:t>
            </w:r>
            <w:proofErr w:type="spellEnd"/>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1</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Reset. Reset polarity will be set according to the generic parameter '</w:t>
            </w:r>
            <w:proofErr w:type="spellStart"/>
            <w:r w:rsidRPr="00A57877">
              <w:rPr>
                <w:rFonts w:ascii="Calibri" w:eastAsia="Times New Roman" w:hAnsi="Calibri" w:cs="Calibri"/>
                <w:color w:val="000000"/>
                <w:sz w:val="18"/>
                <w:szCs w:val="18"/>
                <w:lang w:bidi="he-IL"/>
              </w:rPr>
              <w:t>reset_polarity_g</w:t>
            </w:r>
            <w:proofErr w:type="spellEnd"/>
            <w:r w:rsidRPr="00A57877">
              <w:rPr>
                <w:rFonts w:ascii="Calibri" w:eastAsia="Times New Roman" w:hAnsi="Calibri" w:cs="Calibri"/>
                <w:color w:val="000000"/>
                <w:sz w:val="18"/>
                <w:szCs w:val="18"/>
                <w:lang w:bidi="he-IL"/>
              </w:rPr>
              <w:t>'</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DAT_I_S</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proofErr w:type="spellStart"/>
            <w:r w:rsidRPr="00A57877">
              <w:rPr>
                <w:rFonts w:ascii="Calibri" w:eastAsia="Times New Roman" w:hAnsi="Calibri" w:cs="Calibri"/>
                <w:color w:val="000000"/>
                <w:sz w:val="18"/>
                <w:szCs w:val="18"/>
                <w:lang w:bidi="he-IL"/>
              </w:rPr>
              <w:t>data_width_g</w:t>
            </w:r>
            <w:proofErr w:type="spellEnd"/>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t>
            </w:r>
            <w:r w:rsidRPr="00A57877">
              <w:rPr>
                <w:rFonts w:ascii="Calibri" w:eastAsia="Times New Roman" w:hAnsi="Calibri" w:cs="Calibri"/>
                <w:b/>
                <w:bCs/>
                <w:color w:val="000000"/>
                <w:sz w:val="18"/>
                <w:szCs w:val="18"/>
                <w:lang w:bidi="he-IL"/>
              </w:rPr>
              <w:t>data</w:t>
            </w:r>
            <w:r w:rsidRPr="00A57877">
              <w:rPr>
                <w:rFonts w:ascii="Calibri" w:eastAsia="Times New Roman" w:hAnsi="Calibri" w:cs="Calibri"/>
                <w:color w:val="000000"/>
                <w:sz w:val="18"/>
                <w:szCs w:val="18"/>
                <w:lang w:bidi="he-IL"/>
              </w:rPr>
              <w:t xml:space="preserve"> input receiving to the TX slave  from the RX master  </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ADR_I_S_TX</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addr_d_g</w:t>
            </w:r>
            <w:proofErr w:type="spellEnd"/>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data_width_g</w:t>
            </w:r>
            <w:proofErr w:type="spellEnd"/>
            <w:r w:rsidRPr="00A57877">
              <w:rPr>
                <w:rFonts w:ascii="Calibri" w:eastAsia="Times New Roman" w:hAnsi="Calibri" w:cs="Calibri"/>
                <w:color w:val="000000"/>
                <w:sz w:val="18"/>
                <w:szCs w:val="18"/>
                <w:lang w:bidi="he-IL"/>
              </w:rPr>
              <w:t>)</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t>
            </w:r>
            <w:r w:rsidRPr="00A57877">
              <w:rPr>
                <w:rFonts w:ascii="Calibri" w:eastAsia="Times New Roman" w:hAnsi="Calibri" w:cs="Calibri"/>
                <w:b/>
                <w:bCs/>
                <w:color w:val="000000"/>
                <w:sz w:val="18"/>
                <w:szCs w:val="18"/>
                <w:lang w:bidi="he-IL"/>
              </w:rPr>
              <w:t xml:space="preserve">address </w:t>
            </w:r>
            <w:r w:rsidRPr="00A57877">
              <w:rPr>
                <w:rFonts w:ascii="Calibri" w:eastAsia="Times New Roman" w:hAnsi="Calibri" w:cs="Calibri"/>
                <w:color w:val="000000"/>
                <w:sz w:val="18"/>
                <w:szCs w:val="18"/>
                <w:lang w:bidi="he-IL"/>
              </w:rPr>
              <w:t xml:space="preserve"> input receiving to the TX slave  from the RX master </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TGA_I_S_TX</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type_d_g</w:t>
            </w:r>
            <w:proofErr w:type="spellEnd"/>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data_width_g</w:t>
            </w:r>
            <w:proofErr w:type="spellEnd"/>
            <w:r w:rsidRPr="00A57877">
              <w:rPr>
                <w:rFonts w:ascii="Calibri" w:eastAsia="Times New Roman" w:hAnsi="Calibri" w:cs="Calibri"/>
                <w:color w:val="000000"/>
                <w:sz w:val="18"/>
                <w:szCs w:val="18"/>
                <w:lang w:bidi="he-IL"/>
              </w:rPr>
              <w:t>)</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t>
            </w:r>
            <w:r w:rsidRPr="00A57877">
              <w:rPr>
                <w:rFonts w:ascii="Calibri" w:eastAsia="Times New Roman" w:hAnsi="Calibri" w:cs="Calibri"/>
                <w:b/>
                <w:bCs/>
                <w:color w:val="000000"/>
                <w:sz w:val="18"/>
                <w:szCs w:val="18"/>
                <w:lang w:bidi="he-IL"/>
              </w:rPr>
              <w:t>type</w:t>
            </w:r>
            <w:r w:rsidRPr="00A57877">
              <w:rPr>
                <w:rFonts w:ascii="Calibri" w:eastAsia="Times New Roman" w:hAnsi="Calibri" w:cs="Calibri"/>
                <w:color w:val="000000"/>
                <w:sz w:val="18"/>
                <w:szCs w:val="18"/>
                <w:lang w:bidi="he-IL"/>
              </w:rPr>
              <w:t xml:space="preserve"> input receiving to the TX slave  from the RX master </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TGD_I_S_TX</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len_d_g</w:t>
            </w:r>
            <w:proofErr w:type="spellEnd"/>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data_width_g</w:t>
            </w:r>
            <w:proofErr w:type="spellEnd"/>
            <w:r w:rsidRPr="00A57877">
              <w:rPr>
                <w:rFonts w:ascii="Calibri" w:eastAsia="Times New Roman" w:hAnsi="Calibri" w:cs="Calibri"/>
                <w:color w:val="000000"/>
                <w:sz w:val="18"/>
                <w:szCs w:val="18"/>
                <w:lang w:bidi="he-IL"/>
              </w:rPr>
              <w:t>)</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t>
            </w:r>
            <w:r w:rsidRPr="00A57877">
              <w:rPr>
                <w:rFonts w:ascii="Calibri" w:eastAsia="Times New Roman" w:hAnsi="Calibri" w:cs="Calibri"/>
                <w:b/>
                <w:bCs/>
                <w:color w:val="000000"/>
                <w:sz w:val="18"/>
                <w:szCs w:val="18"/>
                <w:lang w:bidi="he-IL"/>
              </w:rPr>
              <w:t>length</w:t>
            </w:r>
            <w:r w:rsidRPr="00A57877">
              <w:rPr>
                <w:rFonts w:ascii="Calibri" w:eastAsia="Times New Roman" w:hAnsi="Calibri" w:cs="Calibri"/>
                <w:color w:val="000000"/>
                <w:sz w:val="18"/>
                <w:szCs w:val="18"/>
                <w:lang w:bidi="he-IL"/>
              </w:rPr>
              <w:t xml:space="preserve"> input receiving to the TX slave  from the RX master </w:t>
            </w:r>
          </w:p>
        </w:tc>
      </w:tr>
      <w:tr w:rsidR="009418D2" w:rsidRPr="00A57877" w:rsidTr="009418D2">
        <w:trPr>
          <w:trHeight w:val="482"/>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WE_I_S_TX</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proofErr w:type="spellStart"/>
            <w:r w:rsidRPr="00A57877">
              <w:rPr>
                <w:rFonts w:ascii="Calibri" w:eastAsia="Times New Roman" w:hAnsi="Calibri" w:cs="Calibri"/>
                <w:color w:val="000000"/>
                <w:sz w:val="18"/>
                <w:szCs w:val="18"/>
                <w:lang w:bidi="he-IL"/>
              </w:rPr>
              <w:t>write_en_polarity_g</w:t>
            </w:r>
            <w:proofErr w:type="spellEnd"/>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The wishbone Write enable signal transmitted to the TX slave, this signal will be here at ‘0’ (the RX make a write transaction to the TX )</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STB_I_S_TX</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1</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wishbone </w:t>
            </w:r>
            <w:r w:rsidRPr="00A57877">
              <w:rPr>
                <w:rFonts w:ascii="Calibri" w:eastAsia="Times New Roman" w:hAnsi="Calibri" w:cs="Calibri"/>
                <w:b/>
                <w:bCs/>
                <w:color w:val="000000"/>
                <w:sz w:val="18"/>
                <w:szCs w:val="18"/>
                <w:lang w:bidi="he-IL"/>
              </w:rPr>
              <w:t>STB</w:t>
            </w:r>
            <w:r w:rsidRPr="00A57877">
              <w:rPr>
                <w:rFonts w:ascii="Calibri" w:eastAsia="Times New Roman" w:hAnsi="Calibri" w:cs="Calibri"/>
                <w:color w:val="000000"/>
                <w:sz w:val="18"/>
                <w:szCs w:val="18"/>
                <w:lang w:bidi="he-IL"/>
              </w:rPr>
              <w:t xml:space="preserve"> signal transmitted to the TX slave</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CYC_I_TX</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1</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wishbone </w:t>
            </w:r>
            <w:r w:rsidRPr="00A57877">
              <w:rPr>
                <w:rFonts w:ascii="Calibri" w:eastAsia="Times New Roman" w:hAnsi="Calibri" w:cs="Calibri"/>
                <w:b/>
                <w:bCs/>
                <w:color w:val="000000"/>
                <w:sz w:val="18"/>
                <w:szCs w:val="18"/>
                <w:lang w:bidi="he-IL"/>
              </w:rPr>
              <w:t>CYC</w:t>
            </w:r>
            <w:r w:rsidRPr="00A57877">
              <w:rPr>
                <w:rFonts w:ascii="Calibri" w:eastAsia="Times New Roman" w:hAnsi="Calibri" w:cs="Calibri"/>
                <w:color w:val="000000"/>
                <w:sz w:val="18"/>
                <w:szCs w:val="18"/>
                <w:lang w:bidi="he-IL"/>
              </w:rPr>
              <w:t xml:space="preserve"> signal transmitted to the TX slave</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ACK_O_TO_M</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out</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1</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wishbone </w:t>
            </w:r>
            <w:r w:rsidRPr="00A57877">
              <w:rPr>
                <w:rFonts w:ascii="Calibri" w:eastAsia="Times New Roman" w:hAnsi="Calibri" w:cs="Calibri"/>
                <w:b/>
                <w:bCs/>
                <w:color w:val="000000"/>
                <w:sz w:val="18"/>
                <w:szCs w:val="18"/>
                <w:lang w:bidi="he-IL"/>
              </w:rPr>
              <w:t xml:space="preserve">acknowledge </w:t>
            </w:r>
            <w:r w:rsidRPr="00A57877">
              <w:rPr>
                <w:rFonts w:ascii="Calibri" w:eastAsia="Times New Roman" w:hAnsi="Calibri" w:cs="Calibri"/>
                <w:color w:val="000000"/>
                <w:sz w:val="18"/>
                <w:szCs w:val="18"/>
                <w:lang w:bidi="he-IL"/>
              </w:rPr>
              <w:t xml:space="preserve"> signal transmitted to the RX master</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DAT_O_TO_M</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Out</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proofErr w:type="spellStart"/>
            <w:r w:rsidRPr="00A57877">
              <w:rPr>
                <w:rFonts w:ascii="Calibri" w:eastAsia="Times New Roman" w:hAnsi="Calibri" w:cs="Calibri"/>
                <w:color w:val="000000"/>
                <w:sz w:val="18"/>
                <w:szCs w:val="18"/>
                <w:lang w:bidi="he-IL"/>
              </w:rPr>
              <w:t>data_width_g</w:t>
            </w:r>
            <w:proofErr w:type="spellEnd"/>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The data output  transferring to the RX master  - NOT USED</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DAT_I_CLIENT</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proofErr w:type="spellStart"/>
            <w:r w:rsidRPr="00A57877">
              <w:rPr>
                <w:rFonts w:ascii="Calibri" w:eastAsia="Times New Roman" w:hAnsi="Calibri" w:cs="Calibri"/>
                <w:color w:val="000000"/>
                <w:sz w:val="18"/>
                <w:szCs w:val="18"/>
                <w:lang w:bidi="he-IL"/>
              </w:rPr>
              <w:t>data_width_g</w:t>
            </w:r>
            <w:proofErr w:type="spellEnd"/>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The data input that was read  from the CLIENT / FLASH</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ACK_I_CLIENT</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in</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1</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The wishbone acknowledge signal from the CLIENT / FLASH</w:t>
            </w:r>
          </w:p>
        </w:tc>
      </w:tr>
      <w:tr w:rsidR="009418D2" w:rsidRPr="00A57877" w:rsidTr="009418D2">
        <w:trPr>
          <w:trHeight w:val="283"/>
        </w:trPr>
        <w:tc>
          <w:tcPr>
            <w:tcW w:w="1457" w:type="dxa"/>
            <w:tcBorders>
              <w:top w:val="nil"/>
              <w:left w:val="single" w:sz="4" w:space="0" w:color="auto"/>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ADR_O_CLIENT</w:t>
            </w:r>
          </w:p>
        </w:tc>
        <w:tc>
          <w:tcPr>
            <w:tcW w:w="985"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left"/>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Out</w:t>
            </w:r>
          </w:p>
        </w:tc>
        <w:tc>
          <w:tcPr>
            <w:tcW w:w="2771"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jc w:val="center"/>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addr_d_g</w:t>
            </w:r>
            <w:proofErr w:type="spellEnd"/>
            <w:r w:rsidRPr="00A57877">
              <w:rPr>
                <w:rFonts w:ascii="Calibri" w:eastAsia="Times New Roman" w:hAnsi="Calibri" w:cs="Calibri"/>
                <w:color w:val="000000"/>
                <w:sz w:val="18"/>
                <w:szCs w:val="18"/>
                <w:lang w:bidi="he-IL"/>
              </w:rPr>
              <w:t>)*(</w:t>
            </w:r>
            <w:proofErr w:type="spellStart"/>
            <w:r w:rsidRPr="00A57877">
              <w:rPr>
                <w:rFonts w:ascii="Calibri" w:eastAsia="Times New Roman" w:hAnsi="Calibri" w:cs="Calibri"/>
                <w:color w:val="000000"/>
                <w:sz w:val="18"/>
                <w:szCs w:val="18"/>
                <w:lang w:bidi="he-IL"/>
              </w:rPr>
              <w:t>data_width_g</w:t>
            </w:r>
            <w:proofErr w:type="spellEnd"/>
            <w:r w:rsidRPr="00A57877">
              <w:rPr>
                <w:rFonts w:ascii="Calibri" w:eastAsia="Times New Roman" w:hAnsi="Calibri" w:cs="Calibri"/>
                <w:color w:val="000000"/>
                <w:sz w:val="18"/>
                <w:szCs w:val="18"/>
                <w:lang w:bidi="he-IL"/>
              </w:rPr>
              <w:t>)</w:t>
            </w:r>
          </w:p>
        </w:tc>
        <w:tc>
          <w:tcPr>
            <w:tcW w:w="6177" w:type="dxa"/>
            <w:tcBorders>
              <w:top w:val="nil"/>
              <w:left w:val="nil"/>
              <w:bottom w:val="single" w:sz="4" w:space="0" w:color="auto"/>
              <w:right w:val="single" w:sz="4" w:space="0" w:color="auto"/>
            </w:tcBorders>
            <w:shd w:val="clear" w:color="auto" w:fill="auto"/>
            <w:hideMark/>
          </w:tcPr>
          <w:p w:rsidR="009418D2" w:rsidRPr="00A57877" w:rsidRDefault="009418D2" w:rsidP="009418D2">
            <w:pPr>
              <w:bidi w:val="0"/>
              <w:spacing w:after="0" w:line="240" w:lineRule="auto"/>
              <w:rPr>
                <w:rFonts w:ascii="Calibri" w:eastAsia="Times New Roman" w:hAnsi="Calibri" w:cs="Calibri"/>
                <w:color w:val="000000"/>
                <w:sz w:val="18"/>
                <w:szCs w:val="18"/>
                <w:lang w:bidi="he-IL"/>
              </w:rPr>
            </w:pPr>
            <w:r w:rsidRPr="00A57877">
              <w:rPr>
                <w:rFonts w:ascii="Calibri" w:eastAsia="Times New Roman" w:hAnsi="Calibri" w:cs="Calibri"/>
                <w:color w:val="000000"/>
                <w:sz w:val="18"/>
                <w:szCs w:val="18"/>
                <w:lang w:bidi="he-IL"/>
              </w:rPr>
              <w:t xml:space="preserve">The address to begin read in the CLIENT / FLASH  </w:t>
            </w:r>
          </w:p>
        </w:tc>
      </w:tr>
    </w:tbl>
    <w:p w:rsidR="009418D2" w:rsidRDefault="009418D2" w:rsidP="009418D2">
      <w:pPr>
        <w:pStyle w:val="Caption"/>
        <w:keepNext/>
      </w:pPr>
    </w:p>
    <w:p w:rsidR="009418D2" w:rsidRDefault="009418D2" w:rsidP="003037AD">
      <w:pPr>
        <w:pStyle w:val="Caption"/>
        <w:keepNext/>
        <w:jc w:val="center"/>
        <w:rPr>
          <w:noProof/>
        </w:rPr>
      </w:pPr>
      <w:r>
        <w:t xml:space="preserve">Table </w:t>
      </w:r>
      <w:ins w:id="388" w:author="dobstbau" w:date="2011-11-12T22:46:00Z">
        <w:r w:rsidR="00122182">
          <w:fldChar w:fldCharType="begin"/>
        </w:r>
        <w:r w:rsidR="003C51A9">
          <w:instrText xml:space="preserve"> SEQ Table \* ARABIC </w:instrText>
        </w:r>
      </w:ins>
      <w:r w:rsidR="00122182">
        <w:fldChar w:fldCharType="separate"/>
      </w:r>
      <w:ins w:id="389" w:author="dobstbau" w:date="2011-11-12T22:46:00Z">
        <w:r w:rsidR="003C51A9">
          <w:rPr>
            <w:noProof/>
          </w:rPr>
          <w:t>14</w:t>
        </w:r>
        <w:r w:rsidR="00122182">
          <w:fldChar w:fldCharType="end"/>
        </w:r>
      </w:ins>
      <w:del w:id="390"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14</w:delText>
        </w:r>
        <w:r w:rsidR="00122182" w:rsidDel="003C51A9">
          <w:fldChar w:fldCharType="end"/>
        </w:r>
      </w:del>
      <w:r>
        <w:rPr>
          <w:noProof/>
        </w:rPr>
        <w:t xml:space="preserve">  - TX Path interface</w:t>
      </w:r>
    </w:p>
    <w:p w:rsidR="00C75B2D" w:rsidRPr="00C75B2D" w:rsidRDefault="00C75B2D" w:rsidP="00C75B2D"/>
    <w:tbl>
      <w:tblPr>
        <w:tblpPr w:leftFromText="180" w:rightFromText="180" w:vertAnchor="text" w:horzAnchor="margin" w:tblpY="189"/>
        <w:tblW w:w="10646" w:type="dxa"/>
        <w:tblLook w:val="04A0"/>
        <w:tblPrChange w:id="391" w:author="kelbaz" w:date="2011-11-13T18:35:00Z">
          <w:tblPr>
            <w:tblpPr w:leftFromText="180" w:rightFromText="180" w:vertAnchor="text" w:horzAnchor="margin" w:tblpY="189"/>
            <w:tblW w:w="9064" w:type="dxa"/>
            <w:tblLook w:val="04A0"/>
          </w:tblPr>
        </w:tblPrChange>
      </w:tblPr>
      <w:tblGrid>
        <w:gridCol w:w="2735"/>
        <w:gridCol w:w="1582"/>
        <w:gridCol w:w="1582"/>
        <w:gridCol w:w="4747"/>
        <w:tblGridChange w:id="392">
          <w:tblGrid>
            <w:gridCol w:w="2735"/>
            <w:gridCol w:w="1582"/>
            <w:gridCol w:w="1582"/>
            <w:gridCol w:w="4747"/>
          </w:tblGrid>
        </w:tblGridChange>
      </w:tblGrid>
      <w:tr w:rsidR="00EA468E" w:rsidRPr="00AD7C50" w:rsidTr="00E77F80">
        <w:trPr>
          <w:trHeight w:val="64"/>
          <w:trPrChange w:id="393" w:author="kelbaz" w:date="2011-11-13T18:35:00Z">
            <w:trPr>
              <w:trHeight w:val="226"/>
            </w:trPr>
          </w:trPrChange>
        </w:trPr>
        <w:tc>
          <w:tcPr>
            <w:tcW w:w="2735" w:type="dxa"/>
            <w:tcBorders>
              <w:top w:val="single" w:sz="4" w:space="0" w:color="auto"/>
              <w:left w:val="single" w:sz="4" w:space="0" w:color="auto"/>
              <w:bottom w:val="single" w:sz="4" w:space="0" w:color="auto"/>
              <w:right w:val="single" w:sz="4" w:space="0" w:color="auto"/>
            </w:tcBorders>
            <w:shd w:val="clear" w:color="000000" w:fill="00B0F0"/>
            <w:vAlign w:val="center"/>
            <w:hideMark/>
            <w:tcPrChange w:id="394" w:author="kelbaz" w:date="2011-11-13T18:35:00Z">
              <w:tcPr>
                <w:tcW w:w="2735" w:type="dxa"/>
                <w:tcBorders>
                  <w:top w:val="single" w:sz="4" w:space="0" w:color="auto"/>
                  <w:left w:val="single" w:sz="4" w:space="0" w:color="auto"/>
                  <w:bottom w:val="single" w:sz="4" w:space="0" w:color="auto"/>
                  <w:right w:val="single" w:sz="4" w:space="0" w:color="auto"/>
                </w:tcBorders>
                <w:shd w:val="clear" w:color="000000" w:fill="00B0F0"/>
                <w:vAlign w:val="center"/>
                <w:hideMark/>
              </w:tcPr>
            </w:tcPrChange>
          </w:tcPr>
          <w:p w:rsidR="00EA468E" w:rsidRPr="00AD7C50" w:rsidRDefault="00EA468E" w:rsidP="003037AD">
            <w:pPr>
              <w:bidi w:val="0"/>
              <w:spacing w:after="0" w:line="240" w:lineRule="auto"/>
              <w:jc w:val="center"/>
              <w:rPr>
                <w:rFonts w:ascii="Calibri" w:eastAsia="Times New Roman" w:hAnsi="Calibri" w:cs="Calibri"/>
                <w:b/>
                <w:bCs/>
                <w:color w:val="000000"/>
                <w:sz w:val="18"/>
                <w:szCs w:val="18"/>
                <w:lang w:bidi="he-IL"/>
              </w:rPr>
            </w:pPr>
            <w:r w:rsidRPr="00AD7C50">
              <w:rPr>
                <w:rFonts w:ascii="Calibri" w:eastAsia="Times New Roman" w:hAnsi="Calibri" w:cs="Calibri"/>
                <w:b/>
                <w:bCs/>
                <w:color w:val="000000"/>
                <w:sz w:val="18"/>
                <w:szCs w:val="18"/>
                <w:lang w:bidi="he-IL"/>
              </w:rPr>
              <w:lastRenderedPageBreak/>
              <w:t>Generic Parameter</w:t>
            </w:r>
          </w:p>
        </w:tc>
        <w:tc>
          <w:tcPr>
            <w:tcW w:w="1582" w:type="dxa"/>
            <w:tcBorders>
              <w:top w:val="single" w:sz="4" w:space="0" w:color="auto"/>
              <w:left w:val="nil"/>
              <w:bottom w:val="single" w:sz="4" w:space="0" w:color="auto"/>
              <w:right w:val="single" w:sz="4" w:space="0" w:color="auto"/>
            </w:tcBorders>
            <w:shd w:val="clear" w:color="000000" w:fill="00B0F0"/>
            <w:tcPrChange w:id="395" w:author="kelbaz" w:date="2011-11-13T18:35:00Z">
              <w:tcPr>
                <w:tcW w:w="1582" w:type="dxa"/>
                <w:tcBorders>
                  <w:top w:val="single" w:sz="4" w:space="0" w:color="auto"/>
                  <w:left w:val="nil"/>
                  <w:bottom w:val="single" w:sz="4" w:space="0" w:color="auto"/>
                  <w:right w:val="nil"/>
                </w:tcBorders>
                <w:shd w:val="clear" w:color="000000" w:fill="00B0F0"/>
              </w:tcPr>
            </w:tcPrChange>
          </w:tcPr>
          <w:p w:rsidR="00EA468E" w:rsidRPr="00AD7C50" w:rsidRDefault="00E77F80" w:rsidP="00D84E2B">
            <w:pPr>
              <w:bidi w:val="0"/>
              <w:spacing w:after="0" w:line="240" w:lineRule="auto"/>
              <w:jc w:val="center"/>
              <w:rPr>
                <w:rFonts w:ascii="Calibri" w:eastAsia="Times New Roman" w:hAnsi="Calibri" w:cs="Calibri"/>
                <w:b/>
                <w:bCs/>
                <w:color w:val="000000"/>
                <w:sz w:val="18"/>
                <w:szCs w:val="18"/>
                <w:lang w:bidi="he-IL"/>
              </w:rPr>
            </w:pPr>
            <w:ins w:id="396" w:author="kelbaz" w:date="2011-11-13T18:35:00Z">
              <w:r>
                <w:rPr>
                  <w:rFonts w:ascii="Calibri" w:eastAsia="Times New Roman" w:hAnsi="Calibri" w:cs="Calibri"/>
                  <w:b/>
                  <w:bCs/>
                  <w:color w:val="000000"/>
                  <w:sz w:val="18"/>
                  <w:szCs w:val="18"/>
                  <w:lang w:bidi="he-IL"/>
                </w:rPr>
                <w:t>ty</w:t>
              </w:r>
            </w:ins>
            <w:ins w:id="397" w:author="kelbaz" w:date="2011-11-13T18:36:00Z">
              <w:r>
                <w:rPr>
                  <w:rFonts w:ascii="Calibri" w:eastAsia="Times New Roman" w:hAnsi="Calibri" w:cs="Calibri"/>
                  <w:b/>
                  <w:bCs/>
                  <w:color w:val="000000"/>
                  <w:sz w:val="18"/>
                  <w:szCs w:val="18"/>
                  <w:lang w:bidi="he-IL"/>
                </w:rPr>
                <w:t>pe</w:t>
              </w:r>
            </w:ins>
          </w:p>
        </w:tc>
        <w:tc>
          <w:tcPr>
            <w:tcW w:w="1582" w:type="dxa"/>
            <w:tcBorders>
              <w:top w:val="single" w:sz="4" w:space="0" w:color="auto"/>
              <w:left w:val="single" w:sz="4" w:space="0" w:color="auto"/>
              <w:bottom w:val="single" w:sz="4" w:space="0" w:color="auto"/>
              <w:right w:val="single" w:sz="4" w:space="0" w:color="auto"/>
            </w:tcBorders>
            <w:shd w:val="clear" w:color="000000" w:fill="00B0F0"/>
            <w:vAlign w:val="center"/>
            <w:hideMark/>
            <w:tcPrChange w:id="398" w:author="kelbaz" w:date="2011-11-13T18:35:00Z">
              <w:tcPr>
                <w:tcW w:w="1582" w:type="dxa"/>
                <w:tcBorders>
                  <w:top w:val="single" w:sz="4" w:space="0" w:color="auto"/>
                  <w:left w:val="nil"/>
                  <w:bottom w:val="single" w:sz="4" w:space="0" w:color="auto"/>
                  <w:right w:val="single" w:sz="4" w:space="0" w:color="auto"/>
                </w:tcBorders>
                <w:shd w:val="clear" w:color="000000" w:fill="00B0F0"/>
                <w:vAlign w:val="center"/>
                <w:hideMark/>
              </w:tcPr>
            </w:tcPrChange>
          </w:tcPr>
          <w:p w:rsidR="00EA468E" w:rsidRPr="00AD7C50" w:rsidRDefault="00EA468E" w:rsidP="003037AD">
            <w:pPr>
              <w:bidi w:val="0"/>
              <w:spacing w:after="0" w:line="240" w:lineRule="auto"/>
              <w:jc w:val="center"/>
              <w:rPr>
                <w:rFonts w:ascii="Calibri" w:eastAsia="Times New Roman" w:hAnsi="Calibri" w:cs="Calibri"/>
                <w:b/>
                <w:bCs/>
                <w:color w:val="000000"/>
                <w:sz w:val="18"/>
                <w:szCs w:val="18"/>
                <w:lang w:bidi="he-IL"/>
              </w:rPr>
            </w:pPr>
            <w:r w:rsidRPr="00AD7C50">
              <w:rPr>
                <w:rFonts w:ascii="Calibri" w:eastAsia="Times New Roman" w:hAnsi="Calibri" w:cs="Calibri"/>
                <w:b/>
                <w:bCs/>
                <w:color w:val="000000"/>
                <w:sz w:val="18"/>
                <w:szCs w:val="18"/>
                <w:lang w:bidi="he-IL"/>
              </w:rPr>
              <w:t>Default value</w:t>
            </w:r>
          </w:p>
        </w:tc>
        <w:tc>
          <w:tcPr>
            <w:tcW w:w="4747" w:type="dxa"/>
            <w:tcBorders>
              <w:top w:val="single" w:sz="4" w:space="0" w:color="auto"/>
              <w:left w:val="nil"/>
              <w:bottom w:val="single" w:sz="4" w:space="0" w:color="auto"/>
              <w:right w:val="single" w:sz="4" w:space="0" w:color="auto"/>
            </w:tcBorders>
            <w:shd w:val="clear" w:color="000000" w:fill="00B0F0"/>
            <w:vAlign w:val="center"/>
            <w:hideMark/>
            <w:tcPrChange w:id="399" w:author="kelbaz" w:date="2011-11-13T18:35:00Z">
              <w:tcPr>
                <w:tcW w:w="4747" w:type="dxa"/>
                <w:tcBorders>
                  <w:top w:val="single" w:sz="4" w:space="0" w:color="auto"/>
                  <w:left w:val="nil"/>
                  <w:bottom w:val="single" w:sz="4" w:space="0" w:color="auto"/>
                  <w:right w:val="single" w:sz="4" w:space="0" w:color="auto"/>
                </w:tcBorders>
                <w:shd w:val="clear" w:color="000000" w:fill="00B0F0"/>
                <w:vAlign w:val="center"/>
                <w:hideMark/>
              </w:tcPr>
            </w:tcPrChange>
          </w:tcPr>
          <w:p w:rsidR="00EA468E" w:rsidRPr="00AD7C50" w:rsidRDefault="00EA468E" w:rsidP="003037AD">
            <w:pPr>
              <w:bidi w:val="0"/>
              <w:spacing w:after="0" w:line="240" w:lineRule="auto"/>
              <w:jc w:val="center"/>
              <w:rPr>
                <w:rFonts w:ascii="Calibri" w:eastAsia="Times New Roman" w:hAnsi="Calibri" w:cs="Calibri"/>
                <w:b/>
                <w:bCs/>
                <w:color w:val="000000"/>
                <w:sz w:val="18"/>
                <w:szCs w:val="18"/>
                <w:lang w:bidi="he-IL"/>
              </w:rPr>
            </w:pPr>
            <w:r w:rsidRPr="00AD7C50">
              <w:rPr>
                <w:rFonts w:ascii="Calibri" w:eastAsia="Times New Roman" w:hAnsi="Calibri" w:cs="Calibri"/>
                <w:b/>
                <w:bCs/>
                <w:color w:val="000000"/>
                <w:sz w:val="18"/>
                <w:szCs w:val="18"/>
                <w:lang w:bidi="he-IL"/>
              </w:rPr>
              <w:t>Description</w:t>
            </w:r>
          </w:p>
        </w:tc>
      </w:tr>
      <w:tr w:rsidR="00EA468E" w:rsidRPr="00AD7C50" w:rsidTr="00E77F80">
        <w:trPr>
          <w:trHeight w:val="226"/>
          <w:trPrChange w:id="400"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01"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reset_polarity_g</w:t>
            </w:r>
            <w:proofErr w:type="spellEnd"/>
          </w:p>
        </w:tc>
        <w:tc>
          <w:tcPr>
            <w:tcW w:w="1582" w:type="dxa"/>
            <w:tcBorders>
              <w:top w:val="single" w:sz="4" w:space="0" w:color="auto"/>
              <w:left w:val="nil"/>
              <w:bottom w:val="single" w:sz="4" w:space="0" w:color="auto"/>
              <w:right w:val="single" w:sz="4" w:space="0" w:color="auto"/>
            </w:tcBorders>
            <w:tcPrChange w:id="402"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03" w:author="kelbaz" w:date="2011-11-13T18:36:00Z">
                <w:pPr>
                  <w:framePr w:hSpace="180" w:wrap="around" w:vAnchor="text" w:hAnchor="margin" w:y="189"/>
                  <w:bidi w:val="0"/>
                  <w:spacing w:after="0" w:line="240" w:lineRule="auto"/>
                </w:pPr>
              </w:pPrChange>
            </w:pPr>
            <w:proofErr w:type="spellStart"/>
            <w:ins w:id="404" w:author="kelbaz" w:date="2011-11-13T18:36:00Z">
              <w:r>
                <w:rPr>
                  <w:rFonts w:ascii="Calibri" w:eastAsia="Times New Roman" w:hAnsi="Calibri" w:cs="Calibri"/>
                  <w:color w:val="000000"/>
                  <w:sz w:val="18"/>
                  <w:szCs w:val="18"/>
                  <w:lang w:bidi="he-IL"/>
                </w:rPr>
                <w:t>Std_logic</w:t>
              </w:r>
            </w:ins>
            <w:proofErr w:type="spellEnd"/>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05"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‘1’</w:t>
            </w:r>
          </w:p>
        </w:tc>
        <w:tc>
          <w:tcPr>
            <w:tcW w:w="4747" w:type="dxa"/>
            <w:tcBorders>
              <w:top w:val="nil"/>
              <w:left w:val="nil"/>
              <w:bottom w:val="single" w:sz="4" w:space="0" w:color="auto"/>
              <w:right w:val="single" w:sz="4" w:space="0" w:color="auto"/>
            </w:tcBorders>
            <w:shd w:val="clear" w:color="auto" w:fill="auto"/>
            <w:vAlign w:val="center"/>
            <w:hideMark/>
            <w:tcPrChange w:id="406"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'0' = Active Low, '1' = Active High</w:t>
            </w:r>
          </w:p>
        </w:tc>
      </w:tr>
      <w:tr w:rsidR="00EA468E" w:rsidRPr="00AD7C50" w:rsidTr="00E77F80">
        <w:trPr>
          <w:trHeight w:val="362"/>
          <w:trPrChange w:id="407" w:author="kelbaz" w:date="2011-11-13T18:35:00Z">
            <w:trPr>
              <w:trHeight w:val="362"/>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08"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data_width_g</w:t>
            </w:r>
            <w:proofErr w:type="spellEnd"/>
          </w:p>
        </w:tc>
        <w:tc>
          <w:tcPr>
            <w:tcW w:w="1582" w:type="dxa"/>
            <w:tcBorders>
              <w:top w:val="single" w:sz="4" w:space="0" w:color="auto"/>
              <w:left w:val="nil"/>
              <w:bottom w:val="single" w:sz="4" w:space="0" w:color="auto"/>
              <w:right w:val="single" w:sz="4" w:space="0" w:color="auto"/>
            </w:tcBorders>
            <w:tcPrChange w:id="409"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10" w:author="kelbaz" w:date="2011-11-13T18:36:00Z">
                <w:pPr>
                  <w:framePr w:hSpace="180" w:wrap="around" w:vAnchor="text" w:hAnchor="margin" w:y="189"/>
                  <w:bidi w:val="0"/>
                  <w:spacing w:after="0" w:line="240" w:lineRule="auto"/>
                </w:pPr>
              </w:pPrChange>
            </w:pPr>
            <w:ins w:id="411" w:author="kelbaz" w:date="2011-11-13T18:36:00Z">
              <w:r>
                <w:rPr>
                  <w:rFonts w:ascii="Calibri" w:eastAsia="Times New Roman" w:hAnsi="Calibri" w:cs="Calibri"/>
                  <w:color w:val="000000"/>
                  <w:sz w:val="18"/>
                  <w:szCs w:val="18"/>
                  <w:lang w:bidi="he-IL"/>
                </w:rPr>
                <w:t>natural</w:t>
              </w:r>
            </w:ins>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12"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8</w:t>
            </w:r>
          </w:p>
        </w:tc>
        <w:tc>
          <w:tcPr>
            <w:tcW w:w="4747" w:type="dxa"/>
            <w:tcBorders>
              <w:top w:val="nil"/>
              <w:left w:val="nil"/>
              <w:bottom w:val="single" w:sz="4" w:space="0" w:color="auto"/>
              <w:right w:val="single" w:sz="4" w:space="0" w:color="auto"/>
            </w:tcBorders>
            <w:shd w:val="clear" w:color="auto" w:fill="auto"/>
            <w:vAlign w:val="center"/>
            <w:hideMark/>
            <w:tcPrChange w:id="413"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defines the width of the data lines of the system</w:t>
            </w:r>
          </w:p>
        </w:tc>
      </w:tr>
      <w:tr w:rsidR="00EA468E" w:rsidRPr="00AD7C50" w:rsidTr="00E77F80">
        <w:trPr>
          <w:trHeight w:val="226"/>
          <w:trPrChange w:id="414"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15"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valid_in_polarity_g</w:t>
            </w:r>
            <w:proofErr w:type="spellEnd"/>
          </w:p>
        </w:tc>
        <w:tc>
          <w:tcPr>
            <w:tcW w:w="1582" w:type="dxa"/>
            <w:tcBorders>
              <w:top w:val="single" w:sz="4" w:space="0" w:color="auto"/>
              <w:left w:val="nil"/>
              <w:bottom w:val="single" w:sz="4" w:space="0" w:color="auto"/>
              <w:right w:val="single" w:sz="4" w:space="0" w:color="auto"/>
            </w:tcBorders>
            <w:tcPrChange w:id="416"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17" w:author="kelbaz" w:date="2011-11-13T18:36:00Z">
                <w:pPr>
                  <w:framePr w:hSpace="180" w:wrap="around" w:vAnchor="text" w:hAnchor="margin" w:y="189"/>
                  <w:bidi w:val="0"/>
                  <w:spacing w:after="0" w:line="240" w:lineRule="auto"/>
                </w:pPr>
              </w:pPrChange>
            </w:pPr>
            <w:proofErr w:type="spellStart"/>
            <w:ins w:id="418" w:author="kelbaz" w:date="2011-11-13T18:36:00Z">
              <w:r>
                <w:rPr>
                  <w:rFonts w:ascii="Calibri" w:eastAsia="Times New Roman" w:hAnsi="Calibri" w:cs="Calibri"/>
                  <w:color w:val="000000"/>
                  <w:sz w:val="18"/>
                  <w:szCs w:val="18"/>
                  <w:lang w:bidi="he-IL"/>
                </w:rPr>
                <w:t>Std_logic</w:t>
              </w:r>
            </w:ins>
            <w:proofErr w:type="spellEnd"/>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19"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w:t>
            </w:r>
            <w:commentRangeStart w:id="420"/>
            <w:commentRangeStart w:id="421"/>
            <w:r w:rsidRPr="00AD7C50">
              <w:rPr>
                <w:rFonts w:ascii="Calibri" w:eastAsia="Times New Roman" w:hAnsi="Calibri" w:cs="Calibri"/>
                <w:color w:val="000000"/>
                <w:sz w:val="18"/>
                <w:szCs w:val="18"/>
                <w:lang w:bidi="he-IL"/>
              </w:rPr>
              <w:t>1</w:t>
            </w:r>
            <w:commentRangeEnd w:id="420"/>
            <w:r>
              <w:rPr>
                <w:rStyle w:val="CommentReference"/>
              </w:rPr>
              <w:commentReference w:id="420"/>
            </w:r>
            <w:commentRangeEnd w:id="421"/>
            <w:r>
              <w:rPr>
                <w:rStyle w:val="CommentReference"/>
              </w:rPr>
              <w:commentReference w:id="421"/>
            </w:r>
            <w:r w:rsidRPr="00AD7C50">
              <w:rPr>
                <w:rFonts w:ascii="Calibri" w:eastAsia="Times New Roman" w:hAnsi="Calibri" w:cs="Calibri"/>
                <w:color w:val="000000"/>
                <w:sz w:val="18"/>
                <w:szCs w:val="18"/>
                <w:lang w:bidi="he-IL"/>
              </w:rPr>
              <w:t>’</w:t>
            </w:r>
          </w:p>
        </w:tc>
        <w:tc>
          <w:tcPr>
            <w:tcW w:w="4747" w:type="dxa"/>
            <w:tcBorders>
              <w:top w:val="nil"/>
              <w:left w:val="nil"/>
              <w:bottom w:val="single" w:sz="4" w:space="0" w:color="auto"/>
              <w:right w:val="single" w:sz="4" w:space="0" w:color="auto"/>
            </w:tcBorders>
            <w:shd w:val="clear" w:color="auto" w:fill="auto"/>
            <w:vAlign w:val="center"/>
            <w:hideMark/>
            <w:tcPrChange w:id="422"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A468E" w:rsidRPr="00AD7C50" w:rsidRDefault="00EA468E" w:rsidP="003037AD">
            <w:pPr>
              <w:bidi w:val="0"/>
              <w:spacing w:after="0" w:line="240" w:lineRule="auto"/>
              <w:rPr>
                <w:rFonts w:ascii="Calibri" w:eastAsia="Times New Roman" w:hAnsi="Calibri" w:cs="Calibri"/>
                <w:color w:val="000000"/>
                <w:sz w:val="18"/>
                <w:szCs w:val="18"/>
                <w:lang w:bidi="he-IL"/>
              </w:rPr>
            </w:pPr>
            <w:ins w:id="423" w:author="kelbaz" w:date="2011-11-13T18:29:00Z">
              <w:r>
                <w:rPr>
                  <w:rFonts w:ascii="Calibri" w:eastAsia="Times New Roman" w:hAnsi="Calibri" w:cs="Calibri"/>
                  <w:color w:val="000000"/>
                  <w:sz w:val="18"/>
                  <w:szCs w:val="18"/>
                  <w:lang w:bidi="he-IL"/>
                </w:rPr>
                <w:t xml:space="preserve">‘1’ </w:t>
              </w:r>
            </w:ins>
            <w:r w:rsidRPr="00AD7C50">
              <w:rPr>
                <w:rFonts w:ascii="Calibri" w:eastAsia="Times New Roman" w:hAnsi="Calibri" w:cs="Calibri"/>
                <w:color w:val="000000"/>
                <w:sz w:val="18"/>
                <w:szCs w:val="18"/>
                <w:lang w:bidi="he-IL"/>
              </w:rPr>
              <w:t> </w:t>
            </w:r>
            <w:ins w:id="424" w:author="kelbaz" w:date="2011-11-13T18:29:00Z">
              <w:r>
                <w:rPr>
                  <w:rFonts w:ascii="Calibri" w:eastAsia="Times New Roman" w:hAnsi="Calibri" w:cs="Calibri"/>
                  <w:color w:val="000000"/>
                  <w:sz w:val="18"/>
                  <w:szCs w:val="18"/>
                  <w:lang w:bidi="he-IL"/>
                </w:rPr>
                <w:t>Value is valid, ‘0’ value isn’t valid</w:t>
              </w:r>
            </w:ins>
          </w:p>
        </w:tc>
      </w:tr>
      <w:tr w:rsidR="00E77F80" w:rsidRPr="00AD7C50" w:rsidTr="00E77F80">
        <w:trPr>
          <w:trHeight w:val="362"/>
          <w:trPrChange w:id="425" w:author="kelbaz" w:date="2011-11-13T18:35:00Z">
            <w:trPr>
              <w:trHeight w:val="362"/>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26"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write_en_polarity_g</w:t>
            </w:r>
            <w:proofErr w:type="spellEnd"/>
          </w:p>
        </w:tc>
        <w:tc>
          <w:tcPr>
            <w:tcW w:w="1582" w:type="dxa"/>
            <w:tcBorders>
              <w:top w:val="single" w:sz="4" w:space="0" w:color="auto"/>
              <w:left w:val="nil"/>
              <w:bottom w:val="single" w:sz="4" w:space="0" w:color="auto"/>
              <w:right w:val="single" w:sz="4" w:space="0" w:color="auto"/>
            </w:tcBorders>
            <w:tcPrChange w:id="427"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28" w:author="kelbaz" w:date="2011-11-13T18:36:00Z">
                <w:pPr>
                  <w:framePr w:hSpace="180" w:wrap="around" w:vAnchor="text" w:hAnchor="margin" w:y="189"/>
                  <w:bidi w:val="0"/>
                  <w:spacing w:after="0" w:line="240" w:lineRule="auto"/>
                </w:pPr>
              </w:pPrChange>
            </w:pPr>
            <w:proofErr w:type="spellStart"/>
            <w:ins w:id="429" w:author="kelbaz" w:date="2011-11-13T18:36:00Z">
              <w:r>
                <w:rPr>
                  <w:rFonts w:ascii="Calibri" w:eastAsia="Times New Roman" w:hAnsi="Calibri" w:cs="Calibri"/>
                  <w:color w:val="000000"/>
                  <w:sz w:val="18"/>
                  <w:szCs w:val="18"/>
                  <w:lang w:bidi="he-IL"/>
                </w:rPr>
                <w:t>Std_logic</w:t>
              </w:r>
            </w:ins>
            <w:proofErr w:type="spellEnd"/>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30"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‘1’</w:t>
            </w:r>
          </w:p>
        </w:tc>
        <w:tc>
          <w:tcPr>
            <w:tcW w:w="4747" w:type="dxa"/>
            <w:tcBorders>
              <w:top w:val="nil"/>
              <w:left w:val="nil"/>
              <w:bottom w:val="single" w:sz="4" w:space="0" w:color="auto"/>
              <w:right w:val="single" w:sz="4" w:space="0" w:color="auto"/>
            </w:tcBorders>
            <w:shd w:val="clear" w:color="auto" w:fill="auto"/>
            <w:vAlign w:val="center"/>
            <w:hideMark/>
            <w:tcPrChange w:id="431"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 xml:space="preserve">defines the polarity which the </w:t>
            </w:r>
            <w:proofErr w:type="spellStart"/>
            <w:r w:rsidRPr="00AD7C50">
              <w:rPr>
                <w:rFonts w:ascii="Calibri" w:eastAsia="Times New Roman" w:hAnsi="Calibri" w:cs="Calibri"/>
                <w:color w:val="000000"/>
                <w:sz w:val="18"/>
                <w:szCs w:val="18"/>
                <w:lang w:bidi="he-IL"/>
              </w:rPr>
              <w:t>write_en</w:t>
            </w:r>
            <w:proofErr w:type="spellEnd"/>
            <w:r w:rsidRPr="00AD7C50">
              <w:rPr>
                <w:rFonts w:ascii="Calibri" w:eastAsia="Times New Roman" w:hAnsi="Calibri" w:cs="Calibri"/>
                <w:color w:val="000000"/>
                <w:sz w:val="18"/>
                <w:szCs w:val="18"/>
                <w:lang w:bidi="he-IL"/>
              </w:rPr>
              <w:t xml:space="preserve"> is active on:  '1' is active high</w:t>
            </w:r>
          </w:p>
        </w:tc>
      </w:tr>
      <w:tr w:rsidR="00E77F80" w:rsidRPr="00AD7C50" w:rsidTr="00E77F80">
        <w:trPr>
          <w:trHeight w:val="226"/>
          <w:trPrChange w:id="432"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33"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addr_d_g</w:t>
            </w:r>
            <w:proofErr w:type="spellEnd"/>
          </w:p>
        </w:tc>
        <w:tc>
          <w:tcPr>
            <w:tcW w:w="1582" w:type="dxa"/>
            <w:tcBorders>
              <w:top w:val="single" w:sz="4" w:space="0" w:color="auto"/>
              <w:left w:val="nil"/>
              <w:bottom w:val="single" w:sz="4" w:space="0" w:color="auto"/>
              <w:right w:val="single" w:sz="4" w:space="0" w:color="auto"/>
            </w:tcBorders>
            <w:tcPrChange w:id="434"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35" w:author="kelbaz" w:date="2011-11-13T18:36:00Z">
                <w:pPr>
                  <w:framePr w:hSpace="180" w:wrap="around" w:vAnchor="text" w:hAnchor="margin" w:y="189"/>
                  <w:bidi w:val="0"/>
                  <w:spacing w:after="0" w:line="240" w:lineRule="auto"/>
                </w:pPr>
              </w:pPrChange>
            </w:pPr>
            <w:ins w:id="436" w:author="kelbaz" w:date="2011-11-13T18:36:00Z">
              <w:r w:rsidRPr="00E77F80">
                <w:rPr>
                  <w:rFonts w:ascii="Calibri" w:eastAsia="Times New Roman" w:hAnsi="Calibri" w:cs="Calibri"/>
                  <w:color w:val="000000"/>
                  <w:sz w:val="18"/>
                  <w:szCs w:val="18"/>
                  <w:lang w:bidi="he-IL"/>
                </w:rPr>
                <w:t>positive</w:t>
              </w:r>
            </w:ins>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37"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3</w:t>
            </w:r>
          </w:p>
        </w:tc>
        <w:tc>
          <w:tcPr>
            <w:tcW w:w="4747" w:type="dxa"/>
            <w:tcBorders>
              <w:top w:val="nil"/>
              <w:left w:val="nil"/>
              <w:bottom w:val="single" w:sz="4" w:space="0" w:color="auto"/>
              <w:right w:val="single" w:sz="4" w:space="0" w:color="auto"/>
            </w:tcBorders>
            <w:shd w:val="clear" w:color="auto" w:fill="auto"/>
            <w:vAlign w:val="center"/>
            <w:hideMark/>
            <w:tcPrChange w:id="438"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Address Depth</w:t>
            </w:r>
          </w:p>
        </w:tc>
      </w:tr>
      <w:tr w:rsidR="00E77F80" w:rsidRPr="00AD7C50" w:rsidTr="00E77F80">
        <w:trPr>
          <w:trHeight w:val="226"/>
          <w:trPrChange w:id="439"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40"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len_d_g</w:t>
            </w:r>
            <w:proofErr w:type="spellEnd"/>
          </w:p>
        </w:tc>
        <w:tc>
          <w:tcPr>
            <w:tcW w:w="1582" w:type="dxa"/>
            <w:tcBorders>
              <w:top w:val="single" w:sz="4" w:space="0" w:color="auto"/>
              <w:left w:val="nil"/>
              <w:bottom w:val="single" w:sz="4" w:space="0" w:color="auto"/>
              <w:right w:val="single" w:sz="4" w:space="0" w:color="auto"/>
            </w:tcBorders>
            <w:tcPrChange w:id="441"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42" w:author="kelbaz" w:date="2011-11-13T18:36:00Z">
                <w:pPr>
                  <w:framePr w:hSpace="180" w:wrap="around" w:vAnchor="text" w:hAnchor="margin" w:y="189"/>
                  <w:bidi w:val="0"/>
                  <w:spacing w:after="0" w:line="240" w:lineRule="auto"/>
                </w:pPr>
              </w:pPrChange>
            </w:pPr>
            <w:ins w:id="443" w:author="kelbaz" w:date="2011-11-13T18:36:00Z">
              <w:r w:rsidRPr="00E77F80">
                <w:rPr>
                  <w:rFonts w:ascii="Calibri" w:eastAsia="Times New Roman" w:hAnsi="Calibri" w:cs="Calibri"/>
                  <w:color w:val="000000"/>
                  <w:sz w:val="18"/>
                  <w:szCs w:val="18"/>
                  <w:lang w:bidi="he-IL"/>
                </w:rPr>
                <w:t>positive</w:t>
              </w:r>
            </w:ins>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44"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1</w:t>
            </w:r>
          </w:p>
        </w:tc>
        <w:tc>
          <w:tcPr>
            <w:tcW w:w="4747" w:type="dxa"/>
            <w:tcBorders>
              <w:top w:val="nil"/>
              <w:left w:val="nil"/>
              <w:bottom w:val="single" w:sz="4" w:space="0" w:color="auto"/>
              <w:right w:val="single" w:sz="4" w:space="0" w:color="auto"/>
            </w:tcBorders>
            <w:shd w:val="clear" w:color="auto" w:fill="auto"/>
            <w:vAlign w:val="center"/>
            <w:hideMark/>
            <w:tcPrChange w:id="445"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Length Depth</w:t>
            </w:r>
          </w:p>
        </w:tc>
      </w:tr>
      <w:tr w:rsidR="00E77F80" w:rsidRPr="00AD7C50" w:rsidTr="00E77F80">
        <w:trPr>
          <w:trHeight w:val="226"/>
          <w:trPrChange w:id="446"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47"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type_d_g</w:t>
            </w:r>
            <w:proofErr w:type="spellEnd"/>
          </w:p>
        </w:tc>
        <w:tc>
          <w:tcPr>
            <w:tcW w:w="1582" w:type="dxa"/>
            <w:tcBorders>
              <w:top w:val="single" w:sz="4" w:space="0" w:color="auto"/>
              <w:left w:val="nil"/>
              <w:bottom w:val="single" w:sz="4" w:space="0" w:color="auto"/>
              <w:right w:val="single" w:sz="4" w:space="0" w:color="auto"/>
            </w:tcBorders>
            <w:tcPrChange w:id="448"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49" w:author="kelbaz" w:date="2011-11-13T18:36:00Z">
                <w:pPr>
                  <w:framePr w:hSpace="180" w:wrap="around" w:vAnchor="text" w:hAnchor="margin" w:y="189"/>
                  <w:bidi w:val="0"/>
                  <w:spacing w:after="0" w:line="240" w:lineRule="auto"/>
                </w:pPr>
              </w:pPrChange>
            </w:pPr>
            <w:ins w:id="450" w:author="kelbaz" w:date="2011-11-13T18:36:00Z">
              <w:r w:rsidRPr="00E77F80">
                <w:rPr>
                  <w:rFonts w:ascii="Calibri" w:eastAsia="Times New Roman" w:hAnsi="Calibri" w:cs="Calibri"/>
                  <w:color w:val="000000"/>
                  <w:sz w:val="18"/>
                  <w:szCs w:val="18"/>
                  <w:lang w:bidi="he-IL"/>
                </w:rPr>
                <w:t>positive</w:t>
              </w:r>
            </w:ins>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51"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1</w:t>
            </w:r>
          </w:p>
        </w:tc>
        <w:tc>
          <w:tcPr>
            <w:tcW w:w="4747" w:type="dxa"/>
            <w:tcBorders>
              <w:top w:val="nil"/>
              <w:left w:val="nil"/>
              <w:bottom w:val="single" w:sz="4" w:space="0" w:color="auto"/>
              <w:right w:val="single" w:sz="4" w:space="0" w:color="auto"/>
            </w:tcBorders>
            <w:shd w:val="clear" w:color="auto" w:fill="auto"/>
            <w:vAlign w:val="center"/>
            <w:hideMark/>
            <w:tcPrChange w:id="452"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Type Depth</w:t>
            </w:r>
          </w:p>
        </w:tc>
      </w:tr>
      <w:tr w:rsidR="00E77F80" w:rsidRPr="00AD7C50" w:rsidTr="00E77F80">
        <w:trPr>
          <w:trHeight w:val="226"/>
          <w:trPrChange w:id="453"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54"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fifo_d_g</w:t>
            </w:r>
            <w:proofErr w:type="spellEnd"/>
          </w:p>
        </w:tc>
        <w:tc>
          <w:tcPr>
            <w:tcW w:w="1582" w:type="dxa"/>
            <w:tcBorders>
              <w:top w:val="single" w:sz="4" w:space="0" w:color="auto"/>
              <w:left w:val="nil"/>
              <w:bottom w:val="single" w:sz="4" w:space="0" w:color="auto"/>
              <w:right w:val="single" w:sz="4" w:space="0" w:color="auto"/>
            </w:tcBorders>
            <w:tcPrChange w:id="455"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56" w:author="kelbaz" w:date="2011-11-13T18:36:00Z">
                <w:pPr>
                  <w:framePr w:hSpace="180" w:wrap="around" w:vAnchor="text" w:hAnchor="margin" w:y="189"/>
                  <w:bidi w:val="0"/>
                  <w:spacing w:after="0" w:line="240" w:lineRule="auto"/>
                </w:pPr>
              </w:pPrChange>
            </w:pPr>
            <w:ins w:id="457" w:author="kelbaz" w:date="2011-11-13T18:36:00Z">
              <w:r w:rsidRPr="00E77F80">
                <w:rPr>
                  <w:rFonts w:ascii="Calibri" w:eastAsia="Times New Roman" w:hAnsi="Calibri" w:cs="Calibri"/>
                  <w:color w:val="000000"/>
                  <w:sz w:val="18"/>
                  <w:szCs w:val="18"/>
                  <w:lang w:bidi="he-IL"/>
                </w:rPr>
                <w:t>positive</w:t>
              </w:r>
            </w:ins>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58"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9</w:t>
            </w:r>
          </w:p>
        </w:tc>
        <w:tc>
          <w:tcPr>
            <w:tcW w:w="4747" w:type="dxa"/>
            <w:tcBorders>
              <w:top w:val="nil"/>
              <w:left w:val="nil"/>
              <w:bottom w:val="single" w:sz="4" w:space="0" w:color="auto"/>
              <w:right w:val="single" w:sz="4" w:space="0" w:color="auto"/>
            </w:tcBorders>
            <w:shd w:val="clear" w:color="auto" w:fill="auto"/>
            <w:vAlign w:val="center"/>
            <w:hideMark/>
            <w:tcPrChange w:id="459"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Maximum elements in FIFO</w:t>
            </w:r>
          </w:p>
        </w:tc>
      </w:tr>
      <w:tr w:rsidR="00E77F80" w:rsidRPr="00AD7C50" w:rsidTr="00E77F80">
        <w:trPr>
          <w:trHeight w:val="226"/>
          <w:trPrChange w:id="460" w:author="kelbaz" w:date="2011-11-13T18:35:00Z">
            <w:trPr>
              <w:trHeight w:val="226"/>
            </w:trPr>
          </w:trPrChange>
        </w:trPr>
        <w:tc>
          <w:tcPr>
            <w:tcW w:w="2735" w:type="dxa"/>
            <w:tcBorders>
              <w:top w:val="nil"/>
              <w:left w:val="single" w:sz="4" w:space="0" w:color="auto"/>
              <w:bottom w:val="single" w:sz="4" w:space="0" w:color="auto"/>
              <w:right w:val="single" w:sz="4" w:space="0" w:color="auto"/>
            </w:tcBorders>
            <w:shd w:val="clear" w:color="auto" w:fill="auto"/>
            <w:vAlign w:val="center"/>
            <w:hideMark/>
            <w:tcPrChange w:id="461" w:author="kelbaz" w:date="2011-11-13T18:35:00Z">
              <w:tcPr>
                <w:tcW w:w="2735" w:type="dxa"/>
                <w:tcBorders>
                  <w:top w:val="nil"/>
                  <w:left w:val="single" w:sz="4" w:space="0" w:color="auto"/>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proofErr w:type="spellStart"/>
            <w:r w:rsidRPr="00AD7C50">
              <w:rPr>
                <w:rFonts w:ascii="Calibri" w:eastAsia="Times New Roman" w:hAnsi="Calibri" w:cs="Calibri"/>
                <w:color w:val="000000"/>
                <w:sz w:val="18"/>
                <w:szCs w:val="18"/>
                <w:lang w:bidi="he-IL"/>
              </w:rPr>
              <w:t>addr_bits_g</w:t>
            </w:r>
            <w:proofErr w:type="spellEnd"/>
          </w:p>
        </w:tc>
        <w:tc>
          <w:tcPr>
            <w:tcW w:w="1582" w:type="dxa"/>
            <w:tcBorders>
              <w:top w:val="single" w:sz="4" w:space="0" w:color="auto"/>
              <w:left w:val="nil"/>
              <w:bottom w:val="single" w:sz="4" w:space="0" w:color="auto"/>
              <w:right w:val="single" w:sz="4" w:space="0" w:color="auto"/>
            </w:tcBorders>
            <w:tcPrChange w:id="462" w:author="kelbaz" w:date="2011-11-13T18:35:00Z">
              <w:tcPr>
                <w:tcW w:w="1582" w:type="dxa"/>
                <w:tcBorders>
                  <w:top w:val="nil"/>
                  <w:left w:val="nil"/>
                  <w:bottom w:val="single" w:sz="4" w:space="0" w:color="auto"/>
                  <w:right w:val="nil"/>
                </w:tcBorders>
              </w:tcPr>
            </w:tcPrChange>
          </w:tcPr>
          <w:p w:rsidR="00122182" w:rsidRDefault="00E77F80" w:rsidP="00122182">
            <w:pPr>
              <w:bidi w:val="0"/>
              <w:spacing w:after="0" w:line="240" w:lineRule="auto"/>
              <w:jc w:val="center"/>
              <w:rPr>
                <w:rFonts w:ascii="Calibri" w:eastAsia="Times New Roman" w:hAnsi="Calibri" w:cs="Calibri"/>
                <w:color w:val="000000"/>
                <w:sz w:val="18"/>
                <w:szCs w:val="18"/>
                <w:lang w:bidi="he-IL"/>
              </w:rPr>
              <w:pPrChange w:id="463" w:author="kelbaz" w:date="2011-11-13T18:36:00Z">
                <w:pPr>
                  <w:framePr w:hSpace="180" w:wrap="around" w:vAnchor="text" w:hAnchor="margin" w:y="189"/>
                  <w:bidi w:val="0"/>
                  <w:spacing w:after="0" w:line="240" w:lineRule="auto"/>
                </w:pPr>
              </w:pPrChange>
            </w:pPr>
            <w:ins w:id="464" w:author="kelbaz" w:date="2011-11-13T18:36:00Z">
              <w:r w:rsidRPr="00E77F80">
                <w:rPr>
                  <w:rFonts w:ascii="Calibri" w:eastAsia="Times New Roman" w:hAnsi="Calibri" w:cs="Calibri"/>
                  <w:color w:val="000000"/>
                  <w:sz w:val="18"/>
                  <w:szCs w:val="18"/>
                  <w:lang w:bidi="he-IL"/>
                </w:rPr>
                <w:t>positive</w:t>
              </w:r>
            </w:ins>
          </w:p>
        </w:tc>
        <w:tc>
          <w:tcPr>
            <w:tcW w:w="1582" w:type="dxa"/>
            <w:tcBorders>
              <w:top w:val="nil"/>
              <w:left w:val="single" w:sz="4" w:space="0" w:color="auto"/>
              <w:bottom w:val="single" w:sz="4" w:space="0" w:color="auto"/>
              <w:right w:val="single" w:sz="4" w:space="0" w:color="auto"/>
            </w:tcBorders>
            <w:shd w:val="clear" w:color="auto" w:fill="auto"/>
            <w:vAlign w:val="center"/>
            <w:hideMark/>
            <w:tcPrChange w:id="465" w:author="kelbaz" w:date="2011-11-13T18:35:00Z">
              <w:tcPr>
                <w:tcW w:w="1582"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8</w:t>
            </w:r>
          </w:p>
        </w:tc>
        <w:tc>
          <w:tcPr>
            <w:tcW w:w="4747" w:type="dxa"/>
            <w:tcBorders>
              <w:top w:val="nil"/>
              <w:left w:val="nil"/>
              <w:bottom w:val="single" w:sz="4" w:space="0" w:color="auto"/>
              <w:right w:val="single" w:sz="4" w:space="0" w:color="auto"/>
            </w:tcBorders>
            <w:shd w:val="clear" w:color="auto" w:fill="auto"/>
            <w:vAlign w:val="center"/>
            <w:hideMark/>
            <w:tcPrChange w:id="466" w:author="kelbaz" w:date="2011-11-13T18:35:00Z">
              <w:tcPr>
                <w:tcW w:w="4747" w:type="dxa"/>
                <w:tcBorders>
                  <w:top w:val="nil"/>
                  <w:left w:val="nil"/>
                  <w:bottom w:val="single" w:sz="4" w:space="0" w:color="auto"/>
                  <w:right w:val="single" w:sz="4" w:space="0" w:color="auto"/>
                </w:tcBorders>
                <w:shd w:val="clear" w:color="auto" w:fill="auto"/>
                <w:vAlign w:val="center"/>
                <w:hideMark/>
              </w:tcPr>
            </w:tcPrChange>
          </w:tcPr>
          <w:p w:rsidR="00E77F80" w:rsidRPr="00AD7C50" w:rsidRDefault="00E77F80" w:rsidP="00E77F80">
            <w:pPr>
              <w:bidi w:val="0"/>
              <w:spacing w:after="0" w:line="240" w:lineRule="auto"/>
              <w:rPr>
                <w:rFonts w:ascii="Calibri" w:eastAsia="Times New Roman" w:hAnsi="Calibri" w:cs="Calibri"/>
                <w:color w:val="000000"/>
                <w:sz w:val="18"/>
                <w:szCs w:val="18"/>
                <w:lang w:bidi="he-IL"/>
              </w:rPr>
            </w:pPr>
            <w:r w:rsidRPr="00AD7C50">
              <w:rPr>
                <w:rFonts w:ascii="Calibri" w:eastAsia="Times New Roman" w:hAnsi="Calibri" w:cs="Calibri"/>
                <w:color w:val="000000"/>
                <w:sz w:val="18"/>
                <w:szCs w:val="18"/>
                <w:lang w:bidi="he-IL"/>
              </w:rPr>
              <w:t>Depth of data (2^10 = 1024 addresses)</w:t>
            </w:r>
          </w:p>
        </w:tc>
      </w:tr>
    </w:tbl>
    <w:p w:rsidR="003037AD" w:rsidRDefault="003037AD" w:rsidP="003037AD">
      <w:pPr>
        <w:pStyle w:val="Caption"/>
        <w:keepNext/>
      </w:pPr>
    </w:p>
    <w:p w:rsidR="003037AD" w:rsidRDefault="003037AD" w:rsidP="003037AD">
      <w:pPr>
        <w:pStyle w:val="Caption"/>
        <w:keepNext/>
        <w:jc w:val="center"/>
      </w:pPr>
      <w:r>
        <w:t xml:space="preserve">Table </w:t>
      </w:r>
      <w:ins w:id="467" w:author="dobstbau" w:date="2011-11-12T22:46:00Z">
        <w:r w:rsidR="00122182">
          <w:fldChar w:fldCharType="begin"/>
        </w:r>
        <w:r w:rsidR="003C51A9">
          <w:instrText xml:space="preserve"> SEQ Table \* ARABIC </w:instrText>
        </w:r>
      </w:ins>
      <w:r w:rsidR="00122182">
        <w:fldChar w:fldCharType="separate"/>
      </w:r>
      <w:ins w:id="468" w:author="dobstbau" w:date="2011-11-12T22:46:00Z">
        <w:r w:rsidR="003C51A9">
          <w:rPr>
            <w:noProof/>
          </w:rPr>
          <w:t>15</w:t>
        </w:r>
        <w:r w:rsidR="00122182">
          <w:fldChar w:fldCharType="end"/>
        </w:r>
      </w:ins>
      <w:del w:id="469"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15</w:delText>
        </w:r>
        <w:r w:rsidR="00122182" w:rsidDel="003C51A9">
          <w:fldChar w:fldCharType="end"/>
        </w:r>
      </w:del>
      <w:r>
        <w:t xml:space="preserve"> - TX Path generics</w:t>
      </w:r>
    </w:p>
    <w:p w:rsidR="00AD7C50" w:rsidRDefault="00AD7C50" w:rsidP="00AD7C50">
      <w:pPr>
        <w:bidi w:val="0"/>
        <w:rPr>
          <w:rFonts w:cstheme="minorHAnsi"/>
          <w:b/>
          <w:bCs/>
          <w:u w:val="single"/>
        </w:rPr>
      </w:pPr>
    </w:p>
    <w:p w:rsidR="005E1B67" w:rsidRPr="00F4128D" w:rsidRDefault="005E1B67" w:rsidP="00AD7C50">
      <w:pPr>
        <w:bidi w:val="0"/>
        <w:rPr>
          <w:rFonts w:cstheme="minorHAnsi"/>
          <w:b/>
          <w:bCs/>
          <w:u w:val="single"/>
        </w:rPr>
      </w:pPr>
      <w:r w:rsidRPr="00F4128D">
        <w:rPr>
          <w:rFonts w:cstheme="minorHAnsi"/>
          <w:b/>
          <w:bCs/>
          <w:u w:val="single"/>
        </w:rPr>
        <w:t xml:space="preserve">The TX Path contains the following blocks: </w:t>
      </w:r>
    </w:p>
    <w:p w:rsidR="005E1B67" w:rsidRPr="00F4128D" w:rsidRDefault="005E1B67" w:rsidP="005E1B67">
      <w:pPr>
        <w:bidi w:val="0"/>
        <w:rPr>
          <w:rFonts w:cstheme="minorHAnsi"/>
          <w:b/>
          <w:bCs/>
        </w:rPr>
      </w:pPr>
      <w:r w:rsidRPr="00F4128D">
        <w:rPr>
          <w:rFonts w:cstheme="minorHAnsi"/>
          <w:b/>
          <w:bCs/>
        </w:rPr>
        <w:t xml:space="preserve">Wishbone </w:t>
      </w:r>
      <w:proofErr w:type="gramStart"/>
      <w:r w:rsidRPr="00F4128D">
        <w:rPr>
          <w:rFonts w:cstheme="minorHAnsi"/>
          <w:b/>
          <w:bCs/>
        </w:rPr>
        <w:t>To</w:t>
      </w:r>
      <w:proofErr w:type="gramEnd"/>
      <w:r w:rsidRPr="00F4128D">
        <w:rPr>
          <w:rFonts w:cstheme="minorHAnsi"/>
          <w:b/>
          <w:bCs/>
        </w:rPr>
        <w:t xml:space="preserve"> Message Encoder (WTME)</w:t>
      </w:r>
      <w:r w:rsidR="00F4128D">
        <w:rPr>
          <w:rFonts w:cstheme="minorHAnsi"/>
          <w:b/>
          <w:bCs/>
        </w:rPr>
        <w:t>:</w:t>
      </w:r>
    </w:p>
    <w:p w:rsidR="005E1B67" w:rsidRPr="005E1B67" w:rsidRDefault="005E1B67" w:rsidP="005E1B67">
      <w:pPr>
        <w:bidi w:val="0"/>
        <w:rPr>
          <w:rFonts w:cstheme="minorHAnsi"/>
        </w:rPr>
      </w:pPr>
      <w:r w:rsidRPr="005E1B67">
        <w:rPr>
          <w:rFonts w:cstheme="minorHAnsi"/>
        </w:rPr>
        <w:t>The WTME is activated through the RX master in request to read data from the FLASH or from one CLIENT.  The RX master transfer the type, address and length of the request the WTME save them in register, upraise acknowledge and activate his own master.</w:t>
      </w:r>
    </w:p>
    <w:p w:rsidR="005E1B67" w:rsidRDefault="005E1B67" w:rsidP="005E1B67">
      <w:pPr>
        <w:bidi w:val="0"/>
        <w:rPr>
          <w:rFonts w:cstheme="minorHAnsi"/>
        </w:rPr>
      </w:pPr>
      <w:r w:rsidRPr="005E1B67">
        <w:rPr>
          <w:rFonts w:cstheme="minorHAnsi"/>
        </w:rPr>
        <w:t>The TX master turn to the FLASH / CLIENT slave and request to read the data. The data is transmitted to the WTME byte by byte (total of LENGTH byte). After all the data was transmitted ‘</w:t>
      </w:r>
      <w:proofErr w:type="spellStart"/>
      <w:r w:rsidRPr="005E1B67">
        <w:rPr>
          <w:rFonts w:cstheme="minorHAnsi"/>
        </w:rPr>
        <w:t>frame_ok</w:t>
      </w:r>
      <w:proofErr w:type="spellEnd"/>
      <w:r w:rsidRPr="005E1B67">
        <w:rPr>
          <w:rFonts w:cstheme="minorHAnsi"/>
        </w:rPr>
        <w:t>’ is raise to inform the message encoder to begin to read the data (from the RAM)</w:t>
      </w:r>
      <w:r w:rsidR="00D65C7C">
        <w:rPr>
          <w:rFonts w:cstheme="minorHAnsi"/>
        </w:rPr>
        <w:t>.</w:t>
      </w:r>
    </w:p>
    <w:p w:rsidR="002F6157" w:rsidRDefault="002F6157" w:rsidP="002F6157">
      <w:pPr>
        <w:bidi w:val="0"/>
        <w:rPr>
          <w:rFonts w:cstheme="minorHAnsi"/>
        </w:rPr>
      </w:pPr>
      <w:r>
        <w:rPr>
          <w:rFonts w:cstheme="minorHAnsi"/>
        </w:rPr>
        <w:t>WTME FSM:</w:t>
      </w:r>
    </w:p>
    <w:p w:rsidR="003037AD" w:rsidRDefault="008945DB" w:rsidP="003037AD">
      <w:pPr>
        <w:keepNext/>
        <w:bidi w:val="0"/>
      </w:pPr>
      <w:r>
        <w:rPr>
          <w:rFonts w:cstheme="minorHAnsi"/>
          <w:noProof/>
          <w:lang w:bidi="he-IL"/>
        </w:rPr>
        <w:drawing>
          <wp:inline distT="0" distB="0" distL="0" distR="0">
            <wp:extent cx="4019266" cy="3214048"/>
            <wp:effectExtent l="0" t="0" r="284" b="0"/>
            <wp:docPr id="1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0400" cy="6403620"/>
                      <a:chOff x="381000" y="228600"/>
                      <a:chExt cx="7010400" cy="6403620"/>
                    </a:xfrm>
                  </a:grpSpPr>
                  <a:grpSp>
                    <a:nvGrpSpPr>
                      <a:cNvPr id="2" name="Group 29"/>
                      <a:cNvGrpSpPr/>
                    </a:nvGrpSpPr>
                    <a:grpSpPr>
                      <a:xfrm>
                        <a:off x="381000" y="228600"/>
                        <a:ext cx="7010400" cy="6403620"/>
                        <a:chOff x="381000" y="228600"/>
                        <a:chExt cx="7010400" cy="6403620"/>
                      </a:xfrm>
                    </a:grpSpPr>
                    <a:sp>
                      <a:nvSpPr>
                        <a:cNvPr id="23" name="Oval 22"/>
                        <a:cNvSpPr/>
                      </a:nvSpPr>
                      <a:spPr>
                        <a:xfrm>
                          <a:off x="1447800" y="7620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t>idel</a:t>
                            </a:r>
                            <a:endParaRPr lang="en-US" dirty="0"/>
                          </a:p>
                        </a:txBody>
                        <a:useSpRect/>
                      </a:txSp>
                      <a:style>
                        <a:lnRef idx="2">
                          <a:schemeClr val="accent6"/>
                        </a:lnRef>
                        <a:fillRef idx="1">
                          <a:schemeClr val="lt1"/>
                        </a:fillRef>
                        <a:effectRef idx="0">
                          <a:schemeClr val="accent6"/>
                        </a:effectRef>
                        <a:fontRef idx="minor">
                          <a:schemeClr val="dk1"/>
                        </a:fontRef>
                      </a:style>
                    </a:sp>
                    <a:sp>
                      <a:nvSpPr>
                        <a:cNvPr id="24" name="Oval 23"/>
                        <a:cNvSpPr/>
                      </a:nvSpPr>
                      <a:spPr>
                        <a:xfrm>
                          <a:off x="3733800" y="28194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t>Wait  for ack</a:t>
                            </a:r>
                            <a:endParaRPr lang="en-US" sz="1600" dirty="0"/>
                          </a:p>
                        </a:txBody>
                        <a:useSpRect/>
                      </a:txSp>
                      <a:style>
                        <a:lnRef idx="2">
                          <a:schemeClr val="accent6"/>
                        </a:lnRef>
                        <a:fillRef idx="1">
                          <a:schemeClr val="lt1"/>
                        </a:fillRef>
                        <a:effectRef idx="0">
                          <a:schemeClr val="accent6"/>
                        </a:effectRef>
                        <a:fontRef idx="minor">
                          <a:schemeClr val="dk1"/>
                        </a:fontRef>
                      </a:style>
                    </a:sp>
                    <a:sp>
                      <a:nvSpPr>
                        <a:cNvPr id="25" name="Oval 24"/>
                        <a:cNvSpPr/>
                      </a:nvSpPr>
                      <a:spPr>
                        <a:xfrm>
                          <a:off x="5943600" y="6096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Character</a:t>
                            </a:r>
                          </a:p>
                          <a:p>
                            <a:pPr algn="ctr"/>
                            <a:r>
                              <a:rPr lang="en-US" sz="1400" dirty="0" smtClean="0"/>
                              <a:t>update</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26" name="Oval 25"/>
                        <a:cNvSpPr/>
                      </a:nvSpPr>
                      <a:spPr>
                        <a:xfrm>
                          <a:off x="6019800" y="48768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t>Transmit data</a:t>
                            </a:r>
                            <a:endParaRPr lang="en-US" sz="1600" dirty="0"/>
                          </a:p>
                        </a:txBody>
                        <a:useSpRect/>
                      </a:txSp>
                      <a:style>
                        <a:lnRef idx="2">
                          <a:schemeClr val="accent6"/>
                        </a:lnRef>
                        <a:fillRef idx="1">
                          <a:schemeClr val="lt1"/>
                        </a:fillRef>
                        <a:effectRef idx="0">
                          <a:schemeClr val="accent6"/>
                        </a:effectRef>
                        <a:fontRef idx="minor">
                          <a:schemeClr val="dk1"/>
                        </a:fontRef>
                      </a:style>
                    </a:sp>
                    <a:sp>
                      <a:nvSpPr>
                        <a:cNvPr id="27" name="Oval 26"/>
                        <a:cNvSpPr/>
                      </a:nvSpPr>
                      <a:spPr>
                        <a:xfrm>
                          <a:off x="1447800" y="4419600"/>
                          <a:ext cx="1371600" cy="1295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End transaction</a:t>
                            </a:r>
                            <a:endParaRPr lang="en-US" sz="1200" dirty="0"/>
                          </a:p>
                        </a:txBody>
                        <a:useSpRect/>
                      </a:txSp>
                      <a:style>
                        <a:lnRef idx="2">
                          <a:schemeClr val="accent6"/>
                        </a:lnRef>
                        <a:fillRef idx="1">
                          <a:schemeClr val="lt1"/>
                        </a:fillRef>
                        <a:effectRef idx="0">
                          <a:schemeClr val="accent6"/>
                        </a:effectRef>
                        <a:fontRef idx="minor">
                          <a:schemeClr val="dk1"/>
                        </a:fontRef>
                      </a:style>
                    </a:sp>
                    <a:sp>
                      <a:nvSpPr>
                        <a:cNvPr id="28" name="Curved Down Arrow 27"/>
                        <a:cNvSpPr/>
                      </a:nvSpPr>
                      <a:spPr>
                        <a:xfrm rot="18960964">
                          <a:off x="916555" y="554178"/>
                          <a:ext cx="762000" cy="533400"/>
                        </a:xfrm>
                        <a:prstGeom prst="curved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29" name="TextBox 28"/>
                        <a:cNvSpPr txBox="1"/>
                      </a:nvSpPr>
                      <a:spPr>
                        <a:xfrm>
                          <a:off x="381000" y="228600"/>
                          <a:ext cx="1203535"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Valid_data_s = 0</a:t>
                            </a:r>
                            <a:endParaRPr lang="en-US" sz="1200" dirty="0"/>
                          </a:p>
                        </a:txBody>
                        <a:useSpRect/>
                      </a:txSp>
                    </a:sp>
                    <a:sp>
                      <a:nvSpPr>
                        <a:cNvPr id="31" name="Right Arrow 30"/>
                        <a:cNvSpPr/>
                      </a:nvSpPr>
                      <a:spPr>
                        <a:xfrm>
                          <a:off x="2895600" y="1143000"/>
                          <a:ext cx="2971800" cy="228600"/>
                        </a:xfrm>
                        <a:prstGeom prst="righ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32" name="TextBox 31"/>
                        <a:cNvSpPr txBox="1"/>
                      </a:nvSpPr>
                      <a:spPr>
                        <a:xfrm>
                          <a:off x="3673265" y="914400"/>
                          <a:ext cx="1203535"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Valid_data_s = 1</a:t>
                            </a:r>
                            <a:endParaRPr lang="en-US" sz="1200" dirty="0"/>
                          </a:p>
                        </a:txBody>
                        <a:useSpRect/>
                      </a:txSp>
                    </a:sp>
                    <a:sp>
                      <a:nvSpPr>
                        <a:cNvPr id="37" name="Down Arrow 36"/>
                        <a:cNvSpPr/>
                      </a:nvSpPr>
                      <a:spPr>
                        <a:xfrm rot="2448014">
                          <a:off x="5377619" y="1544149"/>
                          <a:ext cx="191820" cy="1604246"/>
                        </a:xfrm>
                        <a:prstGeom prst="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38" name="Curved Down Arrow 37"/>
                        <a:cNvSpPr/>
                      </a:nvSpPr>
                      <a:spPr>
                        <a:xfrm rot="18960964">
                          <a:off x="3278754" y="2628188"/>
                          <a:ext cx="762000" cy="533400"/>
                        </a:xfrm>
                        <a:prstGeom prst="curved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39" name="TextBox 38"/>
                        <a:cNvSpPr txBox="1"/>
                      </a:nvSpPr>
                      <a:spPr>
                        <a:xfrm>
                          <a:off x="2819400" y="2362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Pure_data_valid=‘0’</a:t>
                            </a:r>
                            <a:endParaRPr lang="en-US" sz="1200" dirty="0"/>
                          </a:p>
                        </a:txBody>
                        <a:useSpRect/>
                      </a:txSp>
                    </a:sp>
                    <a:sp>
                      <a:nvSpPr>
                        <a:cNvPr id="41" name="Right Arrow 40"/>
                        <a:cNvSpPr/>
                      </a:nvSpPr>
                      <a:spPr>
                        <a:xfrm rot="16200000">
                          <a:off x="1011513" y="3103290"/>
                          <a:ext cx="2200901" cy="261526"/>
                        </a:xfrm>
                        <a:prstGeom prst="righ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42" name="TextBox 41"/>
                        <a:cNvSpPr txBox="1"/>
                      </a:nvSpPr>
                      <a:spPr>
                        <a:xfrm rot="2524628">
                          <a:off x="5476973" y="3469543"/>
                          <a:ext cx="169225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Pure_data_valid</a:t>
                            </a:r>
                            <a:r>
                              <a:rPr lang="en-US" sz="1200" dirty="0" smtClean="0"/>
                              <a:t>= ‘</a:t>
                            </a:r>
                            <a:r>
                              <a:rPr lang="he-IL" sz="1400" dirty="0" smtClean="0"/>
                              <a:t>1</a:t>
                            </a:r>
                            <a:r>
                              <a:rPr lang="en-US" sz="1200" dirty="0" smtClean="0"/>
                              <a:t>’</a:t>
                            </a:r>
                            <a:endParaRPr lang="en-US" sz="1200" dirty="0"/>
                          </a:p>
                        </a:txBody>
                        <a:useSpRect/>
                      </a:txSp>
                    </a:sp>
                    <a:sp>
                      <a:nvSpPr>
                        <a:cNvPr id="44" name="Curved Left Arrow 43"/>
                        <a:cNvSpPr/>
                      </a:nvSpPr>
                      <a:spPr>
                        <a:xfrm rot="8023734">
                          <a:off x="4390916" y="3843745"/>
                          <a:ext cx="769350" cy="2569224"/>
                        </a:xfrm>
                        <a:prstGeom prst="curvedLef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45" name="TextBox 44"/>
                        <a:cNvSpPr txBox="1"/>
                      </a:nvSpPr>
                      <a:spPr>
                        <a:xfrm rot="222666">
                          <a:off x="4047357" y="6285221"/>
                          <a:ext cx="114775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temp_len = 0</a:t>
                            </a:r>
                            <a:endParaRPr lang="en-US" sz="1400" dirty="0"/>
                          </a:p>
                        </a:txBody>
                        <a:useSpRect/>
                      </a:txSp>
                    </a:sp>
                    <a:sp>
                      <a:nvSpPr>
                        <a:cNvPr id="47" name="Curved Down Arrow 46"/>
                        <a:cNvSpPr/>
                      </a:nvSpPr>
                      <a:spPr>
                        <a:xfrm rot="2777551">
                          <a:off x="5070102" y="3462315"/>
                          <a:ext cx="2749377" cy="671906"/>
                        </a:xfrm>
                        <a:prstGeom prst="curved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sp>
                      <a:nvSpPr>
                        <a:cNvPr id="48" name="TextBox 47"/>
                        <a:cNvSpPr txBox="1"/>
                      </a:nvSpPr>
                      <a:spPr>
                        <a:xfrm rot="2515650">
                          <a:off x="4194255" y="5068461"/>
                          <a:ext cx="120545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smtClean="0"/>
                              <a:t>temp_len</a:t>
                            </a:r>
                            <a:r>
                              <a:rPr lang="en-US" sz="1400" dirty="0" smtClean="0"/>
                              <a:t> </a:t>
                            </a:r>
                            <a:r>
                              <a:rPr lang="en-US" sz="1400" dirty="0" smtClean="0"/>
                              <a:t>!= </a:t>
                            </a:r>
                            <a:r>
                              <a:rPr lang="en-US" sz="1400" dirty="0" smtClean="0"/>
                              <a:t>0</a:t>
                            </a:r>
                            <a:endParaRPr lang="en-US" sz="1400" dirty="0"/>
                          </a:p>
                        </a:txBody>
                        <a:useSpRect/>
                      </a:txSp>
                    </a:sp>
                    <a:sp>
                      <a:nvSpPr>
                        <a:cNvPr id="49" name="Curved Left Arrow 48"/>
                        <a:cNvSpPr/>
                      </a:nvSpPr>
                      <a:spPr>
                        <a:xfrm rot="5805286">
                          <a:off x="3951567" y="4305266"/>
                          <a:ext cx="769350" cy="3884557"/>
                        </a:xfrm>
                        <a:prstGeom prst="curvedLeft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solidFill>
                                <a:schemeClr val="tx1"/>
                              </a:solidFill>
                            </a:endParaRPr>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rsidR="002F6157" w:rsidRDefault="003037AD" w:rsidP="003037AD">
      <w:pPr>
        <w:pStyle w:val="Caption"/>
        <w:jc w:val="center"/>
        <w:rPr>
          <w:rFonts w:cstheme="minorHAnsi"/>
        </w:rPr>
      </w:pPr>
      <w:bookmarkStart w:id="470" w:name="_Toc308632027"/>
      <w:r>
        <w:t xml:space="preserve">Figure </w:t>
      </w:r>
      <w:r w:rsidR="00122182">
        <w:fldChar w:fldCharType="begin"/>
      </w:r>
      <w:r w:rsidR="006A2BF5">
        <w:instrText xml:space="preserve"> SEQ Figure \* ARABIC </w:instrText>
      </w:r>
      <w:r w:rsidR="00122182">
        <w:fldChar w:fldCharType="separate"/>
      </w:r>
      <w:r w:rsidR="0043004A">
        <w:rPr>
          <w:noProof/>
        </w:rPr>
        <w:t>5</w:t>
      </w:r>
      <w:r w:rsidR="00122182">
        <w:fldChar w:fldCharType="end"/>
      </w:r>
      <w:r>
        <w:rPr>
          <w:noProof/>
        </w:rPr>
        <w:t xml:space="preserve"> - WTME FSM</w:t>
      </w:r>
      <w:bookmarkEnd w:id="470"/>
    </w:p>
    <w:p w:rsidR="00D65C7C" w:rsidRDefault="00D65C7C" w:rsidP="00D65C7C">
      <w:pPr>
        <w:bidi w:val="0"/>
        <w:rPr>
          <w:rFonts w:cstheme="minorHAnsi"/>
        </w:rPr>
      </w:pPr>
    </w:p>
    <w:p w:rsidR="002F6157" w:rsidRDefault="002F6157" w:rsidP="00D65C7C">
      <w:pPr>
        <w:bidi w:val="0"/>
        <w:rPr>
          <w:b/>
          <w:bCs/>
        </w:rPr>
      </w:pPr>
    </w:p>
    <w:p w:rsidR="002F6157" w:rsidRDefault="002F6157" w:rsidP="002F6157">
      <w:pPr>
        <w:bidi w:val="0"/>
        <w:rPr>
          <w:b/>
          <w:bCs/>
        </w:rPr>
      </w:pPr>
    </w:p>
    <w:p w:rsidR="00D65C7C" w:rsidRDefault="00081954" w:rsidP="002F6157">
      <w:pPr>
        <w:bidi w:val="0"/>
        <w:rPr>
          <w:b/>
          <w:bCs/>
        </w:rPr>
      </w:pPr>
      <w:r>
        <w:rPr>
          <w:b/>
          <w:bCs/>
        </w:rPr>
        <w:t>Message encoder</w:t>
      </w:r>
      <w:r w:rsidR="00D65C7C">
        <w:rPr>
          <w:b/>
          <w:bCs/>
        </w:rPr>
        <w:t>:</w:t>
      </w:r>
    </w:p>
    <w:p w:rsidR="00D65C7C" w:rsidRDefault="00D65C7C" w:rsidP="00D65C7C">
      <w:pPr>
        <w:bidi w:val="0"/>
      </w:pPr>
      <w:r>
        <w:t>Message Pack Decoder Encoder transmits data from the Type and Address registers, and from the RAM, in a Message Pack format</w:t>
      </w:r>
      <w:proofErr w:type="gramStart"/>
      <w:r>
        <w:t>,  wraps</w:t>
      </w:r>
      <w:proofErr w:type="gramEnd"/>
      <w:r>
        <w:t xml:space="preserve"> it and transfer the date to the UART.</w:t>
      </w:r>
    </w:p>
    <w:p w:rsidR="00D65C7C" w:rsidRDefault="00D65C7C" w:rsidP="00D65C7C">
      <w:pPr>
        <w:bidi w:val="0"/>
      </w:pPr>
      <w:r>
        <w:t xml:space="preserve">This block also </w:t>
      </w:r>
      <w:proofErr w:type="gramStart"/>
      <w:r>
        <w:t>produces  ‘frame</w:t>
      </w:r>
      <w:proofErr w:type="gramEnd"/>
      <w:r>
        <w:t xml:space="preserve"> finish’ that signal to the WTME while the present transaction is still running.  While frame finish is ‘0’ the WTME won’t try to write new message to the Message Encoder, but only after this signal will turn to ‘1’. </w:t>
      </w:r>
    </w:p>
    <w:p w:rsidR="00D65C7C" w:rsidRDefault="00D65C7C" w:rsidP="00D65C7C">
      <w:pPr>
        <w:bidi w:val="0"/>
      </w:pPr>
      <w:r>
        <w:t>This unit also receives write enable, to allow writing the data to the RAM.</w:t>
      </w:r>
    </w:p>
    <w:tbl>
      <w:tblPr>
        <w:tblpPr w:leftFromText="180" w:rightFromText="180" w:vertAnchor="text" w:horzAnchor="page" w:tblpX="1183" w:tblpY="34"/>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367"/>
        <w:gridCol w:w="1058"/>
        <w:gridCol w:w="5925"/>
      </w:tblGrid>
      <w:tr w:rsidR="003037AD" w:rsidRPr="00190542" w:rsidTr="003037AD">
        <w:trPr>
          <w:trHeight w:val="175"/>
          <w:tblHeader/>
        </w:trPr>
        <w:tc>
          <w:tcPr>
            <w:tcW w:w="3367" w:type="dxa"/>
            <w:shd w:val="clear" w:color="auto" w:fill="FFFF00"/>
          </w:tcPr>
          <w:p w:rsidR="003037AD" w:rsidRPr="00190542" w:rsidRDefault="003037AD" w:rsidP="003037AD">
            <w:pPr>
              <w:bidi w:val="0"/>
              <w:spacing w:after="0" w:line="240" w:lineRule="auto"/>
            </w:pPr>
            <w:r w:rsidRPr="00190542">
              <w:t>Pin Name</w:t>
            </w:r>
          </w:p>
        </w:tc>
        <w:tc>
          <w:tcPr>
            <w:tcW w:w="1058" w:type="dxa"/>
            <w:shd w:val="clear" w:color="auto" w:fill="FFFF00"/>
          </w:tcPr>
          <w:p w:rsidR="003037AD" w:rsidRPr="00190542" w:rsidRDefault="003037AD" w:rsidP="003037AD">
            <w:pPr>
              <w:bidi w:val="0"/>
              <w:spacing w:after="0" w:line="240" w:lineRule="auto"/>
            </w:pPr>
            <w:r w:rsidRPr="00190542">
              <w:t>Direction</w:t>
            </w:r>
          </w:p>
        </w:tc>
        <w:tc>
          <w:tcPr>
            <w:tcW w:w="5925" w:type="dxa"/>
            <w:shd w:val="clear" w:color="auto" w:fill="FFFF00"/>
          </w:tcPr>
          <w:p w:rsidR="003037AD" w:rsidRPr="00190542" w:rsidRDefault="003037AD" w:rsidP="003037AD">
            <w:pPr>
              <w:bidi w:val="0"/>
              <w:spacing w:after="0" w:line="240" w:lineRule="auto"/>
            </w:pPr>
            <w:r w:rsidRPr="00190542">
              <w:t>Description</w:t>
            </w:r>
          </w:p>
        </w:tc>
      </w:tr>
      <w:tr w:rsidR="003037AD" w:rsidRPr="00190542" w:rsidTr="003037AD">
        <w:trPr>
          <w:trHeight w:val="175"/>
        </w:trPr>
        <w:tc>
          <w:tcPr>
            <w:tcW w:w="3367" w:type="dxa"/>
          </w:tcPr>
          <w:p w:rsidR="003037AD" w:rsidRPr="00190542" w:rsidRDefault="003037AD" w:rsidP="003037AD">
            <w:pPr>
              <w:bidi w:val="0"/>
              <w:spacing w:after="0" w:line="240" w:lineRule="auto"/>
            </w:pPr>
            <w:proofErr w:type="spellStart"/>
            <w:r w:rsidRPr="00190542">
              <w:t>Clk</w:t>
            </w:r>
            <w:proofErr w:type="spellEnd"/>
          </w:p>
        </w:tc>
        <w:tc>
          <w:tcPr>
            <w:tcW w:w="1058" w:type="dxa"/>
          </w:tcPr>
          <w:p w:rsidR="003037AD" w:rsidRPr="00190542" w:rsidRDefault="003037AD" w:rsidP="003037AD">
            <w:pPr>
              <w:bidi w:val="0"/>
              <w:spacing w:after="0" w:line="240" w:lineRule="auto"/>
            </w:pPr>
            <w:r w:rsidRPr="00190542">
              <w:t>In</w:t>
            </w:r>
          </w:p>
        </w:tc>
        <w:tc>
          <w:tcPr>
            <w:tcW w:w="5925" w:type="dxa"/>
          </w:tcPr>
          <w:p w:rsidR="003037AD" w:rsidRPr="00190542" w:rsidRDefault="003037AD" w:rsidP="003037AD">
            <w:pPr>
              <w:bidi w:val="0"/>
              <w:spacing w:after="0" w:line="240" w:lineRule="auto"/>
            </w:pPr>
            <w:r w:rsidRPr="00190542">
              <w:t xml:space="preserve">Clock </w:t>
            </w:r>
          </w:p>
        </w:tc>
      </w:tr>
      <w:tr w:rsidR="003037AD" w:rsidRPr="00190542" w:rsidTr="003037AD">
        <w:trPr>
          <w:trHeight w:val="343"/>
        </w:trPr>
        <w:tc>
          <w:tcPr>
            <w:tcW w:w="3367" w:type="dxa"/>
          </w:tcPr>
          <w:p w:rsidR="003037AD" w:rsidRPr="00190542" w:rsidRDefault="003037AD" w:rsidP="003037AD">
            <w:pPr>
              <w:bidi w:val="0"/>
              <w:spacing w:after="0" w:line="240" w:lineRule="auto"/>
            </w:pPr>
            <w:proofErr w:type="spellStart"/>
            <w:r w:rsidRPr="00190542">
              <w:t>Rst</w:t>
            </w:r>
            <w:proofErr w:type="spellEnd"/>
          </w:p>
        </w:tc>
        <w:tc>
          <w:tcPr>
            <w:tcW w:w="1058" w:type="dxa"/>
          </w:tcPr>
          <w:p w:rsidR="003037AD" w:rsidRPr="00190542" w:rsidRDefault="003037AD" w:rsidP="003037AD">
            <w:pPr>
              <w:bidi w:val="0"/>
              <w:spacing w:after="0" w:line="240" w:lineRule="auto"/>
            </w:pPr>
            <w:r w:rsidRPr="00190542">
              <w:t>In</w:t>
            </w:r>
          </w:p>
        </w:tc>
        <w:tc>
          <w:tcPr>
            <w:tcW w:w="5925" w:type="dxa"/>
          </w:tcPr>
          <w:p w:rsidR="003037AD" w:rsidRPr="00190542" w:rsidRDefault="003037AD" w:rsidP="003037AD">
            <w:pPr>
              <w:bidi w:val="0"/>
              <w:spacing w:after="0" w:line="240" w:lineRule="auto"/>
            </w:pPr>
            <w:r w:rsidRPr="00190542">
              <w:t>Reset. Reset polarity will be set according to the generic parameter '</w:t>
            </w:r>
            <w:proofErr w:type="spellStart"/>
            <w:r w:rsidRPr="00190542">
              <w:t>reset_polarity</w:t>
            </w:r>
            <w:r>
              <w:t>_g</w:t>
            </w:r>
            <w:proofErr w:type="spellEnd"/>
            <w:r w:rsidRPr="00190542">
              <w:t>'</w:t>
            </w:r>
          </w:p>
        </w:tc>
      </w:tr>
      <w:tr w:rsidR="003037AD" w:rsidRPr="00190542" w:rsidTr="003037AD">
        <w:trPr>
          <w:trHeight w:val="175"/>
        </w:trPr>
        <w:tc>
          <w:tcPr>
            <w:tcW w:w="3367" w:type="dxa"/>
          </w:tcPr>
          <w:p w:rsidR="003037AD" w:rsidRPr="00190542" w:rsidRDefault="003037AD" w:rsidP="003037AD">
            <w:pPr>
              <w:bidi w:val="0"/>
              <w:spacing w:after="0" w:line="240" w:lineRule="auto"/>
            </w:pPr>
            <w:proofErr w:type="spellStart"/>
            <w:r>
              <w:t>Fifo_full</w:t>
            </w:r>
            <w:proofErr w:type="spellEnd"/>
          </w:p>
        </w:tc>
        <w:tc>
          <w:tcPr>
            <w:tcW w:w="1058" w:type="dxa"/>
          </w:tcPr>
          <w:p w:rsidR="003037AD" w:rsidRPr="00190542" w:rsidRDefault="003037AD" w:rsidP="003037AD">
            <w:pPr>
              <w:bidi w:val="0"/>
              <w:spacing w:after="0" w:line="240" w:lineRule="auto"/>
            </w:pPr>
            <w:r w:rsidRPr="00190542">
              <w:t>In</w:t>
            </w:r>
          </w:p>
        </w:tc>
        <w:tc>
          <w:tcPr>
            <w:tcW w:w="5925" w:type="dxa"/>
          </w:tcPr>
          <w:p w:rsidR="003037AD" w:rsidRPr="00190542" w:rsidRDefault="003037AD" w:rsidP="003037AD">
            <w:pPr>
              <w:bidi w:val="0"/>
              <w:spacing w:after="0" w:line="240" w:lineRule="auto"/>
            </w:pPr>
            <w:r>
              <w:t>FIFO is full, and cannot receive more data from MP Encoder</w:t>
            </w:r>
          </w:p>
        </w:tc>
      </w:tr>
      <w:tr w:rsidR="003037AD" w:rsidRPr="00190542" w:rsidTr="003037AD">
        <w:trPr>
          <w:trHeight w:val="167"/>
        </w:trPr>
        <w:tc>
          <w:tcPr>
            <w:tcW w:w="3367" w:type="dxa"/>
          </w:tcPr>
          <w:p w:rsidR="003037AD" w:rsidRPr="00190542" w:rsidRDefault="003037AD" w:rsidP="003037AD">
            <w:pPr>
              <w:bidi w:val="0"/>
              <w:spacing w:after="0" w:line="240" w:lineRule="auto"/>
            </w:pPr>
            <w:proofErr w:type="spellStart"/>
            <w:r>
              <w:t>Reg_ready</w:t>
            </w:r>
            <w:proofErr w:type="spellEnd"/>
          </w:p>
        </w:tc>
        <w:tc>
          <w:tcPr>
            <w:tcW w:w="1058" w:type="dxa"/>
          </w:tcPr>
          <w:p w:rsidR="003037AD" w:rsidRPr="00190542" w:rsidRDefault="003037AD" w:rsidP="003037AD">
            <w:pPr>
              <w:bidi w:val="0"/>
              <w:spacing w:after="0" w:line="240" w:lineRule="auto"/>
            </w:pPr>
            <w:r w:rsidRPr="00190542">
              <w:t>In</w:t>
            </w:r>
          </w:p>
        </w:tc>
        <w:tc>
          <w:tcPr>
            <w:tcW w:w="5925" w:type="dxa"/>
          </w:tcPr>
          <w:p w:rsidR="003037AD" w:rsidRPr="00190542" w:rsidRDefault="003037AD" w:rsidP="003037AD">
            <w:pPr>
              <w:bidi w:val="0"/>
              <w:spacing w:after="0" w:line="240" w:lineRule="auto"/>
            </w:pPr>
            <w:r>
              <w:t>Input Type, Address and Data Length registers values are ready</w:t>
            </w:r>
          </w:p>
        </w:tc>
      </w:tr>
      <w:tr w:rsidR="003037AD" w:rsidRPr="00190542" w:rsidTr="003037AD">
        <w:trPr>
          <w:trHeight w:val="350"/>
        </w:trPr>
        <w:tc>
          <w:tcPr>
            <w:tcW w:w="3367" w:type="dxa"/>
          </w:tcPr>
          <w:p w:rsidR="003037AD" w:rsidRPr="00190542" w:rsidRDefault="003037AD" w:rsidP="003037AD">
            <w:pPr>
              <w:bidi w:val="0"/>
              <w:spacing w:after="0" w:line="240" w:lineRule="auto"/>
            </w:pPr>
            <w:proofErr w:type="spellStart"/>
            <w:r>
              <w:t>Type_reg</w:t>
            </w:r>
            <w:proofErr w:type="spellEnd"/>
            <w:r>
              <w:t xml:space="preserve"> [</w:t>
            </w:r>
            <w:proofErr w:type="spellStart"/>
            <w:r>
              <w:t>width_g</w:t>
            </w:r>
            <w:proofErr w:type="spellEnd"/>
            <w:r>
              <w:t xml:space="preserve"> * type_d_g-1</w:t>
            </w:r>
            <w:proofErr w:type="gramStart"/>
            <w:r>
              <w:t>..</w:t>
            </w:r>
            <w:proofErr w:type="gramEnd"/>
            <w:r>
              <w:t>0]</w:t>
            </w:r>
          </w:p>
        </w:tc>
        <w:tc>
          <w:tcPr>
            <w:tcW w:w="1058" w:type="dxa"/>
          </w:tcPr>
          <w:p w:rsidR="003037AD" w:rsidRDefault="003037AD" w:rsidP="003037AD">
            <w:pPr>
              <w:bidi w:val="0"/>
            </w:pPr>
            <w:r>
              <w:t>In</w:t>
            </w:r>
          </w:p>
        </w:tc>
        <w:tc>
          <w:tcPr>
            <w:tcW w:w="5925" w:type="dxa"/>
          </w:tcPr>
          <w:p w:rsidR="003037AD" w:rsidRPr="006B4FEA" w:rsidRDefault="003037AD" w:rsidP="003037AD">
            <w:pPr>
              <w:bidi w:val="0"/>
              <w:spacing w:after="0" w:line="240" w:lineRule="auto"/>
            </w:pPr>
            <w:r>
              <w:t xml:space="preserve">Input Type value. Will be valid together with the </w:t>
            </w:r>
            <w:proofErr w:type="spellStart"/>
            <w:r>
              <w:rPr>
                <w:i/>
                <w:iCs/>
              </w:rPr>
              <w:t>reg_ready</w:t>
            </w:r>
            <w:proofErr w:type="spellEnd"/>
            <w:r>
              <w:t xml:space="preserve"> signal</w:t>
            </w:r>
          </w:p>
        </w:tc>
      </w:tr>
      <w:tr w:rsidR="003037AD" w:rsidRPr="00190542" w:rsidTr="003037AD">
        <w:trPr>
          <w:trHeight w:val="343"/>
        </w:trPr>
        <w:tc>
          <w:tcPr>
            <w:tcW w:w="3367" w:type="dxa"/>
          </w:tcPr>
          <w:p w:rsidR="003037AD" w:rsidRPr="00190542" w:rsidRDefault="003037AD" w:rsidP="003037AD">
            <w:pPr>
              <w:bidi w:val="0"/>
              <w:spacing w:after="0" w:line="240" w:lineRule="auto"/>
            </w:pPr>
            <w:proofErr w:type="spellStart"/>
            <w:r>
              <w:t>Addr_reg</w:t>
            </w:r>
            <w:proofErr w:type="spellEnd"/>
            <w:r>
              <w:t xml:space="preserve"> [</w:t>
            </w:r>
            <w:proofErr w:type="spellStart"/>
            <w:r>
              <w:t>width_g</w:t>
            </w:r>
            <w:proofErr w:type="spellEnd"/>
            <w:r>
              <w:t xml:space="preserve"> * addr_d_g-1</w:t>
            </w:r>
            <w:proofErr w:type="gramStart"/>
            <w:r>
              <w:t>..</w:t>
            </w:r>
            <w:proofErr w:type="gramEnd"/>
            <w:r>
              <w:t>0]</w:t>
            </w:r>
          </w:p>
        </w:tc>
        <w:tc>
          <w:tcPr>
            <w:tcW w:w="1058" w:type="dxa"/>
          </w:tcPr>
          <w:p w:rsidR="003037AD" w:rsidRDefault="003037AD" w:rsidP="003037AD">
            <w:pPr>
              <w:bidi w:val="0"/>
            </w:pPr>
            <w:r>
              <w:t>In</w:t>
            </w:r>
          </w:p>
        </w:tc>
        <w:tc>
          <w:tcPr>
            <w:tcW w:w="5925" w:type="dxa"/>
          </w:tcPr>
          <w:p w:rsidR="003037AD" w:rsidRPr="00190542" w:rsidRDefault="003037AD" w:rsidP="003037AD">
            <w:pPr>
              <w:bidi w:val="0"/>
              <w:spacing w:after="0" w:line="240" w:lineRule="auto"/>
            </w:pPr>
            <w:r>
              <w:t xml:space="preserve">Input Address value. Will be valid together with the </w:t>
            </w:r>
            <w:proofErr w:type="spellStart"/>
            <w:r>
              <w:rPr>
                <w:i/>
                <w:iCs/>
              </w:rPr>
              <w:t>reg_ready</w:t>
            </w:r>
            <w:proofErr w:type="spellEnd"/>
            <w:r>
              <w:t xml:space="preserve"> signal</w:t>
            </w:r>
          </w:p>
        </w:tc>
      </w:tr>
      <w:tr w:rsidR="003037AD" w:rsidRPr="00190542" w:rsidTr="003037AD">
        <w:trPr>
          <w:trHeight w:val="343"/>
        </w:trPr>
        <w:tc>
          <w:tcPr>
            <w:tcW w:w="3367" w:type="dxa"/>
          </w:tcPr>
          <w:p w:rsidR="003037AD" w:rsidRPr="00190542" w:rsidRDefault="003037AD" w:rsidP="003037AD">
            <w:pPr>
              <w:bidi w:val="0"/>
              <w:spacing w:after="0" w:line="240" w:lineRule="auto"/>
            </w:pPr>
            <w:proofErr w:type="spellStart"/>
            <w:r>
              <w:t>Len_reg</w:t>
            </w:r>
            <w:proofErr w:type="spellEnd"/>
            <w:r>
              <w:t xml:space="preserve"> [</w:t>
            </w:r>
            <w:proofErr w:type="spellStart"/>
            <w:r>
              <w:t>width_g</w:t>
            </w:r>
            <w:proofErr w:type="spellEnd"/>
            <w:r>
              <w:t xml:space="preserve"> * len_d_g-1</w:t>
            </w:r>
            <w:proofErr w:type="gramStart"/>
            <w:r>
              <w:t>..</w:t>
            </w:r>
            <w:proofErr w:type="gramEnd"/>
            <w:r>
              <w:t>0]</w:t>
            </w:r>
          </w:p>
        </w:tc>
        <w:tc>
          <w:tcPr>
            <w:tcW w:w="1058" w:type="dxa"/>
          </w:tcPr>
          <w:p w:rsidR="003037AD" w:rsidRDefault="003037AD" w:rsidP="003037AD">
            <w:pPr>
              <w:bidi w:val="0"/>
            </w:pPr>
            <w:r>
              <w:t>In</w:t>
            </w:r>
          </w:p>
        </w:tc>
        <w:tc>
          <w:tcPr>
            <w:tcW w:w="5925" w:type="dxa"/>
          </w:tcPr>
          <w:p w:rsidR="003037AD" w:rsidRPr="00190542" w:rsidRDefault="003037AD" w:rsidP="003037AD">
            <w:pPr>
              <w:bidi w:val="0"/>
              <w:spacing w:after="0" w:line="240" w:lineRule="auto"/>
            </w:pPr>
            <w:r>
              <w:t xml:space="preserve">Input Data Length value. Will be valid together with the </w:t>
            </w:r>
            <w:proofErr w:type="spellStart"/>
            <w:r>
              <w:rPr>
                <w:i/>
                <w:iCs/>
              </w:rPr>
              <w:t>reg_ready</w:t>
            </w:r>
            <w:proofErr w:type="spellEnd"/>
            <w:r>
              <w:t xml:space="preserve"> signal</w:t>
            </w:r>
          </w:p>
        </w:tc>
      </w:tr>
      <w:tr w:rsidR="003037AD" w:rsidRPr="00190542" w:rsidTr="003037AD">
        <w:trPr>
          <w:trHeight w:val="350"/>
        </w:trPr>
        <w:tc>
          <w:tcPr>
            <w:tcW w:w="3367" w:type="dxa"/>
          </w:tcPr>
          <w:p w:rsidR="003037AD" w:rsidRPr="00190542" w:rsidRDefault="003037AD" w:rsidP="003037AD">
            <w:pPr>
              <w:bidi w:val="0"/>
              <w:spacing w:after="0" w:line="240" w:lineRule="auto"/>
            </w:pPr>
            <w:proofErr w:type="spellStart"/>
            <w:r>
              <w:t>Crc_in</w:t>
            </w:r>
            <w:proofErr w:type="spellEnd"/>
            <w:r>
              <w:t xml:space="preserve"> [</w:t>
            </w:r>
            <w:proofErr w:type="spellStart"/>
            <w:r>
              <w:t>width_g</w:t>
            </w:r>
            <w:proofErr w:type="spellEnd"/>
            <w:r>
              <w:t xml:space="preserve"> * crc_d_g-1</w:t>
            </w:r>
            <w:proofErr w:type="gramStart"/>
            <w:r>
              <w:t>..</w:t>
            </w:r>
            <w:proofErr w:type="gramEnd"/>
            <w:r>
              <w:t>0]</w:t>
            </w:r>
          </w:p>
        </w:tc>
        <w:tc>
          <w:tcPr>
            <w:tcW w:w="1058" w:type="dxa"/>
          </w:tcPr>
          <w:p w:rsidR="003037AD" w:rsidRPr="00190542" w:rsidRDefault="003037AD" w:rsidP="003037AD">
            <w:pPr>
              <w:bidi w:val="0"/>
              <w:spacing w:after="0" w:line="240" w:lineRule="auto"/>
            </w:pPr>
            <w:r w:rsidRPr="00190542">
              <w:t>In</w:t>
            </w:r>
          </w:p>
        </w:tc>
        <w:tc>
          <w:tcPr>
            <w:tcW w:w="5925" w:type="dxa"/>
          </w:tcPr>
          <w:p w:rsidR="003037AD" w:rsidRPr="00190542" w:rsidRDefault="003037AD" w:rsidP="003037AD">
            <w:pPr>
              <w:bidi w:val="0"/>
              <w:spacing w:after="0" w:line="240" w:lineRule="auto"/>
            </w:pPr>
            <w:r>
              <w:t>Calculated CRC value from Checksum block</w:t>
            </w:r>
          </w:p>
        </w:tc>
      </w:tr>
      <w:tr w:rsidR="003037AD" w:rsidRPr="00190542" w:rsidTr="003037AD">
        <w:trPr>
          <w:trHeight w:val="167"/>
        </w:trPr>
        <w:tc>
          <w:tcPr>
            <w:tcW w:w="3367" w:type="dxa"/>
          </w:tcPr>
          <w:p w:rsidR="003037AD" w:rsidRPr="00190542" w:rsidRDefault="003037AD" w:rsidP="003037AD">
            <w:pPr>
              <w:bidi w:val="0"/>
              <w:spacing w:after="0" w:line="240" w:lineRule="auto"/>
            </w:pPr>
            <w:proofErr w:type="spellStart"/>
            <w:r>
              <w:t>Crc_in_val</w:t>
            </w:r>
            <w:proofErr w:type="spellEnd"/>
          </w:p>
        </w:tc>
        <w:tc>
          <w:tcPr>
            <w:tcW w:w="1058" w:type="dxa"/>
          </w:tcPr>
          <w:p w:rsidR="003037AD" w:rsidRPr="00190542" w:rsidRDefault="003037AD" w:rsidP="003037AD">
            <w:pPr>
              <w:bidi w:val="0"/>
              <w:spacing w:after="0" w:line="240" w:lineRule="auto"/>
            </w:pPr>
            <w:r>
              <w:t>In</w:t>
            </w:r>
          </w:p>
        </w:tc>
        <w:tc>
          <w:tcPr>
            <w:tcW w:w="5925" w:type="dxa"/>
          </w:tcPr>
          <w:p w:rsidR="003037AD" w:rsidRPr="00190542" w:rsidRDefault="003037AD" w:rsidP="003037AD">
            <w:pPr>
              <w:bidi w:val="0"/>
              <w:spacing w:after="0" w:line="240" w:lineRule="auto"/>
            </w:pPr>
            <w:r>
              <w:t>Calculated CRC value from Checksum block is valid</w:t>
            </w:r>
          </w:p>
        </w:tc>
      </w:tr>
      <w:tr w:rsidR="003037AD" w:rsidRPr="00190542" w:rsidTr="003037AD">
        <w:trPr>
          <w:trHeight w:val="343"/>
        </w:trPr>
        <w:tc>
          <w:tcPr>
            <w:tcW w:w="3367" w:type="dxa"/>
          </w:tcPr>
          <w:p w:rsidR="003037AD" w:rsidRPr="00190542" w:rsidRDefault="003037AD" w:rsidP="003037AD">
            <w:pPr>
              <w:bidi w:val="0"/>
              <w:spacing w:after="0" w:line="240" w:lineRule="auto"/>
            </w:pPr>
            <w:r>
              <w:t>Din [width_g-1</w:t>
            </w:r>
            <w:proofErr w:type="gramStart"/>
            <w:r>
              <w:t>..</w:t>
            </w:r>
            <w:proofErr w:type="gramEnd"/>
            <w:r>
              <w:t>0]</w:t>
            </w:r>
          </w:p>
        </w:tc>
        <w:tc>
          <w:tcPr>
            <w:tcW w:w="1058" w:type="dxa"/>
          </w:tcPr>
          <w:p w:rsidR="003037AD" w:rsidRDefault="003037AD" w:rsidP="003037AD">
            <w:pPr>
              <w:jc w:val="right"/>
            </w:pPr>
            <w:r>
              <w:t>In</w:t>
            </w:r>
          </w:p>
        </w:tc>
        <w:tc>
          <w:tcPr>
            <w:tcW w:w="5925" w:type="dxa"/>
          </w:tcPr>
          <w:p w:rsidR="003037AD" w:rsidRPr="00190542" w:rsidRDefault="003037AD" w:rsidP="003037AD">
            <w:pPr>
              <w:bidi w:val="0"/>
              <w:spacing w:after="0" w:line="240" w:lineRule="auto"/>
            </w:pPr>
            <w:r>
              <w:t>Input data (payload), from RAM</w:t>
            </w:r>
          </w:p>
        </w:tc>
      </w:tr>
      <w:tr w:rsidR="003037AD" w:rsidRPr="00190542" w:rsidTr="003037AD">
        <w:trPr>
          <w:trHeight w:val="343"/>
        </w:trPr>
        <w:tc>
          <w:tcPr>
            <w:tcW w:w="3367" w:type="dxa"/>
          </w:tcPr>
          <w:p w:rsidR="003037AD" w:rsidRPr="00190542" w:rsidRDefault="003037AD" w:rsidP="003037AD">
            <w:pPr>
              <w:bidi w:val="0"/>
              <w:spacing w:after="0" w:line="240" w:lineRule="auto"/>
            </w:pPr>
            <w:proofErr w:type="spellStart"/>
            <w:r>
              <w:t>Din_valid</w:t>
            </w:r>
            <w:proofErr w:type="spellEnd"/>
          </w:p>
        </w:tc>
        <w:tc>
          <w:tcPr>
            <w:tcW w:w="1058" w:type="dxa"/>
          </w:tcPr>
          <w:p w:rsidR="003037AD" w:rsidRDefault="003037AD" w:rsidP="003037AD">
            <w:pPr>
              <w:bidi w:val="0"/>
            </w:pPr>
            <w:r>
              <w:t>In</w:t>
            </w:r>
          </w:p>
        </w:tc>
        <w:tc>
          <w:tcPr>
            <w:tcW w:w="5925" w:type="dxa"/>
          </w:tcPr>
          <w:p w:rsidR="003037AD" w:rsidRPr="00190542" w:rsidRDefault="003037AD" w:rsidP="003037AD">
            <w:pPr>
              <w:bidi w:val="0"/>
              <w:spacing w:after="0" w:line="240" w:lineRule="auto"/>
            </w:pPr>
            <w:r>
              <w:t>Input data (payload), from RAM is valid</w:t>
            </w:r>
          </w:p>
        </w:tc>
      </w:tr>
      <w:tr w:rsidR="003037AD" w:rsidRPr="00190542" w:rsidTr="003037AD">
        <w:trPr>
          <w:trHeight w:val="343"/>
        </w:trPr>
        <w:tc>
          <w:tcPr>
            <w:tcW w:w="3367" w:type="dxa"/>
          </w:tcPr>
          <w:p w:rsidR="003037AD" w:rsidRPr="00190542" w:rsidRDefault="003037AD" w:rsidP="003037AD">
            <w:pPr>
              <w:bidi w:val="0"/>
              <w:spacing w:after="0" w:line="240" w:lineRule="auto"/>
            </w:pPr>
            <w:r>
              <w:t>Mp_done</w:t>
            </w:r>
          </w:p>
        </w:tc>
        <w:tc>
          <w:tcPr>
            <w:tcW w:w="1058" w:type="dxa"/>
          </w:tcPr>
          <w:p w:rsidR="003037AD" w:rsidRDefault="003037AD" w:rsidP="003037AD">
            <w:pPr>
              <w:bidi w:val="0"/>
            </w:pPr>
            <w:r w:rsidRPr="00C25939">
              <w:t>Out</w:t>
            </w:r>
          </w:p>
        </w:tc>
        <w:tc>
          <w:tcPr>
            <w:tcW w:w="5925" w:type="dxa"/>
          </w:tcPr>
          <w:p w:rsidR="003037AD" w:rsidRPr="00190542" w:rsidRDefault="003037AD" w:rsidP="003037AD">
            <w:pPr>
              <w:bidi w:val="0"/>
              <w:spacing w:after="0" w:line="240" w:lineRule="auto"/>
            </w:pPr>
            <w:r>
              <w:t>Message Pack has been successfully transmitted. This flag will be raised together with the EOF output data</w:t>
            </w:r>
          </w:p>
        </w:tc>
      </w:tr>
      <w:tr w:rsidR="003037AD" w:rsidRPr="00190542" w:rsidTr="003037AD">
        <w:trPr>
          <w:trHeight w:val="343"/>
        </w:trPr>
        <w:tc>
          <w:tcPr>
            <w:tcW w:w="3367" w:type="dxa"/>
          </w:tcPr>
          <w:p w:rsidR="003037AD" w:rsidRDefault="003037AD" w:rsidP="003037AD">
            <w:pPr>
              <w:bidi w:val="0"/>
              <w:spacing w:after="0" w:line="240" w:lineRule="auto"/>
            </w:pPr>
            <w:proofErr w:type="spellStart"/>
            <w:r>
              <w:t>Dout</w:t>
            </w:r>
            <w:proofErr w:type="spellEnd"/>
            <w:r>
              <w:t xml:space="preserve"> [width_g-1</w:t>
            </w:r>
            <w:proofErr w:type="gramStart"/>
            <w:r>
              <w:t>..</w:t>
            </w:r>
            <w:proofErr w:type="gramEnd"/>
            <w:r>
              <w:t>0]</w:t>
            </w:r>
          </w:p>
        </w:tc>
        <w:tc>
          <w:tcPr>
            <w:tcW w:w="1058" w:type="dxa"/>
          </w:tcPr>
          <w:p w:rsidR="003037AD" w:rsidRPr="00C25939" w:rsidRDefault="003037AD" w:rsidP="003037AD">
            <w:pPr>
              <w:bidi w:val="0"/>
            </w:pPr>
            <w:r>
              <w:t>Out</w:t>
            </w:r>
          </w:p>
        </w:tc>
        <w:tc>
          <w:tcPr>
            <w:tcW w:w="5925" w:type="dxa"/>
          </w:tcPr>
          <w:p w:rsidR="003037AD" w:rsidRPr="00190542" w:rsidRDefault="003037AD" w:rsidP="003037AD">
            <w:pPr>
              <w:bidi w:val="0"/>
              <w:spacing w:after="0" w:line="240" w:lineRule="auto"/>
            </w:pPr>
            <w:r>
              <w:t>Output data, to the FIFO</w:t>
            </w:r>
          </w:p>
        </w:tc>
      </w:tr>
      <w:tr w:rsidR="003037AD" w:rsidRPr="00190542" w:rsidTr="003037AD">
        <w:trPr>
          <w:trHeight w:val="335"/>
        </w:trPr>
        <w:tc>
          <w:tcPr>
            <w:tcW w:w="3367" w:type="dxa"/>
          </w:tcPr>
          <w:p w:rsidR="003037AD" w:rsidRDefault="003037AD" w:rsidP="003037AD">
            <w:pPr>
              <w:bidi w:val="0"/>
              <w:spacing w:after="0" w:line="240" w:lineRule="auto"/>
            </w:pPr>
            <w:proofErr w:type="spellStart"/>
            <w:r>
              <w:t>Dout_valid</w:t>
            </w:r>
            <w:proofErr w:type="spellEnd"/>
          </w:p>
        </w:tc>
        <w:tc>
          <w:tcPr>
            <w:tcW w:w="1058" w:type="dxa"/>
          </w:tcPr>
          <w:p w:rsidR="003037AD" w:rsidRDefault="003037AD" w:rsidP="003037AD">
            <w:pPr>
              <w:bidi w:val="0"/>
            </w:pPr>
            <w:r>
              <w:t>Out</w:t>
            </w:r>
          </w:p>
        </w:tc>
        <w:tc>
          <w:tcPr>
            <w:tcW w:w="5925" w:type="dxa"/>
          </w:tcPr>
          <w:p w:rsidR="003037AD" w:rsidRPr="00190542" w:rsidRDefault="003037AD" w:rsidP="003037AD">
            <w:pPr>
              <w:bidi w:val="0"/>
              <w:spacing w:after="0" w:line="240" w:lineRule="auto"/>
            </w:pPr>
            <w:r>
              <w:t>Output data, to the FIFO, is valid</w:t>
            </w:r>
          </w:p>
        </w:tc>
      </w:tr>
      <w:tr w:rsidR="003037AD" w:rsidRPr="00190542" w:rsidTr="003037AD">
        <w:trPr>
          <w:trHeight w:val="343"/>
        </w:trPr>
        <w:tc>
          <w:tcPr>
            <w:tcW w:w="3367" w:type="dxa"/>
          </w:tcPr>
          <w:p w:rsidR="003037AD" w:rsidRDefault="003037AD" w:rsidP="003037AD">
            <w:pPr>
              <w:bidi w:val="0"/>
              <w:spacing w:after="0" w:line="240" w:lineRule="auto"/>
            </w:pPr>
            <w:proofErr w:type="spellStart"/>
            <w:r>
              <w:t>Data_crc_val</w:t>
            </w:r>
            <w:proofErr w:type="spellEnd"/>
          </w:p>
        </w:tc>
        <w:tc>
          <w:tcPr>
            <w:tcW w:w="1058" w:type="dxa"/>
          </w:tcPr>
          <w:p w:rsidR="003037AD" w:rsidRDefault="003037AD" w:rsidP="003037AD">
            <w:pPr>
              <w:bidi w:val="0"/>
            </w:pPr>
            <w:r>
              <w:t>Out</w:t>
            </w:r>
          </w:p>
        </w:tc>
        <w:tc>
          <w:tcPr>
            <w:tcW w:w="5925" w:type="dxa"/>
          </w:tcPr>
          <w:p w:rsidR="003037AD" w:rsidRPr="00190542" w:rsidRDefault="003037AD" w:rsidP="003037AD">
            <w:pPr>
              <w:bidi w:val="0"/>
              <w:spacing w:after="0" w:line="240" w:lineRule="auto"/>
            </w:pPr>
            <w:r>
              <w:t>Data to the CRC block is valid</w:t>
            </w:r>
          </w:p>
        </w:tc>
      </w:tr>
      <w:tr w:rsidR="003037AD" w:rsidRPr="00190542" w:rsidTr="003037AD">
        <w:trPr>
          <w:trHeight w:val="343"/>
        </w:trPr>
        <w:tc>
          <w:tcPr>
            <w:tcW w:w="3367" w:type="dxa"/>
          </w:tcPr>
          <w:p w:rsidR="003037AD" w:rsidRDefault="003037AD" w:rsidP="003037AD">
            <w:pPr>
              <w:bidi w:val="0"/>
              <w:spacing w:after="0" w:line="240" w:lineRule="auto"/>
            </w:pPr>
            <w:proofErr w:type="spellStart"/>
            <w:r>
              <w:t>Data_crc</w:t>
            </w:r>
            <w:proofErr w:type="spellEnd"/>
            <w:r>
              <w:t xml:space="preserve"> [width_g-1</w:t>
            </w:r>
            <w:proofErr w:type="gramStart"/>
            <w:r>
              <w:t>..</w:t>
            </w:r>
            <w:proofErr w:type="gramEnd"/>
            <w:r>
              <w:t>0]</w:t>
            </w:r>
          </w:p>
        </w:tc>
        <w:tc>
          <w:tcPr>
            <w:tcW w:w="1058" w:type="dxa"/>
          </w:tcPr>
          <w:p w:rsidR="003037AD" w:rsidRDefault="003037AD" w:rsidP="003037AD">
            <w:pPr>
              <w:bidi w:val="0"/>
            </w:pPr>
            <w:r>
              <w:t>Out</w:t>
            </w:r>
          </w:p>
        </w:tc>
        <w:tc>
          <w:tcPr>
            <w:tcW w:w="5925" w:type="dxa"/>
          </w:tcPr>
          <w:p w:rsidR="003037AD" w:rsidRPr="00190542" w:rsidRDefault="003037AD" w:rsidP="003037AD">
            <w:pPr>
              <w:bidi w:val="0"/>
              <w:spacing w:after="0" w:line="240" w:lineRule="auto"/>
            </w:pPr>
            <w:r>
              <w:t>Data to the CRC, for CRC calculation</w:t>
            </w:r>
          </w:p>
        </w:tc>
      </w:tr>
      <w:tr w:rsidR="003037AD" w:rsidRPr="00190542" w:rsidTr="003037AD">
        <w:trPr>
          <w:trHeight w:val="343"/>
        </w:trPr>
        <w:tc>
          <w:tcPr>
            <w:tcW w:w="3367" w:type="dxa"/>
          </w:tcPr>
          <w:p w:rsidR="003037AD" w:rsidRDefault="003037AD" w:rsidP="003037AD">
            <w:pPr>
              <w:bidi w:val="0"/>
              <w:spacing w:after="0" w:line="240" w:lineRule="auto"/>
            </w:pPr>
            <w:proofErr w:type="spellStart"/>
            <w:r>
              <w:t>Reset_crc</w:t>
            </w:r>
            <w:proofErr w:type="spellEnd"/>
          </w:p>
        </w:tc>
        <w:tc>
          <w:tcPr>
            <w:tcW w:w="1058" w:type="dxa"/>
          </w:tcPr>
          <w:p w:rsidR="003037AD" w:rsidRDefault="003037AD" w:rsidP="003037AD">
            <w:pPr>
              <w:bidi w:val="0"/>
            </w:pPr>
            <w:r>
              <w:t>Out</w:t>
            </w:r>
          </w:p>
        </w:tc>
        <w:tc>
          <w:tcPr>
            <w:tcW w:w="5925" w:type="dxa"/>
          </w:tcPr>
          <w:p w:rsidR="003037AD" w:rsidRPr="00190542" w:rsidRDefault="003037AD" w:rsidP="003037AD">
            <w:pPr>
              <w:bidi w:val="0"/>
              <w:spacing w:after="0" w:line="240" w:lineRule="auto"/>
            </w:pPr>
            <w:r>
              <w:t>Reset the CRC value to its default value</w:t>
            </w:r>
          </w:p>
        </w:tc>
      </w:tr>
      <w:tr w:rsidR="003037AD" w:rsidRPr="00190542" w:rsidTr="003037AD">
        <w:trPr>
          <w:trHeight w:val="343"/>
        </w:trPr>
        <w:tc>
          <w:tcPr>
            <w:tcW w:w="3367" w:type="dxa"/>
          </w:tcPr>
          <w:p w:rsidR="003037AD" w:rsidRDefault="003037AD" w:rsidP="003037AD">
            <w:pPr>
              <w:bidi w:val="0"/>
              <w:spacing w:after="0" w:line="240" w:lineRule="auto"/>
            </w:pPr>
            <w:proofErr w:type="spellStart"/>
            <w:r>
              <w:t>Req_crc</w:t>
            </w:r>
            <w:proofErr w:type="spellEnd"/>
          </w:p>
        </w:tc>
        <w:tc>
          <w:tcPr>
            <w:tcW w:w="1058" w:type="dxa"/>
          </w:tcPr>
          <w:p w:rsidR="003037AD" w:rsidRDefault="003037AD" w:rsidP="003037AD">
            <w:pPr>
              <w:bidi w:val="0"/>
            </w:pPr>
            <w:r>
              <w:t>Out</w:t>
            </w:r>
          </w:p>
        </w:tc>
        <w:tc>
          <w:tcPr>
            <w:tcW w:w="5925" w:type="dxa"/>
          </w:tcPr>
          <w:p w:rsidR="003037AD" w:rsidRPr="00190542" w:rsidRDefault="003037AD" w:rsidP="003037AD">
            <w:pPr>
              <w:bidi w:val="0"/>
              <w:spacing w:after="0" w:line="240" w:lineRule="auto"/>
            </w:pPr>
            <w:r>
              <w:t>Request for calculated CRC value</w:t>
            </w:r>
          </w:p>
        </w:tc>
      </w:tr>
      <w:tr w:rsidR="003037AD" w:rsidRPr="00190542" w:rsidTr="003037AD">
        <w:trPr>
          <w:trHeight w:val="335"/>
        </w:trPr>
        <w:tc>
          <w:tcPr>
            <w:tcW w:w="3367" w:type="dxa"/>
          </w:tcPr>
          <w:p w:rsidR="003037AD" w:rsidRDefault="003037AD" w:rsidP="003037AD">
            <w:pPr>
              <w:bidi w:val="0"/>
              <w:spacing w:after="0" w:line="240" w:lineRule="auto"/>
            </w:pPr>
            <w:proofErr w:type="spellStart"/>
            <w:r>
              <w:t>Read_addr_en</w:t>
            </w:r>
            <w:proofErr w:type="spellEnd"/>
          </w:p>
        </w:tc>
        <w:tc>
          <w:tcPr>
            <w:tcW w:w="1058" w:type="dxa"/>
          </w:tcPr>
          <w:p w:rsidR="003037AD" w:rsidRDefault="003037AD" w:rsidP="003037AD">
            <w:pPr>
              <w:bidi w:val="0"/>
            </w:pPr>
            <w:r>
              <w:t>Out</w:t>
            </w:r>
          </w:p>
        </w:tc>
        <w:tc>
          <w:tcPr>
            <w:tcW w:w="5925" w:type="dxa"/>
          </w:tcPr>
          <w:p w:rsidR="003037AD" w:rsidRPr="00190542" w:rsidRDefault="003037AD" w:rsidP="003037AD">
            <w:pPr>
              <w:bidi w:val="0"/>
              <w:spacing w:after="0" w:line="240" w:lineRule="auto"/>
            </w:pPr>
            <w:r>
              <w:t>Address to RAM is valid</w:t>
            </w:r>
          </w:p>
        </w:tc>
      </w:tr>
      <w:tr w:rsidR="003037AD" w:rsidRPr="00190542" w:rsidTr="003037AD">
        <w:trPr>
          <w:trHeight w:val="533"/>
        </w:trPr>
        <w:tc>
          <w:tcPr>
            <w:tcW w:w="3367" w:type="dxa"/>
          </w:tcPr>
          <w:p w:rsidR="003037AD" w:rsidRDefault="003037AD" w:rsidP="003037AD">
            <w:pPr>
              <w:bidi w:val="0"/>
              <w:spacing w:after="0" w:line="240" w:lineRule="auto"/>
            </w:pPr>
            <w:proofErr w:type="spellStart"/>
            <w:r>
              <w:t>Read_addr</w:t>
            </w:r>
            <w:proofErr w:type="spellEnd"/>
            <w:r>
              <w:t xml:space="preserve"> [</w:t>
            </w:r>
            <w:proofErr w:type="spellStart"/>
            <w:r>
              <w:t>width_g</w:t>
            </w:r>
            <w:proofErr w:type="spellEnd"/>
            <w:r>
              <w:t xml:space="preserve"> * len_d_g-1</w:t>
            </w:r>
            <w:proofErr w:type="gramStart"/>
            <w:r>
              <w:t>..</w:t>
            </w:r>
            <w:proofErr w:type="gramEnd"/>
            <w:r>
              <w:t>0]</w:t>
            </w:r>
          </w:p>
        </w:tc>
        <w:tc>
          <w:tcPr>
            <w:tcW w:w="1058" w:type="dxa"/>
          </w:tcPr>
          <w:p w:rsidR="003037AD" w:rsidRDefault="003037AD" w:rsidP="003037AD">
            <w:pPr>
              <w:bidi w:val="0"/>
            </w:pPr>
            <w:r>
              <w:t>Out</w:t>
            </w:r>
          </w:p>
        </w:tc>
        <w:tc>
          <w:tcPr>
            <w:tcW w:w="5925" w:type="dxa"/>
          </w:tcPr>
          <w:p w:rsidR="003037AD" w:rsidRPr="00190542" w:rsidRDefault="003037AD" w:rsidP="003037AD">
            <w:pPr>
              <w:keepNext/>
              <w:bidi w:val="0"/>
              <w:spacing w:after="0" w:line="240" w:lineRule="auto"/>
            </w:pPr>
            <w:r>
              <w:t>Address to RAM</w:t>
            </w:r>
          </w:p>
        </w:tc>
      </w:tr>
    </w:tbl>
    <w:p w:rsidR="003037AD" w:rsidRDefault="003037AD" w:rsidP="003037AD">
      <w:pPr>
        <w:pStyle w:val="Caption"/>
        <w:keepNext/>
      </w:pPr>
    </w:p>
    <w:p w:rsidR="003037AD" w:rsidRPr="002659B6" w:rsidRDefault="003037AD" w:rsidP="003037AD">
      <w:pPr>
        <w:pStyle w:val="Caption"/>
        <w:keepNext/>
        <w:jc w:val="center"/>
        <w:rPr>
          <w:lang w:val="fr-FR"/>
        </w:rPr>
      </w:pPr>
      <w:r w:rsidRPr="002659B6">
        <w:rPr>
          <w:lang w:val="fr-FR"/>
        </w:rPr>
        <w:t xml:space="preserve">Table </w:t>
      </w:r>
      <w:ins w:id="471" w:author="dobstbau" w:date="2011-11-12T22:46:00Z">
        <w:r w:rsidR="00122182">
          <w:rPr>
            <w:lang w:val="fr-FR"/>
          </w:rPr>
          <w:fldChar w:fldCharType="begin"/>
        </w:r>
        <w:r w:rsidR="003C51A9">
          <w:rPr>
            <w:lang w:val="fr-FR"/>
          </w:rPr>
          <w:instrText xml:space="preserve"> SEQ Table \* ARABIC </w:instrText>
        </w:r>
      </w:ins>
      <w:r w:rsidR="00122182">
        <w:rPr>
          <w:lang w:val="fr-FR"/>
        </w:rPr>
        <w:fldChar w:fldCharType="separate"/>
      </w:r>
      <w:ins w:id="472" w:author="dobstbau" w:date="2011-11-12T22:46:00Z">
        <w:r w:rsidR="003C51A9">
          <w:rPr>
            <w:noProof/>
            <w:lang w:val="fr-FR"/>
          </w:rPr>
          <w:t>16</w:t>
        </w:r>
        <w:r w:rsidR="00122182">
          <w:rPr>
            <w:lang w:val="fr-FR"/>
          </w:rPr>
          <w:fldChar w:fldCharType="end"/>
        </w:r>
      </w:ins>
      <w:del w:id="473" w:author="dobstbau" w:date="2011-11-12T22:46:00Z">
        <w:r w:rsidR="00122182" w:rsidDel="003C51A9">
          <w:rPr>
            <w:lang w:val="fr-FR"/>
          </w:rPr>
          <w:fldChar w:fldCharType="begin"/>
        </w:r>
        <w:r w:rsidR="002410CB" w:rsidDel="003C51A9">
          <w:rPr>
            <w:lang w:val="fr-FR"/>
          </w:rPr>
          <w:delInstrText xml:space="preserve"> SEQ Table \* ARABIC </w:delInstrText>
        </w:r>
        <w:r w:rsidR="00122182" w:rsidDel="003C51A9">
          <w:rPr>
            <w:lang w:val="fr-FR"/>
          </w:rPr>
          <w:fldChar w:fldCharType="separate"/>
        </w:r>
        <w:r w:rsidR="002410CB" w:rsidDel="003C51A9">
          <w:rPr>
            <w:noProof/>
            <w:lang w:val="fr-FR"/>
          </w:rPr>
          <w:delText>16</w:delText>
        </w:r>
        <w:r w:rsidR="00122182" w:rsidDel="003C51A9">
          <w:rPr>
            <w:lang w:val="fr-FR"/>
          </w:rPr>
          <w:fldChar w:fldCharType="end"/>
        </w:r>
      </w:del>
      <w:r w:rsidRPr="002659B6">
        <w:rPr>
          <w:noProof/>
          <w:lang w:val="fr-FR"/>
        </w:rPr>
        <w:t xml:space="preserve"> - message encoder signals</w:t>
      </w:r>
    </w:p>
    <w:p w:rsidR="00D65C7C" w:rsidRPr="002659B6" w:rsidRDefault="00D65C7C" w:rsidP="00D65C7C">
      <w:pPr>
        <w:bidi w:val="0"/>
        <w:rPr>
          <w:sz w:val="18"/>
          <w:szCs w:val="18"/>
          <w:lang w:val="fr-FR"/>
        </w:rPr>
      </w:pPr>
    </w:p>
    <w:p w:rsidR="00340D8B" w:rsidRPr="002659B6" w:rsidRDefault="00340D8B" w:rsidP="00340D8B">
      <w:pPr>
        <w:bidi w:val="0"/>
        <w:rPr>
          <w:sz w:val="18"/>
          <w:szCs w:val="18"/>
          <w:lang w:val="fr-FR"/>
        </w:rPr>
      </w:pPr>
    </w:p>
    <w:p w:rsidR="00340D8B" w:rsidRPr="002659B6" w:rsidRDefault="00340D8B" w:rsidP="00340D8B">
      <w:pPr>
        <w:bidi w:val="0"/>
        <w:rPr>
          <w:sz w:val="18"/>
          <w:szCs w:val="18"/>
          <w:lang w:val="fr-FR"/>
        </w:rPr>
      </w:pPr>
    </w:p>
    <w:p w:rsidR="00340D8B" w:rsidRPr="002659B6" w:rsidRDefault="00340D8B" w:rsidP="00340D8B">
      <w:pPr>
        <w:bidi w:val="0"/>
        <w:rPr>
          <w:sz w:val="18"/>
          <w:szCs w:val="18"/>
          <w:lang w:val="fr-FR"/>
        </w:rPr>
      </w:pPr>
    </w:p>
    <w:p w:rsidR="00340D8B" w:rsidRPr="002659B6" w:rsidRDefault="00340D8B" w:rsidP="00340D8B">
      <w:pPr>
        <w:bidi w:val="0"/>
        <w:rPr>
          <w:sz w:val="18"/>
          <w:szCs w:val="18"/>
          <w:lang w:val="fr-FR"/>
        </w:rPr>
      </w:pPr>
    </w:p>
    <w:p w:rsidR="002659B6" w:rsidRPr="002659B6" w:rsidDel="00386B2F" w:rsidRDefault="002659B6" w:rsidP="002659B6">
      <w:pPr>
        <w:pStyle w:val="Caption"/>
        <w:keepNext/>
        <w:rPr>
          <w:del w:id="474" w:author="kelbaz" w:date="2011-11-13T18:19:00Z"/>
          <w:lang w:val="fr-FR"/>
        </w:rPr>
      </w:pPr>
      <w:del w:id="475" w:author="kelbaz" w:date="2011-11-13T18:19:00Z">
        <w:r w:rsidRPr="002659B6" w:rsidDel="00386B2F">
          <w:rPr>
            <w:lang w:val="fr-FR"/>
          </w:rPr>
          <w:delText xml:space="preserve">Table </w:delText>
        </w:r>
      </w:del>
      <w:ins w:id="476" w:author="dobstbau" w:date="2011-11-12T22:46:00Z">
        <w:del w:id="477" w:author="kelbaz" w:date="2011-11-13T18:19:00Z">
          <w:r w:rsidR="00122182" w:rsidDel="00386B2F">
            <w:rPr>
              <w:b w:val="0"/>
              <w:bCs w:val="0"/>
              <w:caps w:val="0"/>
              <w:lang w:val="fr-FR"/>
            </w:rPr>
            <w:fldChar w:fldCharType="begin"/>
          </w:r>
          <w:r w:rsidR="003C51A9" w:rsidDel="00386B2F">
            <w:rPr>
              <w:lang w:val="fr-FR"/>
            </w:rPr>
            <w:delInstrText xml:space="preserve"> SEQ Table \* ARABIC </w:delInstrText>
          </w:r>
        </w:del>
      </w:ins>
      <w:del w:id="478" w:author="kelbaz" w:date="2011-11-13T18:19:00Z">
        <w:r w:rsidR="00122182" w:rsidDel="00386B2F">
          <w:rPr>
            <w:b w:val="0"/>
            <w:bCs w:val="0"/>
            <w:caps w:val="0"/>
            <w:lang w:val="fr-FR"/>
          </w:rPr>
          <w:fldChar w:fldCharType="separate"/>
        </w:r>
      </w:del>
      <w:ins w:id="479" w:author="dobstbau" w:date="2011-11-12T22:46:00Z">
        <w:del w:id="480" w:author="kelbaz" w:date="2011-11-13T18:19:00Z">
          <w:r w:rsidR="003C51A9" w:rsidDel="00386B2F">
            <w:rPr>
              <w:noProof/>
              <w:lang w:val="fr-FR"/>
            </w:rPr>
            <w:delText>17</w:delText>
          </w:r>
          <w:r w:rsidR="00122182" w:rsidDel="00386B2F">
            <w:rPr>
              <w:b w:val="0"/>
              <w:bCs w:val="0"/>
              <w:caps w:val="0"/>
              <w:lang w:val="fr-FR"/>
            </w:rPr>
            <w:fldChar w:fldCharType="end"/>
          </w:r>
        </w:del>
      </w:ins>
      <w:del w:id="481" w:author="kelbaz" w:date="2011-11-13T18:19:00Z">
        <w:r w:rsidR="00122182" w:rsidDel="00386B2F">
          <w:rPr>
            <w:b w:val="0"/>
            <w:bCs w:val="0"/>
            <w:caps w:val="0"/>
            <w:lang w:val="fr-FR"/>
          </w:rPr>
          <w:fldChar w:fldCharType="begin"/>
        </w:r>
        <w:r w:rsidR="002410CB" w:rsidDel="00386B2F">
          <w:rPr>
            <w:lang w:val="fr-FR"/>
          </w:rPr>
          <w:delInstrText xml:space="preserve"> SEQ Table \* ARABIC </w:delInstrText>
        </w:r>
        <w:r w:rsidR="00122182" w:rsidDel="00386B2F">
          <w:rPr>
            <w:b w:val="0"/>
            <w:bCs w:val="0"/>
            <w:caps w:val="0"/>
            <w:lang w:val="fr-FR"/>
          </w:rPr>
          <w:fldChar w:fldCharType="separate"/>
        </w:r>
        <w:r w:rsidR="002410CB" w:rsidDel="00386B2F">
          <w:rPr>
            <w:noProof/>
            <w:lang w:val="fr-FR"/>
          </w:rPr>
          <w:delText>17</w:delText>
        </w:r>
        <w:r w:rsidR="00122182" w:rsidDel="00386B2F">
          <w:rPr>
            <w:b w:val="0"/>
            <w:bCs w:val="0"/>
            <w:caps w:val="0"/>
            <w:lang w:val="fr-FR"/>
          </w:rPr>
          <w:fldChar w:fldCharType="end"/>
        </w:r>
        <w:r w:rsidRPr="002659B6" w:rsidDel="00386B2F">
          <w:rPr>
            <w:lang w:val="fr-FR"/>
          </w:rPr>
          <w:delText xml:space="preserve"> - message encoder generics</w:delText>
        </w:r>
      </w:del>
    </w:p>
    <w:tbl>
      <w:tblPr>
        <w:tblW w:w="10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Change w:id="482" w:author="kelbaz" w:date="2011-11-13T18:37:00Z">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PrChange>
      </w:tblPr>
      <w:tblGrid>
        <w:gridCol w:w="2491"/>
        <w:gridCol w:w="1567"/>
        <w:gridCol w:w="1567"/>
        <w:gridCol w:w="5208"/>
        <w:tblGridChange w:id="483">
          <w:tblGrid>
            <w:gridCol w:w="2491"/>
            <w:gridCol w:w="1567"/>
            <w:gridCol w:w="1567"/>
            <w:gridCol w:w="5208"/>
          </w:tblGrid>
        </w:tblGridChange>
      </w:tblGrid>
      <w:tr w:rsidR="00D84E2B" w:rsidRPr="00190542" w:rsidTr="00D84E2B">
        <w:trPr>
          <w:trHeight w:val="201"/>
          <w:tblHeader/>
          <w:trPrChange w:id="484" w:author="kelbaz" w:date="2011-11-13T18:37:00Z">
            <w:trPr>
              <w:trHeight w:val="201"/>
              <w:tblHeader/>
            </w:trPr>
          </w:trPrChange>
        </w:trPr>
        <w:tc>
          <w:tcPr>
            <w:tcW w:w="2491" w:type="dxa"/>
            <w:shd w:val="clear" w:color="auto" w:fill="00B0F0"/>
            <w:tcPrChange w:id="485" w:author="kelbaz" w:date="2011-11-13T18:37:00Z">
              <w:tcPr>
                <w:tcW w:w="2491" w:type="dxa"/>
                <w:shd w:val="clear" w:color="auto" w:fill="00B0F0"/>
              </w:tcPr>
            </w:tcPrChange>
          </w:tcPr>
          <w:p w:rsidR="00D84E2B" w:rsidRPr="00190542" w:rsidRDefault="00D84E2B" w:rsidP="00212CEA">
            <w:pPr>
              <w:bidi w:val="0"/>
              <w:spacing w:after="0" w:line="240" w:lineRule="auto"/>
            </w:pPr>
            <w:r>
              <w:t>Generic Parameter</w:t>
            </w:r>
          </w:p>
        </w:tc>
        <w:tc>
          <w:tcPr>
            <w:tcW w:w="1567" w:type="dxa"/>
            <w:shd w:val="clear" w:color="auto" w:fill="00B0F0"/>
            <w:tcPrChange w:id="486" w:author="kelbaz" w:date="2011-11-13T18:37:00Z">
              <w:tcPr>
                <w:tcW w:w="1567" w:type="dxa"/>
                <w:shd w:val="clear" w:color="auto" w:fill="00B0F0"/>
              </w:tcPr>
            </w:tcPrChange>
          </w:tcPr>
          <w:p w:rsidR="00D84E2B" w:rsidRDefault="00D84E2B" w:rsidP="00370F43">
            <w:pPr>
              <w:bidi w:val="0"/>
              <w:spacing w:after="0" w:line="240" w:lineRule="auto"/>
              <w:jc w:val="center"/>
            </w:pPr>
            <w:ins w:id="487" w:author="kelbaz" w:date="2011-11-13T18:37:00Z">
              <w:r>
                <w:t>type</w:t>
              </w:r>
            </w:ins>
          </w:p>
        </w:tc>
        <w:tc>
          <w:tcPr>
            <w:tcW w:w="1567" w:type="dxa"/>
            <w:shd w:val="clear" w:color="auto" w:fill="00B0F0"/>
            <w:tcPrChange w:id="488" w:author="kelbaz" w:date="2011-11-13T18:37:00Z">
              <w:tcPr>
                <w:tcW w:w="1567" w:type="dxa"/>
                <w:shd w:val="clear" w:color="auto" w:fill="00B0F0"/>
              </w:tcPr>
            </w:tcPrChange>
          </w:tcPr>
          <w:p w:rsidR="00D84E2B" w:rsidRPr="00190542" w:rsidRDefault="00D84E2B" w:rsidP="00212CEA">
            <w:pPr>
              <w:bidi w:val="0"/>
              <w:spacing w:after="0" w:line="240" w:lineRule="auto"/>
              <w:jc w:val="center"/>
            </w:pPr>
            <w:r>
              <w:t>Default Value</w:t>
            </w:r>
          </w:p>
        </w:tc>
        <w:tc>
          <w:tcPr>
            <w:tcW w:w="5208" w:type="dxa"/>
            <w:shd w:val="clear" w:color="auto" w:fill="00B0F0"/>
            <w:tcPrChange w:id="489" w:author="kelbaz" w:date="2011-11-13T18:37:00Z">
              <w:tcPr>
                <w:tcW w:w="5208" w:type="dxa"/>
                <w:shd w:val="clear" w:color="auto" w:fill="00B0F0"/>
              </w:tcPr>
            </w:tcPrChange>
          </w:tcPr>
          <w:p w:rsidR="00D84E2B" w:rsidRPr="00190542" w:rsidRDefault="00D84E2B" w:rsidP="00212CEA">
            <w:pPr>
              <w:bidi w:val="0"/>
              <w:spacing w:after="0" w:line="240" w:lineRule="auto"/>
            </w:pPr>
            <w:r w:rsidRPr="00190542">
              <w:t>Description</w:t>
            </w:r>
          </w:p>
        </w:tc>
      </w:tr>
      <w:tr w:rsidR="00D84E2B" w:rsidRPr="00190542" w:rsidTr="00D84E2B">
        <w:trPr>
          <w:trHeight w:val="193"/>
          <w:trPrChange w:id="490" w:author="kelbaz" w:date="2011-11-13T18:37:00Z">
            <w:trPr>
              <w:trHeight w:val="193"/>
            </w:trPr>
          </w:trPrChange>
        </w:trPr>
        <w:tc>
          <w:tcPr>
            <w:tcW w:w="2491" w:type="dxa"/>
            <w:tcPrChange w:id="491" w:author="kelbaz" w:date="2011-11-13T18:37:00Z">
              <w:tcPr>
                <w:tcW w:w="2491" w:type="dxa"/>
              </w:tcPr>
            </w:tcPrChange>
          </w:tcPr>
          <w:p w:rsidR="00D84E2B" w:rsidRPr="00190542" w:rsidRDefault="00D84E2B" w:rsidP="00212CEA">
            <w:pPr>
              <w:bidi w:val="0"/>
              <w:spacing w:after="0" w:line="240" w:lineRule="auto"/>
            </w:pPr>
            <w:proofErr w:type="spellStart"/>
            <w:r>
              <w:t>Reset_polartiy_g</w:t>
            </w:r>
            <w:proofErr w:type="spellEnd"/>
          </w:p>
        </w:tc>
        <w:tc>
          <w:tcPr>
            <w:tcW w:w="1567" w:type="dxa"/>
            <w:tcPrChange w:id="492" w:author="kelbaz" w:date="2011-11-13T18:37:00Z">
              <w:tcPr>
                <w:tcW w:w="1567" w:type="dxa"/>
              </w:tcPr>
            </w:tcPrChange>
          </w:tcPr>
          <w:p w:rsidR="00122182" w:rsidRDefault="00D84E2B" w:rsidP="00122182">
            <w:pPr>
              <w:bidi w:val="0"/>
              <w:spacing w:after="0" w:line="240" w:lineRule="auto"/>
              <w:jc w:val="center"/>
              <w:pPrChange w:id="493" w:author="kelbaz" w:date="2011-11-13T18:38:00Z">
                <w:pPr>
                  <w:bidi w:val="0"/>
                  <w:spacing w:after="0" w:line="240" w:lineRule="auto"/>
                </w:pPr>
              </w:pPrChange>
            </w:pPr>
            <w:proofErr w:type="spellStart"/>
            <w:ins w:id="494" w:author="kelbaz" w:date="2011-11-13T18:37:00Z">
              <w:r>
                <w:t>Std_logic</w:t>
              </w:r>
            </w:ins>
            <w:proofErr w:type="spellEnd"/>
          </w:p>
        </w:tc>
        <w:tc>
          <w:tcPr>
            <w:tcW w:w="1567" w:type="dxa"/>
            <w:tcPrChange w:id="495" w:author="kelbaz" w:date="2011-11-13T18:37:00Z">
              <w:tcPr>
                <w:tcW w:w="1567" w:type="dxa"/>
              </w:tcPr>
            </w:tcPrChange>
          </w:tcPr>
          <w:p w:rsidR="00D84E2B" w:rsidRPr="00190542" w:rsidRDefault="00D84E2B" w:rsidP="00212CEA">
            <w:pPr>
              <w:bidi w:val="0"/>
              <w:spacing w:after="0" w:line="240" w:lineRule="auto"/>
            </w:pPr>
            <w:r>
              <w:t>'0'</w:t>
            </w:r>
          </w:p>
        </w:tc>
        <w:tc>
          <w:tcPr>
            <w:tcW w:w="5208" w:type="dxa"/>
            <w:tcPrChange w:id="496" w:author="kelbaz" w:date="2011-11-13T18:37:00Z">
              <w:tcPr>
                <w:tcW w:w="5208" w:type="dxa"/>
              </w:tcPr>
            </w:tcPrChange>
          </w:tcPr>
          <w:p w:rsidR="00D84E2B" w:rsidRPr="00190542" w:rsidRDefault="00D84E2B" w:rsidP="00212CEA">
            <w:pPr>
              <w:bidi w:val="0"/>
              <w:spacing w:after="0" w:line="240" w:lineRule="auto"/>
            </w:pPr>
            <w:r>
              <w:t>Reset active in this polarity</w:t>
            </w:r>
          </w:p>
        </w:tc>
      </w:tr>
      <w:tr w:rsidR="00D84E2B" w:rsidRPr="00190542" w:rsidTr="00D84E2B">
        <w:trPr>
          <w:trHeight w:val="403"/>
          <w:trPrChange w:id="497" w:author="kelbaz" w:date="2011-11-13T18:37:00Z">
            <w:trPr>
              <w:trHeight w:val="403"/>
            </w:trPr>
          </w:trPrChange>
        </w:trPr>
        <w:tc>
          <w:tcPr>
            <w:tcW w:w="2491" w:type="dxa"/>
            <w:tcPrChange w:id="498" w:author="kelbaz" w:date="2011-11-13T18:37:00Z">
              <w:tcPr>
                <w:tcW w:w="2491" w:type="dxa"/>
              </w:tcPr>
            </w:tcPrChange>
          </w:tcPr>
          <w:p w:rsidR="00D84E2B" w:rsidRPr="00190542" w:rsidRDefault="00D84E2B" w:rsidP="00212CEA">
            <w:pPr>
              <w:bidi w:val="0"/>
              <w:spacing w:after="0" w:line="240" w:lineRule="auto"/>
            </w:pPr>
            <w:r>
              <w:t>Len_dec1_g</w:t>
            </w:r>
          </w:p>
        </w:tc>
        <w:tc>
          <w:tcPr>
            <w:tcW w:w="1567" w:type="dxa"/>
            <w:tcPrChange w:id="499" w:author="kelbaz" w:date="2011-11-13T18:37:00Z">
              <w:tcPr>
                <w:tcW w:w="1567" w:type="dxa"/>
              </w:tcPr>
            </w:tcPrChange>
          </w:tcPr>
          <w:p w:rsidR="00122182" w:rsidRDefault="00D84E2B" w:rsidP="00122182">
            <w:pPr>
              <w:bidi w:val="0"/>
              <w:spacing w:after="0" w:line="240" w:lineRule="auto"/>
              <w:jc w:val="center"/>
              <w:pPrChange w:id="500" w:author="kelbaz" w:date="2011-11-13T18:38:00Z">
                <w:pPr>
                  <w:bidi w:val="0"/>
                  <w:spacing w:after="0" w:line="240" w:lineRule="auto"/>
                </w:pPr>
              </w:pPrChange>
            </w:pPr>
            <w:proofErr w:type="spellStart"/>
            <w:ins w:id="501" w:author="kelbaz" w:date="2011-11-13T18:37:00Z">
              <w:r w:rsidRPr="00D84E2B">
                <w:t>boolean</w:t>
              </w:r>
            </w:ins>
            <w:proofErr w:type="spellEnd"/>
          </w:p>
        </w:tc>
        <w:tc>
          <w:tcPr>
            <w:tcW w:w="1567" w:type="dxa"/>
            <w:tcPrChange w:id="502" w:author="kelbaz" w:date="2011-11-13T18:37:00Z">
              <w:tcPr>
                <w:tcW w:w="1567" w:type="dxa"/>
              </w:tcPr>
            </w:tcPrChange>
          </w:tcPr>
          <w:p w:rsidR="00D84E2B" w:rsidRPr="00190542" w:rsidRDefault="00D84E2B" w:rsidP="00212CEA">
            <w:pPr>
              <w:bidi w:val="0"/>
              <w:spacing w:after="0" w:line="240" w:lineRule="auto"/>
            </w:pPr>
            <w:r>
              <w:t>true</w:t>
            </w:r>
          </w:p>
        </w:tc>
        <w:tc>
          <w:tcPr>
            <w:tcW w:w="5208" w:type="dxa"/>
            <w:tcPrChange w:id="503" w:author="kelbaz" w:date="2011-11-13T18:37:00Z">
              <w:tcPr>
                <w:tcW w:w="5208" w:type="dxa"/>
              </w:tcPr>
            </w:tcPrChange>
          </w:tcPr>
          <w:p w:rsidR="00D84E2B" w:rsidRPr="00190542" w:rsidRDefault="00D84E2B" w:rsidP="00212CEA">
            <w:pPr>
              <w:bidi w:val="0"/>
              <w:spacing w:after="0" w:line="240" w:lineRule="auto"/>
            </w:pPr>
            <w:r>
              <w:t>TRUE to receive decreased length by 1. For example: in case actual length is 6, 5 will be received.</w:t>
            </w:r>
          </w:p>
        </w:tc>
      </w:tr>
      <w:tr w:rsidR="00D84E2B" w:rsidRPr="00190542" w:rsidTr="00D84E2B">
        <w:trPr>
          <w:trHeight w:val="193"/>
          <w:trPrChange w:id="504" w:author="kelbaz" w:date="2011-11-13T18:37:00Z">
            <w:trPr>
              <w:trHeight w:val="193"/>
            </w:trPr>
          </w:trPrChange>
        </w:trPr>
        <w:tc>
          <w:tcPr>
            <w:tcW w:w="2491" w:type="dxa"/>
            <w:tcPrChange w:id="505" w:author="kelbaz" w:date="2011-11-13T18:37:00Z">
              <w:tcPr>
                <w:tcW w:w="2491" w:type="dxa"/>
              </w:tcPr>
            </w:tcPrChange>
          </w:tcPr>
          <w:p w:rsidR="00D84E2B" w:rsidRPr="00190542" w:rsidRDefault="00D84E2B" w:rsidP="00212CEA">
            <w:pPr>
              <w:bidi w:val="0"/>
              <w:spacing w:after="0" w:line="240" w:lineRule="auto"/>
            </w:pPr>
            <w:proofErr w:type="spellStart"/>
            <w:r>
              <w:t>Sof_d_g</w:t>
            </w:r>
            <w:proofErr w:type="spellEnd"/>
          </w:p>
        </w:tc>
        <w:tc>
          <w:tcPr>
            <w:tcW w:w="1567" w:type="dxa"/>
            <w:tcPrChange w:id="506" w:author="kelbaz" w:date="2011-11-13T18:37:00Z">
              <w:tcPr>
                <w:tcW w:w="1567" w:type="dxa"/>
              </w:tcPr>
            </w:tcPrChange>
          </w:tcPr>
          <w:p w:rsidR="00122182" w:rsidRDefault="00D84E2B" w:rsidP="00122182">
            <w:pPr>
              <w:bidi w:val="0"/>
              <w:spacing w:after="0" w:line="240" w:lineRule="auto"/>
              <w:jc w:val="center"/>
              <w:pPrChange w:id="507" w:author="kelbaz" w:date="2011-11-13T18:38:00Z">
                <w:pPr>
                  <w:bidi w:val="0"/>
                  <w:spacing w:after="0" w:line="240" w:lineRule="auto"/>
                </w:pPr>
              </w:pPrChange>
            </w:pPr>
            <w:ins w:id="508" w:author="kelbaz" w:date="2011-11-13T18:38:00Z">
              <w:r w:rsidRPr="00D84E2B">
                <w:t>positive</w:t>
              </w:r>
            </w:ins>
          </w:p>
        </w:tc>
        <w:tc>
          <w:tcPr>
            <w:tcW w:w="1567" w:type="dxa"/>
            <w:tcPrChange w:id="509" w:author="kelbaz" w:date="2011-11-13T18:37:00Z">
              <w:tcPr>
                <w:tcW w:w="1567" w:type="dxa"/>
              </w:tcPr>
            </w:tcPrChange>
          </w:tcPr>
          <w:p w:rsidR="00D84E2B" w:rsidRPr="00190542" w:rsidRDefault="00D84E2B" w:rsidP="00212CEA">
            <w:pPr>
              <w:bidi w:val="0"/>
              <w:spacing w:after="0" w:line="240" w:lineRule="auto"/>
            </w:pPr>
            <w:r>
              <w:t>1</w:t>
            </w:r>
          </w:p>
        </w:tc>
        <w:tc>
          <w:tcPr>
            <w:tcW w:w="5208" w:type="dxa"/>
            <w:tcPrChange w:id="510" w:author="kelbaz" w:date="2011-11-13T18:37:00Z">
              <w:tcPr>
                <w:tcW w:w="5208" w:type="dxa"/>
              </w:tcPr>
            </w:tcPrChange>
          </w:tcPr>
          <w:p w:rsidR="00D84E2B" w:rsidRPr="00190542" w:rsidRDefault="00D84E2B" w:rsidP="00212CEA">
            <w:pPr>
              <w:bidi w:val="0"/>
              <w:spacing w:after="0" w:line="240" w:lineRule="auto"/>
            </w:pPr>
            <w:r>
              <w:t>SOF block depth</w:t>
            </w:r>
          </w:p>
        </w:tc>
      </w:tr>
      <w:tr w:rsidR="00D84E2B" w:rsidRPr="00190542" w:rsidTr="00D84E2B">
        <w:trPr>
          <w:trHeight w:val="201"/>
          <w:trPrChange w:id="511" w:author="kelbaz" w:date="2011-11-13T18:37:00Z">
            <w:trPr>
              <w:trHeight w:val="201"/>
            </w:trPr>
          </w:trPrChange>
        </w:trPr>
        <w:tc>
          <w:tcPr>
            <w:tcW w:w="2491" w:type="dxa"/>
            <w:tcPrChange w:id="512" w:author="kelbaz" w:date="2011-11-13T18:37:00Z">
              <w:tcPr>
                <w:tcW w:w="2491" w:type="dxa"/>
              </w:tcPr>
            </w:tcPrChange>
          </w:tcPr>
          <w:p w:rsidR="00D84E2B" w:rsidRPr="00190542" w:rsidRDefault="00D84E2B" w:rsidP="00212CEA">
            <w:pPr>
              <w:bidi w:val="0"/>
              <w:spacing w:after="0" w:line="240" w:lineRule="auto"/>
            </w:pPr>
            <w:proofErr w:type="spellStart"/>
            <w:r>
              <w:t>Type_d_g</w:t>
            </w:r>
            <w:proofErr w:type="spellEnd"/>
          </w:p>
        </w:tc>
        <w:tc>
          <w:tcPr>
            <w:tcW w:w="1567" w:type="dxa"/>
            <w:tcPrChange w:id="513" w:author="kelbaz" w:date="2011-11-13T18:37:00Z">
              <w:tcPr>
                <w:tcW w:w="1567" w:type="dxa"/>
              </w:tcPr>
            </w:tcPrChange>
          </w:tcPr>
          <w:p w:rsidR="00122182" w:rsidRDefault="00D84E2B" w:rsidP="00122182">
            <w:pPr>
              <w:bidi w:val="0"/>
              <w:spacing w:after="0" w:line="240" w:lineRule="auto"/>
              <w:jc w:val="center"/>
              <w:pPrChange w:id="514" w:author="kelbaz" w:date="2011-11-13T18:38:00Z">
                <w:pPr>
                  <w:bidi w:val="0"/>
                  <w:spacing w:after="0" w:line="240" w:lineRule="auto"/>
                </w:pPr>
              </w:pPrChange>
            </w:pPr>
            <w:ins w:id="515" w:author="kelbaz" w:date="2011-11-13T18:38:00Z">
              <w:r w:rsidRPr="00D84E2B">
                <w:t>positive</w:t>
              </w:r>
            </w:ins>
          </w:p>
        </w:tc>
        <w:tc>
          <w:tcPr>
            <w:tcW w:w="1567" w:type="dxa"/>
            <w:tcPrChange w:id="516" w:author="kelbaz" w:date="2011-11-13T18:37:00Z">
              <w:tcPr>
                <w:tcW w:w="1567" w:type="dxa"/>
              </w:tcPr>
            </w:tcPrChange>
          </w:tcPr>
          <w:p w:rsidR="00D84E2B" w:rsidRPr="00190542" w:rsidRDefault="00D84E2B" w:rsidP="00212CEA">
            <w:pPr>
              <w:bidi w:val="0"/>
              <w:spacing w:after="0" w:line="240" w:lineRule="auto"/>
            </w:pPr>
            <w:r>
              <w:t>1</w:t>
            </w:r>
          </w:p>
        </w:tc>
        <w:tc>
          <w:tcPr>
            <w:tcW w:w="5208" w:type="dxa"/>
            <w:tcPrChange w:id="517" w:author="kelbaz" w:date="2011-11-13T18:37:00Z">
              <w:tcPr>
                <w:tcW w:w="5208" w:type="dxa"/>
              </w:tcPr>
            </w:tcPrChange>
          </w:tcPr>
          <w:p w:rsidR="00D84E2B" w:rsidRPr="00666C13" w:rsidRDefault="00D84E2B" w:rsidP="00212CEA">
            <w:pPr>
              <w:bidi w:val="0"/>
              <w:spacing w:after="0" w:line="240" w:lineRule="auto"/>
            </w:pPr>
            <w:r>
              <w:t>Type block depth</w:t>
            </w:r>
          </w:p>
        </w:tc>
      </w:tr>
      <w:tr w:rsidR="00D84E2B" w:rsidRPr="00190542" w:rsidTr="00D84E2B">
        <w:trPr>
          <w:trHeight w:val="345"/>
          <w:trPrChange w:id="518" w:author="kelbaz" w:date="2011-11-13T18:37:00Z">
            <w:trPr>
              <w:trHeight w:val="345"/>
            </w:trPr>
          </w:trPrChange>
        </w:trPr>
        <w:tc>
          <w:tcPr>
            <w:tcW w:w="2491" w:type="dxa"/>
            <w:tcPrChange w:id="519" w:author="kelbaz" w:date="2011-11-13T18:37:00Z">
              <w:tcPr>
                <w:tcW w:w="2491" w:type="dxa"/>
              </w:tcPr>
            </w:tcPrChange>
          </w:tcPr>
          <w:p w:rsidR="00D84E2B" w:rsidRPr="00190542" w:rsidRDefault="00D84E2B" w:rsidP="00212CEA">
            <w:pPr>
              <w:bidi w:val="0"/>
              <w:spacing w:after="0" w:line="240" w:lineRule="auto"/>
            </w:pPr>
            <w:proofErr w:type="spellStart"/>
            <w:r>
              <w:t>Addr_d_g</w:t>
            </w:r>
            <w:proofErr w:type="spellEnd"/>
          </w:p>
        </w:tc>
        <w:tc>
          <w:tcPr>
            <w:tcW w:w="1567" w:type="dxa"/>
            <w:tcPrChange w:id="520" w:author="kelbaz" w:date="2011-11-13T18:37:00Z">
              <w:tcPr>
                <w:tcW w:w="1567" w:type="dxa"/>
              </w:tcPr>
            </w:tcPrChange>
          </w:tcPr>
          <w:p w:rsidR="00122182" w:rsidRDefault="00D84E2B" w:rsidP="00122182">
            <w:pPr>
              <w:bidi w:val="0"/>
              <w:jc w:val="center"/>
              <w:pPrChange w:id="521" w:author="kelbaz" w:date="2011-11-13T18:38:00Z">
                <w:pPr>
                  <w:bidi w:val="0"/>
                </w:pPr>
              </w:pPrChange>
            </w:pPr>
            <w:ins w:id="522" w:author="kelbaz" w:date="2011-11-13T18:38:00Z">
              <w:r w:rsidRPr="00D84E2B">
                <w:t>positive</w:t>
              </w:r>
            </w:ins>
          </w:p>
        </w:tc>
        <w:tc>
          <w:tcPr>
            <w:tcW w:w="1567" w:type="dxa"/>
            <w:tcPrChange w:id="523" w:author="kelbaz" w:date="2011-11-13T18:37:00Z">
              <w:tcPr>
                <w:tcW w:w="1567" w:type="dxa"/>
              </w:tcPr>
            </w:tcPrChange>
          </w:tcPr>
          <w:p w:rsidR="00D84E2B" w:rsidRDefault="00D84E2B" w:rsidP="00212CEA">
            <w:pPr>
              <w:bidi w:val="0"/>
            </w:pPr>
            <w:r>
              <w:t>3</w:t>
            </w:r>
          </w:p>
        </w:tc>
        <w:tc>
          <w:tcPr>
            <w:tcW w:w="5208" w:type="dxa"/>
            <w:tcPrChange w:id="524" w:author="kelbaz" w:date="2011-11-13T18:37:00Z">
              <w:tcPr>
                <w:tcW w:w="5208" w:type="dxa"/>
              </w:tcPr>
            </w:tcPrChange>
          </w:tcPr>
          <w:p w:rsidR="00D84E2B" w:rsidRPr="006B4FEA" w:rsidRDefault="00D84E2B" w:rsidP="00212CEA">
            <w:pPr>
              <w:keepNext/>
              <w:bidi w:val="0"/>
              <w:spacing w:after="0" w:line="240" w:lineRule="auto"/>
            </w:pPr>
            <w:r>
              <w:t>Address block depth</w:t>
            </w:r>
          </w:p>
        </w:tc>
      </w:tr>
      <w:tr w:rsidR="00D84E2B" w:rsidRPr="00190542" w:rsidTr="00D84E2B">
        <w:trPr>
          <w:trHeight w:val="229"/>
          <w:trPrChange w:id="525" w:author="kelbaz" w:date="2011-11-13T18:37:00Z">
            <w:trPr>
              <w:trHeight w:val="229"/>
            </w:trPr>
          </w:trPrChange>
        </w:trPr>
        <w:tc>
          <w:tcPr>
            <w:tcW w:w="2491" w:type="dxa"/>
            <w:tcPrChange w:id="526" w:author="kelbaz" w:date="2011-11-13T18:37:00Z">
              <w:tcPr>
                <w:tcW w:w="2491" w:type="dxa"/>
              </w:tcPr>
            </w:tcPrChange>
          </w:tcPr>
          <w:p w:rsidR="00D84E2B" w:rsidRDefault="00D84E2B" w:rsidP="00212CEA">
            <w:pPr>
              <w:bidi w:val="0"/>
              <w:spacing w:after="0" w:line="240" w:lineRule="auto"/>
            </w:pPr>
            <w:proofErr w:type="spellStart"/>
            <w:r>
              <w:t>Len_d_g</w:t>
            </w:r>
            <w:proofErr w:type="spellEnd"/>
          </w:p>
        </w:tc>
        <w:tc>
          <w:tcPr>
            <w:tcW w:w="1567" w:type="dxa"/>
            <w:tcPrChange w:id="527" w:author="kelbaz" w:date="2011-11-13T18:37:00Z">
              <w:tcPr>
                <w:tcW w:w="1567" w:type="dxa"/>
              </w:tcPr>
            </w:tcPrChange>
          </w:tcPr>
          <w:p w:rsidR="00122182" w:rsidRDefault="00D84E2B" w:rsidP="00122182">
            <w:pPr>
              <w:bidi w:val="0"/>
              <w:jc w:val="center"/>
              <w:pPrChange w:id="528" w:author="kelbaz" w:date="2011-11-13T18:38:00Z">
                <w:pPr>
                  <w:bidi w:val="0"/>
                </w:pPr>
              </w:pPrChange>
            </w:pPr>
            <w:ins w:id="529" w:author="kelbaz" w:date="2011-11-13T18:38:00Z">
              <w:r w:rsidRPr="00D84E2B">
                <w:t>positive</w:t>
              </w:r>
            </w:ins>
          </w:p>
        </w:tc>
        <w:tc>
          <w:tcPr>
            <w:tcW w:w="1567" w:type="dxa"/>
            <w:tcPrChange w:id="530" w:author="kelbaz" w:date="2011-11-13T18:37:00Z">
              <w:tcPr>
                <w:tcW w:w="1567" w:type="dxa"/>
              </w:tcPr>
            </w:tcPrChange>
          </w:tcPr>
          <w:p w:rsidR="00D84E2B" w:rsidRDefault="00D84E2B" w:rsidP="00212CEA">
            <w:pPr>
              <w:bidi w:val="0"/>
            </w:pPr>
            <w:r>
              <w:t>2</w:t>
            </w:r>
          </w:p>
        </w:tc>
        <w:tc>
          <w:tcPr>
            <w:tcW w:w="5208" w:type="dxa"/>
            <w:tcPrChange w:id="531" w:author="kelbaz" w:date="2011-11-13T18:37:00Z">
              <w:tcPr>
                <w:tcW w:w="5208" w:type="dxa"/>
              </w:tcPr>
            </w:tcPrChange>
          </w:tcPr>
          <w:p w:rsidR="00D84E2B" w:rsidRDefault="00D84E2B" w:rsidP="00212CEA">
            <w:pPr>
              <w:keepNext/>
              <w:bidi w:val="0"/>
              <w:spacing w:after="0" w:line="240" w:lineRule="auto"/>
            </w:pPr>
            <w:r>
              <w:t>Length block depth</w:t>
            </w:r>
          </w:p>
        </w:tc>
      </w:tr>
      <w:tr w:rsidR="00D84E2B" w:rsidRPr="00190542" w:rsidTr="00D84E2B">
        <w:trPr>
          <w:trHeight w:val="229"/>
          <w:trPrChange w:id="532" w:author="kelbaz" w:date="2011-11-13T18:37:00Z">
            <w:trPr>
              <w:trHeight w:val="229"/>
            </w:trPr>
          </w:trPrChange>
        </w:trPr>
        <w:tc>
          <w:tcPr>
            <w:tcW w:w="2491" w:type="dxa"/>
            <w:tcPrChange w:id="533" w:author="kelbaz" w:date="2011-11-13T18:37:00Z">
              <w:tcPr>
                <w:tcW w:w="2491" w:type="dxa"/>
              </w:tcPr>
            </w:tcPrChange>
          </w:tcPr>
          <w:p w:rsidR="00D84E2B" w:rsidRDefault="00D84E2B" w:rsidP="00212CEA">
            <w:pPr>
              <w:bidi w:val="0"/>
              <w:spacing w:after="0" w:line="240" w:lineRule="auto"/>
            </w:pPr>
            <w:proofErr w:type="spellStart"/>
            <w:r>
              <w:t>Crc_d_g</w:t>
            </w:r>
            <w:proofErr w:type="spellEnd"/>
          </w:p>
        </w:tc>
        <w:tc>
          <w:tcPr>
            <w:tcW w:w="1567" w:type="dxa"/>
            <w:tcPrChange w:id="534" w:author="kelbaz" w:date="2011-11-13T18:37:00Z">
              <w:tcPr>
                <w:tcW w:w="1567" w:type="dxa"/>
              </w:tcPr>
            </w:tcPrChange>
          </w:tcPr>
          <w:p w:rsidR="00122182" w:rsidRDefault="00D84E2B" w:rsidP="00122182">
            <w:pPr>
              <w:bidi w:val="0"/>
              <w:jc w:val="center"/>
              <w:pPrChange w:id="535" w:author="kelbaz" w:date="2011-11-13T18:38:00Z">
                <w:pPr>
                  <w:bidi w:val="0"/>
                </w:pPr>
              </w:pPrChange>
            </w:pPr>
            <w:ins w:id="536" w:author="kelbaz" w:date="2011-11-13T18:38:00Z">
              <w:r w:rsidRPr="00D84E2B">
                <w:t>positive</w:t>
              </w:r>
            </w:ins>
          </w:p>
        </w:tc>
        <w:tc>
          <w:tcPr>
            <w:tcW w:w="1567" w:type="dxa"/>
            <w:tcPrChange w:id="537" w:author="kelbaz" w:date="2011-11-13T18:37:00Z">
              <w:tcPr>
                <w:tcW w:w="1567" w:type="dxa"/>
              </w:tcPr>
            </w:tcPrChange>
          </w:tcPr>
          <w:p w:rsidR="00D84E2B" w:rsidRDefault="00D84E2B" w:rsidP="00212CEA">
            <w:pPr>
              <w:bidi w:val="0"/>
            </w:pPr>
            <w:r>
              <w:t>1</w:t>
            </w:r>
          </w:p>
        </w:tc>
        <w:tc>
          <w:tcPr>
            <w:tcW w:w="5208" w:type="dxa"/>
            <w:tcPrChange w:id="538" w:author="kelbaz" w:date="2011-11-13T18:37:00Z">
              <w:tcPr>
                <w:tcW w:w="5208" w:type="dxa"/>
              </w:tcPr>
            </w:tcPrChange>
          </w:tcPr>
          <w:p w:rsidR="00D84E2B" w:rsidRDefault="00D84E2B" w:rsidP="00212CEA">
            <w:pPr>
              <w:keepNext/>
              <w:bidi w:val="0"/>
              <w:spacing w:after="0" w:line="240" w:lineRule="auto"/>
            </w:pPr>
            <w:r>
              <w:t>CRC block depth</w:t>
            </w:r>
          </w:p>
        </w:tc>
      </w:tr>
      <w:tr w:rsidR="00D84E2B" w:rsidRPr="00190542" w:rsidTr="00D84E2B">
        <w:trPr>
          <w:trHeight w:val="229"/>
          <w:trPrChange w:id="539" w:author="kelbaz" w:date="2011-11-13T18:37:00Z">
            <w:trPr>
              <w:trHeight w:val="229"/>
            </w:trPr>
          </w:trPrChange>
        </w:trPr>
        <w:tc>
          <w:tcPr>
            <w:tcW w:w="2491" w:type="dxa"/>
            <w:tcPrChange w:id="540" w:author="kelbaz" w:date="2011-11-13T18:37:00Z">
              <w:tcPr>
                <w:tcW w:w="2491" w:type="dxa"/>
              </w:tcPr>
            </w:tcPrChange>
          </w:tcPr>
          <w:p w:rsidR="00D84E2B" w:rsidRDefault="00D84E2B" w:rsidP="00212CEA">
            <w:pPr>
              <w:bidi w:val="0"/>
              <w:spacing w:after="0" w:line="240" w:lineRule="auto"/>
            </w:pPr>
            <w:proofErr w:type="spellStart"/>
            <w:r>
              <w:t>Eof_d_g</w:t>
            </w:r>
            <w:proofErr w:type="spellEnd"/>
          </w:p>
        </w:tc>
        <w:tc>
          <w:tcPr>
            <w:tcW w:w="1567" w:type="dxa"/>
            <w:tcPrChange w:id="541" w:author="kelbaz" w:date="2011-11-13T18:37:00Z">
              <w:tcPr>
                <w:tcW w:w="1567" w:type="dxa"/>
              </w:tcPr>
            </w:tcPrChange>
          </w:tcPr>
          <w:p w:rsidR="00122182" w:rsidRDefault="00D84E2B" w:rsidP="00122182">
            <w:pPr>
              <w:bidi w:val="0"/>
              <w:jc w:val="center"/>
              <w:pPrChange w:id="542" w:author="kelbaz" w:date="2011-11-13T18:38:00Z">
                <w:pPr>
                  <w:bidi w:val="0"/>
                </w:pPr>
              </w:pPrChange>
            </w:pPr>
            <w:ins w:id="543" w:author="kelbaz" w:date="2011-11-13T18:38:00Z">
              <w:r w:rsidRPr="00D84E2B">
                <w:t>positive</w:t>
              </w:r>
            </w:ins>
          </w:p>
        </w:tc>
        <w:tc>
          <w:tcPr>
            <w:tcW w:w="1567" w:type="dxa"/>
            <w:tcPrChange w:id="544" w:author="kelbaz" w:date="2011-11-13T18:37:00Z">
              <w:tcPr>
                <w:tcW w:w="1567" w:type="dxa"/>
              </w:tcPr>
            </w:tcPrChange>
          </w:tcPr>
          <w:p w:rsidR="00D84E2B" w:rsidRDefault="00D84E2B" w:rsidP="00212CEA">
            <w:pPr>
              <w:bidi w:val="0"/>
            </w:pPr>
            <w:r>
              <w:t>1</w:t>
            </w:r>
          </w:p>
        </w:tc>
        <w:tc>
          <w:tcPr>
            <w:tcW w:w="5208" w:type="dxa"/>
            <w:tcPrChange w:id="545" w:author="kelbaz" w:date="2011-11-13T18:37:00Z">
              <w:tcPr>
                <w:tcW w:w="5208" w:type="dxa"/>
              </w:tcPr>
            </w:tcPrChange>
          </w:tcPr>
          <w:p w:rsidR="00D84E2B" w:rsidRDefault="00D84E2B" w:rsidP="00212CEA">
            <w:pPr>
              <w:keepNext/>
              <w:bidi w:val="0"/>
              <w:spacing w:after="0" w:line="240" w:lineRule="auto"/>
            </w:pPr>
            <w:r>
              <w:t>EOF block depth</w:t>
            </w:r>
          </w:p>
        </w:tc>
      </w:tr>
      <w:tr w:rsidR="00D84E2B" w:rsidRPr="00190542" w:rsidTr="00D84E2B">
        <w:trPr>
          <w:trHeight w:val="229"/>
          <w:trPrChange w:id="546" w:author="kelbaz" w:date="2011-11-13T18:37:00Z">
            <w:trPr>
              <w:trHeight w:val="229"/>
            </w:trPr>
          </w:trPrChange>
        </w:trPr>
        <w:tc>
          <w:tcPr>
            <w:tcW w:w="2491" w:type="dxa"/>
            <w:tcPrChange w:id="547" w:author="kelbaz" w:date="2011-11-13T18:37:00Z">
              <w:tcPr>
                <w:tcW w:w="2491" w:type="dxa"/>
              </w:tcPr>
            </w:tcPrChange>
          </w:tcPr>
          <w:p w:rsidR="00D84E2B" w:rsidRDefault="00D84E2B" w:rsidP="00212CEA">
            <w:pPr>
              <w:bidi w:val="0"/>
              <w:spacing w:after="0" w:line="240" w:lineRule="auto"/>
            </w:pPr>
            <w:proofErr w:type="spellStart"/>
            <w:r>
              <w:t>Sof_val_g</w:t>
            </w:r>
            <w:proofErr w:type="spellEnd"/>
          </w:p>
        </w:tc>
        <w:tc>
          <w:tcPr>
            <w:tcW w:w="1567" w:type="dxa"/>
            <w:tcPrChange w:id="548" w:author="kelbaz" w:date="2011-11-13T18:37:00Z">
              <w:tcPr>
                <w:tcW w:w="1567" w:type="dxa"/>
              </w:tcPr>
            </w:tcPrChange>
          </w:tcPr>
          <w:p w:rsidR="00122182" w:rsidRDefault="003837A2" w:rsidP="00122182">
            <w:pPr>
              <w:bidi w:val="0"/>
              <w:jc w:val="center"/>
              <w:pPrChange w:id="549" w:author="kelbaz" w:date="2011-11-13T18:38:00Z">
                <w:pPr>
                  <w:bidi w:val="0"/>
                </w:pPr>
              </w:pPrChange>
            </w:pPr>
            <w:ins w:id="550" w:author="kelbaz" w:date="2011-11-13T18:38:00Z">
              <w:r w:rsidRPr="003837A2">
                <w:t>natural</w:t>
              </w:r>
            </w:ins>
          </w:p>
        </w:tc>
        <w:tc>
          <w:tcPr>
            <w:tcW w:w="1567" w:type="dxa"/>
            <w:tcPrChange w:id="551" w:author="kelbaz" w:date="2011-11-13T18:37:00Z">
              <w:tcPr>
                <w:tcW w:w="1567" w:type="dxa"/>
              </w:tcPr>
            </w:tcPrChange>
          </w:tcPr>
          <w:p w:rsidR="00D84E2B" w:rsidRDefault="00D84E2B" w:rsidP="00212CEA">
            <w:pPr>
              <w:bidi w:val="0"/>
            </w:pPr>
            <w:r>
              <w:t>100</w:t>
            </w:r>
          </w:p>
        </w:tc>
        <w:tc>
          <w:tcPr>
            <w:tcW w:w="5208" w:type="dxa"/>
            <w:tcPrChange w:id="552" w:author="kelbaz" w:date="2011-11-13T18:37:00Z">
              <w:tcPr>
                <w:tcW w:w="5208" w:type="dxa"/>
              </w:tcPr>
            </w:tcPrChange>
          </w:tcPr>
          <w:p w:rsidR="00D84E2B" w:rsidRDefault="00D84E2B" w:rsidP="00212CEA">
            <w:pPr>
              <w:keepNext/>
              <w:bidi w:val="0"/>
              <w:spacing w:after="0" w:line="240" w:lineRule="auto"/>
            </w:pPr>
            <w:r>
              <w:t>Initial SOF value (decimal = 64</w:t>
            </w:r>
            <w:r>
              <w:rPr>
                <w:vertAlign w:val="subscript"/>
              </w:rPr>
              <w:t>hex</w:t>
            </w:r>
            <w:r>
              <w:t>)</w:t>
            </w:r>
          </w:p>
        </w:tc>
      </w:tr>
      <w:tr w:rsidR="00D84E2B" w:rsidRPr="00190542" w:rsidTr="00D84E2B">
        <w:trPr>
          <w:trHeight w:val="229"/>
          <w:trPrChange w:id="553" w:author="kelbaz" w:date="2011-11-13T18:37:00Z">
            <w:trPr>
              <w:trHeight w:val="229"/>
            </w:trPr>
          </w:trPrChange>
        </w:trPr>
        <w:tc>
          <w:tcPr>
            <w:tcW w:w="2491" w:type="dxa"/>
            <w:tcPrChange w:id="554" w:author="kelbaz" w:date="2011-11-13T18:37:00Z">
              <w:tcPr>
                <w:tcW w:w="2491" w:type="dxa"/>
              </w:tcPr>
            </w:tcPrChange>
          </w:tcPr>
          <w:p w:rsidR="00D84E2B" w:rsidRDefault="00D84E2B" w:rsidP="00212CEA">
            <w:pPr>
              <w:bidi w:val="0"/>
              <w:spacing w:after="0" w:line="240" w:lineRule="auto"/>
            </w:pPr>
            <w:proofErr w:type="spellStart"/>
            <w:r>
              <w:t>Eof_val_g</w:t>
            </w:r>
            <w:proofErr w:type="spellEnd"/>
          </w:p>
        </w:tc>
        <w:tc>
          <w:tcPr>
            <w:tcW w:w="1567" w:type="dxa"/>
            <w:tcPrChange w:id="555" w:author="kelbaz" w:date="2011-11-13T18:37:00Z">
              <w:tcPr>
                <w:tcW w:w="1567" w:type="dxa"/>
              </w:tcPr>
            </w:tcPrChange>
          </w:tcPr>
          <w:p w:rsidR="00122182" w:rsidRDefault="003837A2" w:rsidP="00122182">
            <w:pPr>
              <w:bidi w:val="0"/>
              <w:jc w:val="center"/>
              <w:pPrChange w:id="556" w:author="kelbaz" w:date="2011-11-13T18:38:00Z">
                <w:pPr>
                  <w:bidi w:val="0"/>
                </w:pPr>
              </w:pPrChange>
            </w:pPr>
            <w:ins w:id="557" w:author="kelbaz" w:date="2011-11-13T18:38:00Z">
              <w:r w:rsidRPr="003837A2">
                <w:t>natural</w:t>
              </w:r>
            </w:ins>
          </w:p>
        </w:tc>
        <w:tc>
          <w:tcPr>
            <w:tcW w:w="1567" w:type="dxa"/>
            <w:tcPrChange w:id="558" w:author="kelbaz" w:date="2011-11-13T18:37:00Z">
              <w:tcPr>
                <w:tcW w:w="1567" w:type="dxa"/>
              </w:tcPr>
            </w:tcPrChange>
          </w:tcPr>
          <w:p w:rsidR="00D84E2B" w:rsidRDefault="00D84E2B" w:rsidP="00212CEA">
            <w:pPr>
              <w:bidi w:val="0"/>
            </w:pPr>
            <w:r>
              <w:t>200</w:t>
            </w:r>
          </w:p>
        </w:tc>
        <w:tc>
          <w:tcPr>
            <w:tcW w:w="5208" w:type="dxa"/>
            <w:tcPrChange w:id="559" w:author="kelbaz" w:date="2011-11-13T18:37:00Z">
              <w:tcPr>
                <w:tcW w:w="5208" w:type="dxa"/>
              </w:tcPr>
            </w:tcPrChange>
          </w:tcPr>
          <w:p w:rsidR="00D84E2B" w:rsidRDefault="00D84E2B" w:rsidP="00212CEA">
            <w:pPr>
              <w:keepNext/>
              <w:bidi w:val="0"/>
              <w:spacing w:after="0" w:line="240" w:lineRule="auto"/>
            </w:pPr>
            <w:r>
              <w:t>Initial EOF value (decimal = C8</w:t>
            </w:r>
            <w:r>
              <w:rPr>
                <w:vertAlign w:val="subscript"/>
              </w:rPr>
              <w:t>hex</w:t>
            </w:r>
            <w:r>
              <w:t>)</w:t>
            </w:r>
          </w:p>
        </w:tc>
      </w:tr>
      <w:tr w:rsidR="003837A2" w:rsidRPr="00190542" w:rsidTr="00D84E2B">
        <w:trPr>
          <w:trHeight w:val="229"/>
          <w:trPrChange w:id="560" w:author="kelbaz" w:date="2011-11-13T18:37:00Z">
            <w:trPr>
              <w:trHeight w:val="229"/>
            </w:trPr>
          </w:trPrChange>
        </w:trPr>
        <w:tc>
          <w:tcPr>
            <w:tcW w:w="2491" w:type="dxa"/>
            <w:tcPrChange w:id="561" w:author="kelbaz" w:date="2011-11-13T18:37:00Z">
              <w:tcPr>
                <w:tcW w:w="2491" w:type="dxa"/>
              </w:tcPr>
            </w:tcPrChange>
          </w:tcPr>
          <w:p w:rsidR="003837A2" w:rsidRDefault="003837A2" w:rsidP="00212CEA">
            <w:pPr>
              <w:bidi w:val="0"/>
              <w:spacing w:after="0" w:line="240" w:lineRule="auto"/>
            </w:pPr>
            <w:proofErr w:type="spellStart"/>
            <w:r>
              <w:t>Width_g</w:t>
            </w:r>
            <w:proofErr w:type="spellEnd"/>
          </w:p>
        </w:tc>
        <w:tc>
          <w:tcPr>
            <w:tcW w:w="1567" w:type="dxa"/>
            <w:tcPrChange w:id="562" w:author="kelbaz" w:date="2011-11-13T18:37:00Z">
              <w:tcPr>
                <w:tcW w:w="1567" w:type="dxa"/>
              </w:tcPr>
            </w:tcPrChange>
          </w:tcPr>
          <w:p w:rsidR="00122182" w:rsidRDefault="003837A2" w:rsidP="00122182">
            <w:pPr>
              <w:bidi w:val="0"/>
              <w:jc w:val="center"/>
              <w:pPrChange w:id="563" w:author="kelbaz" w:date="2011-11-13T18:38:00Z">
                <w:pPr>
                  <w:bidi w:val="0"/>
                </w:pPr>
              </w:pPrChange>
            </w:pPr>
            <w:ins w:id="564" w:author="kelbaz" w:date="2011-11-13T18:38:00Z">
              <w:r w:rsidRPr="00D84E2B">
                <w:t>positive</w:t>
              </w:r>
            </w:ins>
          </w:p>
        </w:tc>
        <w:tc>
          <w:tcPr>
            <w:tcW w:w="1567" w:type="dxa"/>
            <w:tcPrChange w:id="565" w:author="kelbaz" w:date="2011-11-13T18:37:00Z">
              <w:tcPr>
                <w:tcW w:w="1567" w:type="dxa"/>
              </w:tcPr>
            </w:tcPrChange>
          </w:tcPr>
          <w:p w:rsidR="003837A2" w:rsidRDefault="003837A2" w:rsidP="00212CEA">
            <w:pPr>
              <w:bidi w:val="0"/>
            </w:pPr>
            <w:r>
              <w:t>8</w:t>
            </w:r>
          </w:p>
        </w:tc>
        <w:tc>
          <w:tcPr>
            <w:tcW w:w="5208" w:type="dxa"/>
            <w:tcPrChange w:id="566" w:author="kelbaz" w:date="2011-11-13T18:37:00Z">
              <w:tcPr>
                <w:tcW w:w="5208" w:type="dxa"/>
              </w:tcPr>
            </w:tcPrChange>
          </w:tcPr>
          <w:p w:rsidR="003837A2" w:rsidRDefault="003837A2" w:rsidP="00212CEA">
            <w:pPr>
              <w:keepNext/>
              <w:bidi w:val="0"/>
              <w:spacing w:after="0" w:line="240" w:lineRule="auto"/>
            </w:pPr>
            <w:r>
              <w:t>Data width (number of bits)</w:t>
            </w:r>
          </w:p>
        </w:tc>
      </w:tr>
    </w:tbl>
    <w:p w:rsidR="00122182" w:rsidRPr="00122182" w:rsidRDefault="00122182" w:rsidP="00122182">
      <w:pPr>
        <w:pStyle w:val="Caption"/>
        <w:keepNext/>
        <w:jc w:val="center"/>
        <w:rPr>
          <w:ins w:id="567" w:author="kelbaz" w:date="2011-11-13T18:19:00Z"/>
          <w:rPrChange w:id="568" w:author="kelbaz" w:date="2011-11-14T21:33:00Z">
            <w:rPr>
              <w:ins w:id="569" w:author="kelbaz" w:date="2011-11-13T18:19:00Z"/>
              <w:lang w:val="fr-FR"/>
            </w:rPr>
          </w:rPrChange>
        </w:rPr>
        <w:pPrChange w:id="570" w:author="kelbaz" w:date="2011-11-13T18:19:00Z">
          <w:pPr>
            <w:pStyle w:val="Caption"/>
            <w:keepNext/>
          </w:pPr>
        </w:pPrChange>
      </w:pPr>
      <w:ins w:id="571" w:author="kelbaz" w:date="2011-11-13T18:19:00Z">
        <w:r w:rsidRPr="00122182">
          <w:rPr>
            <w:rPrChange w:id="572" w:author="kelbaz" w:date="2011-11-14T21:33:00Z">
              <w:rPr>
                <w:lang w:val="fr-FR"/>
              </w:rPr>
            </w:rPrChange>
          </w:rPr>
          <w:t xml:space="preserve">Table </w:t>
        </w:r>
        <w:r>
          <w:rPr>
            <w:lang w:val="fr-FR"/>
          </w:rPr>
          <w:fldChar w:fldCharType="begin"/>
        </w:r>
        <w:r w:rsidRPr="00122182">
          <w:rPr>
            <w:rPrChange w:id="573" w:author="kelbaz" w:date="2011-11-14T21:33:00Z">
              <w:rPr>
                <w:lang w:val="fr-FR"/>
              </w:rPr>
            </w:rPrChange>
          </w:rPr>
          <w:instrText xml:space="preserve"> SEQ Table \* ARABIC </w:instrText>
        </w:r>
        <w:r>
          <w:rPr>
            <w:lang w:val="fr-FR"/>
          </w:rPr>
          <w:fldChar w:fldCharType="separate"/>
        </w:r>
        <w:r w:rsidRPr="00122182">
          <w:rPr>
            <w:noProof/>
            <w:rPrChange w:id="574" w:author="kelbaz" w:date="2011-11-14T21:33:00Z">
              <w:rPr>
                <w:noProof/>
                <w:lang w:val="fr-FR"/>
              </w:rPr>
            </w:rPrChange>
          </w:rPr>
          <w:t>17</w:t>
        </w:r>
        <w:r>
          <w:rPr>
            <w:lang w:val="fr-FR"/>
          </w:rPr>
          <w:fldChar w:fldCharType="end"/>
        </w:r>
        <w:r w:rsidRPr="00122182">
          <w:rPr>
            <w:rPrChange w:id="575" w:author="kelbaz" w:date="2011-11-14T21:33:00Z">
              <w:rPr>
                <w:lang w:val="fr-FR"/>
              </w:rPr>
            </w:rPrChange>
          </w:rPr>
          <w:t xml:space="preserve"> - message encoder generics</w:t>
        </w:r>
      </w:ins>
    </w:p>
    <w:p w:rsidR="00340D8B" w:rsidRPr="00D65C7C" w:rsidRDefault="00340D8B" w:rsidP="00340D8B">
      <w:pPr>
        <w:bidi w:val="0"/>
      </w:pPr>
    </w:p>
    <w:p w:rsidR="00AC6467" w:rsidRDefault="00D65C7C" w:rsidP="00303D8E">
      <w:pPr>
        <w:bidi w:val="0"/>
      </w:pPr>
      <w:r w:rsidRPr="00D65C7C">
        <w:rPr>
          <w:b/>
          <w:bCs/>
        </w:rPr>
        <w:t>RAM:</w:t>
      </w:r>
      <w:r w:rsidRPr="00D65C7C">
        <w:t xml:space="preserve">  a 256 byte RAM</w:t>
      </w:r>
      <w:r w:rsidR="00AC6467">
        <w:t xml:space="preserve">. See </w:t>
      </w:r>
      <w:r w:rsidR="00303D8E">
        <w:rPr>
          <w:lang w:bidi="he-IL"/>
        </w:rPr>
        <w:t xml:space="preserve">signal and generics list </w:t>
      </w:r>
      <w:r w:rsidR="00AC6467">
        <w:t xml:space="preserve">at the RX </w:t>
      </w:r>
      <w:r w:rsidR="00303D8E">
        <w:t>P</w:t>
      </w:r>
      <w:r w:rsidR="00AC6467">
        <w:t>ath.</w:t>
      </w:r>
    </w:p>
    <w:p w:rsidR="00D65C7C" w:rsidRDefault="00D65C7C" w:rsidP="00303D8E">
      <w:pPr>
        <w:bidi w:val="0"/>
        <w:rPr>
          <w:lang w:bidi="he-IL"/>
        </w:rPr>
      </w:pPr>
      <w:r w:rsidRPr="00303D8E">
        <w:rPr>
          <w:b/>
          <w:bCs/>
        </w:rPr>
        <w:t>CRC:</w:t>
      </w:r>
      <w:r w:rsidRPr="00D65C7C">
        <w:t xml:space="preserve"> The </w:t>
      </w:r>
      <w:r w:rsidRPr="00303D8E">
        <w:t>CRC</w:t>
      </w:r>
      <w:r w:rsidRPr="00D65C7C">
        <w:t xml:space="preserve"> </w:t>
      </w:r>
      <w:r w:rsidRPr="00D65C7C">
        <w:rPr>
          <w:lang w:bidi="he-IL"/>
        </w:rPr>
        <w:t xml:space="preserve">receive the data from the Message encoder, calculate </w:t>
      </w:r>
      <w:proofErr w:type="gramStart"/>
      <w:r w:rsidRPr="00D65C7C">
        <w:rPr>
          <w:lang w:bidi="he-IL"/>
        </w:rPr>
        <w:t>it’s</w:t>
      </w:r>
      <w:proofErr w:type="gramEnd"/>
      <w:r w:rsidRPr="00D65C7C">
        <w:rPr>
          <w:lang w:bidi="he-IL"/>
        </w:rPr>
        <w:t xml:space="preserve"> CRC value, return it to the Message Encoder which insert the CRC value into the UART package.</w:t>
      </w:r>
      <w:r w:rsidR="00303D8E">
        <w:rPr>
          <w:lang w:bidi="he-IL"/>
        </w:rPr>
        <w:t xml:space="preserve"> See signal and generics list at the TX Path.</w:t>
      </w:r>
    </w:p>
    <w:p w:rsidR="00ED7A5A" w:rsidRDefault="00164C35" w:rsidP="00164C35">
      <w:pPr>
        <w:bidi w:val="0"/>
        <w:rPr>
          <w:lang w:bidi="he-IL"/>
        </w:rPr>
      </w:pPr>
      <w:r w:rsidRPr="00164C35">
        <w:rPr>
          <w:b/>
          <w:bCs/>
          <w:lang w:bidi="he-IL"/>
        </w:rPr>
        <w:t>FIFO</w:t>
      </w:r>
      <w:r>
        <w:rPr>
          <w:lang w:bidi="he-IL"/>
        </w:rPr>
        <w:t xml:space="preserve">: </w:t>
      </w:r>
      <w:proofErr w:type="gramStart"/>
      <w:r w:rsidRPr="00ED7A5A">
        <w:rPr>
          <w:rFonts w:cstheme="minorHAnsi"/>
          <w:lang w:bidi="he-IL"/>
        </w:rPr>
        <w:t xml:space="preserve">This block is a general FIFO, </w:t>
      </w:r>
      <w:r w:rsidR="00ED7A5A" w:rsidRPr="00ED7A5A">
        <w:rPr>
          <w:rFonts w:cstheme="minorHAnsi"/>
          <w:lang w:bidi="he-IL"/>
        </w:rPr>
        <w:t xml:space="preserve">it </w:t>
      </w:r>
      <w:r w:rsidRPr="00ED7A5A">
        <w:rPr>
          <w:rFonts w:cstheme="minorHAnsi"/>
          <w:lang w:bidi="he-IL"/>
        </w:rPr>
        <w:t>receiving from the message encoder the data</w:t>
      </w:r>
      <w:r w:rsidR="00ED7A5A" w:rsidRPr="00ED7A5A">
        <w:rPr>
          <w:rFonts w:cstheme="minorHAnsi"/>
          <w:lang w:bidi="he-IL"/>
        </w:rPr>
        <w:t xml:space="preserve"> and </w:t>
      </w:r>
      <w:r w:rsidR="00ED7A5A" w:rsidRPr="00ED7A5A">
        <w:rPr>
          <w:rFonts w:cstheme="minorHAnsi"/>
        </w:rPr>
        <w:t>arrange</w:t>
      </w:r>
      <w:proofErr w:type="gramEnd"/>
      <w:r w:rsidR="00ED7A5A" w:rsidRPr="00ED7A5A">
        <w:rPr>
          <w:rFonts w:cstheme="minorHAnsi"/>
        </w:rPr>
        <w:t xml:space="preserve"> it in a queue before it arrive to the UART</w:t>
      </w:r>
      <w:r w:rsidR="00ED7A5A">
        <w:rPr>
          <w:rFonts w:cstheme="minorHAnsi"/>
        </w:rPr>
        <w:t>.</w:t>
      </w:r>
      <w:r w:rsidR="00ED7A5A" w:rsidRPr="00ED7A5A">
        <w:rPr>
          <w:rFonts w:cstheme="minorHAnsi"/>
          <w:lang w:bidi="he-IL"/>
        </w:rPr>
        <w:t xml:space="preserve"> </w:t>
      </w:r>
    </w:p>
    <w:tbl>
      <w:tblPr>
        <w:tblpPr w:leftFromText="180" w:rightFromText="180" w:vertAnchor="text" w:horzAnchor="margin" w:tblpY="81"/>
        <w:tblW w:w="9400" w:type="dxa"/>
        <w:tblLook w:val="04A0"/>
      </w:tblPr>
      <w:tblGrid>
        <w:gridCol w:w="1220"/>
        <w:gridCol w:w="960"/>
        <w:gridCol w:w="1880"/>
        <w:gridCol w:w="5340"/>
      </w:tblGrid>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59B6" w:rsidRPr="00871CEA" w:rsidRDefault="002659B6" w:rsidP="002659B6">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2659B6" w:rsidRPr="00871CEA" w:rsidRDefault="002659B6" w:rsidP="002659B6">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type</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2659B6" w:rsidRPr="00871CEA" w:rsidRDefault="002659B6" w:rsidP="002659B6">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2659B6" w:rsidRPr="00871CEA" w:rsidRDefault="002659B6" w:rsidP="002659B6">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description</w:t>
            </w:r>
          </w:p>
        </w:tc>
      </w:tr>
      <w:tr w:rsidR="002659B6" w:rsidRPr="00715E40" w:rsidTr="002659B6">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3562ED">
              <w:rPr>
                <w:rFonts w:ascii="Calibri" w:eastAsia="Times New Roman" w:hAnsi="Calibri" w:cs="Calibri"/>
                <w:color w:val="000000"/>
                <w:sz w:val="18"/>
                <w:szCs w:val="18"/>
                <w:lang w:bidi="he-IL"/>
              </w:rPr>
              <w:t>clk</w:t>
            </w:r>
            <w:proofErr w:type="spellEnd"/>
            <w:r w:rsidRPr="003562ED">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system clock</w:t>
            </w:r>
          </w:p>
        </w:tc>
      </w:tr>
      <w:tr w:rsidR="002659B6" w:rsidRPr="00715E40" w:rsidTr="002659B6">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reset</w:t>
            </w:r>
          </w:p>
        </w:tc>
        <w:tc>
          <w:tcPr>
            <w:tcW w:w="96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block reset</w:t>
            </w:r>
          </w:p>
        </w:tc>
      </w:tr>
      <w:tr w:rsidR="002659B6" w:rsidRPr="00715E40" w:rsidTr="002659B6">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din</w:t>
            </w:r>
          </w:p>
        </w:tc>
        <w:tc>
          <w:tcPr>
            <w:tcW w:w="96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ED7A5A">
              <w:rPr>
                <w:rFonts w:ascii="Calibri" w:eastAsia="Times New Roman" w:hAnsi="Calibri" w:cs="Calibri"/>
                <w:color w:val="000000"/>
                <w:sz w:val="18"/>
                <w:szCs w:val="18"/>
                <w:lang w:bidi="he-IL"/>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ED7A5A">
              <w:rPr>
                <w:rFonts w:ascii="Calibri" w:eastAsia="Times New Roman" w:hAnsi="Calibri" w:cs="Calibri"/>
                <w:color w:val="000000"/>
                <w:sz w:val="18"/>
                <w:szCs w:val="18"/>
                <w:lang w:bidi="he-IL"/>
              </w:rPr>
              <w:t>Input Data</w:t>
            </w:r>
          </w:p>
        </w:tc>
      </w:tr>
      <w:tr w:rsidR="002659B6" w:rsidRPr="00715E40" w:rsidTr="002659B6">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ED7A5A">
              <w:rPr>
                <w:rFonts w:ascii="Calibri" w:eastAsia="Times New Roman" w:hAnsi="Calibri" w:cs="Calibri"/>
                <w:color w:val="000000"/>
                <w:sz w:val="18"/>
                <w:szCs w:val="18"/>
                <w:lang w:bidi="he-IL"/>
              </w:rPr>
              <w:t>rd_en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ED7A5A">
              <w:rPr>
                <w:rFonts w:ascii="Calibri" w:eastAsia="Times New Roman" w:hAnsi="Calibri" w:cs="Calibri"/>
                <w:color w:val="000000"/>
                <w:sz w:val="18"/>
                <w:szCs w:val="18"/>
                <w:lang w:bidi="he-IL"/>
              </w:rPr>
              <w:t>Read Enable (request for data)</w:t>
            </w:r>
          </w:p>
        </w:tc>
      </w:tr>
      <w:tr w:rsidR="002659B6" w:rsidRPr="00715E40" w:rsidTr="002659B6">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ED7A5A">
              <w:rPr>
                <w:rFonts w:ascii="Calibri" w:eastAsia="Times New Roman" w:hAnsi="Calibri" w:cs="Calibri"/>
                <w:color w:val="000000"/>
                <w:sz w:val="18"/>
                <w:szCs w:val="18"/>
                <w:lang w:bidi="he-IL"/>
              </w:rPr>
              <w:t>flush</w:t>
            </w:r>
          </w:p>
        </w:tc>
        <w:tc>
          <w:tcPr>
            <w:tcW w:w="96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ED7A5A">
              <w:rPr>
                <w:rFonts w:ascii="Calibri" w:eastAsia="Times New Roman" w:hAnsi="Calibri" w:cs="Calibri"/>
                <w:color w:val="000000"/>
                <w:sz w:val="18"/>
                <w:szCs w:val="18"/>
                <w:lang w:bidi="he-IL"/>
              </w:rPr>
              <w:t>Flush data</w:t>
            </w:r>
          </w:p>
        </w:tc>
      </w:tr>
      <w:tr w:rsidR="002659B6" w:rsidRPr="00715E40" w:rsidTr="002659B6">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ED7A5A">
              <w:rPr>
                <w:rFonts w:ascii="Calibri" w:eastAsia="Times New Roman" w:hAnsi="Calibri" w:cs="Calibri"/>
                <w:color w:val="000000"/>
                <w:sz w:val="18"/>
                <w:szCs w:val="18"/>
                <w:lang w:bidi="he-IL"/>
              </w:rPr>
              <w:t>dout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ED7A5A">
              <w:rPr>
                <w:rFonts w:ascii="Calibri" w:eastAsia="Times New Roman" w:hAnsi="Calibri" w:cs="Calibri"/>
                <w:color w:val="000000"/>
                <w:sz w:val="18"/>
                <w:szCs w:val="18"/>
                <w:lang w:bidi="he-IL"/>
              </w:rPr>
              <w:t>width_g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ED7A5A">
              <w:rPr>
                <w:rFonts w:ascii="Calibri" w:eastAsia="Times New Roman" w:hAnsi="Calibri" w:cs="Calibri"/>
                <w:color w:val="000000"/>
                <w:sz w:val="18"/>
                <w:szCs w:val="18"/>
                <w:lang w:bidi="he-IL"/>
              </w:rPr>
              <w:t>Output Data</w:t>
            </w:r>
          </w:p>
        </w:tc>
      </w:tr>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A7420B">
              <w:rPr>
                <w:rFonts w:ascii="Calibri" w:eastAsia="Times New Roman" w:hAnsi="Calibri" w:cs="Calibri"/>
                <w:color w:val="000000"/>
                <w:sz w:val="18"/>
                <w:szCs w:val="18"/>
                <w:lang w:bidi="he-IL"/>
              </w:rPr>
              <w:t>Dout</w:t>
            </w:r>
            <w:r>
              <w:rPr>
                <w:rFonts w:ascii="Calibri" w:eastAsia="Times New Roman" w:hAnsi="Calibri" w:cs="Calibri"/>
                <w:color w:val="000000"/>
                <w:sz w:val="18"/>
                <w:szCs w:val="18"/>
                <w:lang w:bidi="he-IL"/>
              </w:rPr>
              <w:t>_valid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59B6" w:rsidRPr="00871CEA"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59B6" w:rsidRDefault="002659B6" w:rsidP="002659B6">
            <w:pPr>
              <w:keepNext/>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Output data is valid</w:t>
            </w:r>
          </w:p>
        </w:tc>
      </w:tr>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59B6" w:rsidRPr="00A7420B"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52678B">
              <w:rPr>
                <w:rFonts w:ascii="Calibri" w:eastAsia="Times New Roman" w:hAnsi="Calibri" w:cs="Calibri"/>
                <w:color w:val="000000"/>
                <w:sz w:val="18"/>
                <w:szCs w:val="18"/>
                <w:lang w:bidi="he-IL"/>
              </w:rPr>
              <w:t>afull</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59B6" w:rsidRPr="0052678B" w:rsidRDefault="002659B6" w:rsidP="002659B6">
            <w:pPr>
              <w:keepNext/>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FIFO is almost full</w:t>
            </w:r>
          </w:p>
        </w:tc>
      </w:tr>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59B6" w:rsidRPr="00A7420B" w:rsidRDefault="002659B6" w:rsidP="002659B6">
            <w:pPr>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full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59B6" w:rsidRPr="0052678B" w:rsidRDefault="002659B6" w:rsidP="002659B6">
            <w:pPr>
              <w:keepNext/>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FIFO is full</w:t>
            </w:r>
          </w:p>
        </w:tc>
      </w:tr>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59B6" w:rsidRPr="00A7420B"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52678B">
              <w:rPr>
                <w:rFonts w:ascii="Calibri" w:eastAsia="Times New Roman" w:hAnsi="Calibri" w:cs="Calibri"/>
                <w:color w:val="000000"/>
                <w:sz w:val="18"/>
                <w:szCs w:val="18"/>
                <w:lang w:bidi="he-IL"/>
              </w:rPr>
              <w:t>aempty</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59B6" w:rsidRPr="0052678B" w:rsidRDefault="002659B6" w:rsidP="002659B6">
            <w:pPr>
              <w:keepNext/>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FIFO is almost empty</w:t>
            </w:r>
          </w:p>
        </w:tc>
      </w:tr>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59B6" w:rsidRPr="00A7420B" w:rsidRDefault="002659B6" w:rsidP="002659B6">
            <w:pPr>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empty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59B6" w:rsidRPr="0052678B" w:rsidRDefault="002659B6" w:rsidP="002659B6">
            <w:pPr>
              <w:keepNext/>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FIFO is empty</w:t>
            </w:r>
          </w:p>
        </w:tc>
      </w:tr>
      <w:tr w:rsidR="002659B6" w:rsidRPr="00715E40" w:rsidTr="002659B6">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59B6" w:rsidRPr="00A7420B" w:rsidRDefault="002659B6" w:rsidP="002659B6">
            <w:pPr>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lastRenderedPageBreak/>
              <w:t>used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659B6" w:rsidRPr="003562ED" w:rsidRDefault="002659B6" w:rsidP="002659B6">
            <w:pPr>
              <w:bidi w:val="0"/>
              <w:spacing w:after="0" w:line="240" w:lineRule="auto"/>
              <w:jc w:val="left"/>
              <w:rPr>
                <w:rFonts w:ascii="Calibri" w:eastAsia="Times New Roman" w:hAnsi="Calibri" w:cs="Calibri"/>
                <w:color w:val="000000"/>
                <w:sz w:val="18"/>
                <w:szCs w:val="18"/>
                <w:lang w:bidi="he-IL"/>
              </w:rPr>
            </w:pPr>
            <w:proofErr w:type="spellStart"/>
            <w:r w:rsidRPr="0052678B">
              <w:rPr>
                <w:rFonts w:ascii="Calibri" w:eastAsia="Times New Roman" w:hAnsi="Calibri" w:cs="Calibri"/>
                <w:color w:val="000000"/>
                <w:sz w:val="18"/>
                <w:szCs w:val="18"/>
                <w:lang w:bidi="he-IL"/>
              </w:rPr>
              <w:t>log_depth_g</w:t>
            </w:r>
            <w:proofErr w:type="spellEnd"/>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2659B6" w:rsidRPr="0052678B" w:rsidRDefault="002659B6" w:rsidP="002659B6">
            <w:pPr>
              <w:keepNext/>
              <w:bidi w:val="0"/>
              <w:spacing w:after="0" w:line="240" w:lineRule="auto"/>
              <w:jc w:val="left"/>
              <w:rPr>
                <w:rFonts w:ascii="Calibri" w:eastAsia="Times New Roman" w:hAnsi="Calibri" w:cs="Calibri"/>
                <w:color w:val="000000"/>
                <w:sz w:val="18"/>
                <w:szCs w:val="18"/>
                <w:lang w:bidi="he-IL"/>
              </w:rPr>
            </w:pPr>
            <w:r w:rsidRPr="0052678B">
              <w:rPr>
                <w:rFonts w:ascii="Calibri" w:eastAsia="Times New Roman" w:hAnsi="Calibri" w:cs="Calibri"/>
                <w:color w:val="000000"/>
                <w:sz w:val="18"/>
                <w:szCs w:val="18"/>
                <w:lang w:bidi="he-IL"/>
              </w:rPr>
              <w:t xml:space="preserve">Current number of elements is FIFO. Note the range. In case </w:t>
            </w:r>
            <w:proofErr w:type="spellStart"/>
            <w:r w:rsidRPr="0052678B">
              <w:rPr>
                <w:rFonts w:ascii="Calibri" w:eastAsia="Times New Roman" w:hAnsi="Calibri" w:cs="Calibri"/>
                <w:color w:val="000000"/>
                <w:sz w:val="18"/>
                <w:szCs w:val="18"/>
                <w:lang w:bidi="he-IL"/>
              </w:rPr>
              <w:t>depth_g</w:t>
            </w:r>
            <w:proofErr w:type="spellEnd"/>
            <w:r w:rsidRPr="0052678B">
              <w:rPr>
                <w:rFonts w:ascii="Calibri" w:eastAsia="Times New Roman" w:hAnsi="Calibri" w:cs="Calibri"/>
                <w:color w:val="000000"/>
                <w:sz w:val="18"/>
                <w:szCs w:val="18"/>
                <w:lang w:bidi="he-IL"/>
              </w:rPr>
              <w:t xml:space="preserve"> is 2^x, then the extra bit will be used</w:t>
            </w:r>
          </w:p>
        </w:tc>
      </w:tr>
    </w:tbl>
    <w:p w:rsidR="002659B6" w:rsidRDefault="002659B6" w:rsidP="002659B6">
      <w:pPr>
        <w:pStyle w:val="Caption"/>
        <w:keepNext/>
      </w:pPr>
    </w:p>
    <w:p w:rsidR="002659B6" w:rsidRDefault="002659B6" w:rsidP="002659B6">
      <w:pPr>
        <w:pStyle w:val="Caption"/>
        <w:keepNext/>
        <w:jc w:val="center"/>
      </w:pPr>
      <w:r>
        <w:t xml:space="preserve">Table </w:t>
      </w:r>
      <w:ins w:id="576" w:author="dobstbau" w:date="2011-11-12T22:46:00Z">
        <w:r w:rsidR="00122182">
          <w:fldChar w:fldCharType="begin"/>
        </w:r>
        <w:r w:rsidR="003C51A9">
          <w:instrText xml:space="preserve"> SEQ Table \* ARABIC </w:instrText>
        </w:r>
      </w:ins>
      <w:r w:rsidR="00122182">
        <w:fldChar w:fldCharType="separate"/>
      </w:r>
      <w:ins w:id="577" w:author="dobstbau" w:date="2011-11-12T22:46:00Z">
        <w:r w:rsidR="003C51A9">
          <w:rPr>
            <w:noProof/>
          </w:rPr>
          <w:t>18</w:t>
        </w:r>
        <w:r w:rsidR="00122182">
          <w:fldChar w:fldCharType="end"/>
        </w:r>
      </w:ins>
      <w:del w:id="578"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18</w:delText>
        </w:r>
        <w:r w:rsidR="00122182" w:rsidDel="003C51A9">
          <w:fldChar w:fldCharType="end"/>
        </w:r>
      </w:del>
      <w:r>
        <w:t xml:space="preserve"> - FIFO signals</w:t>
      </w:r>
    </w:p>
    <w:tbl>
      <w:tblPr>
        <w:tblpPr w:leftFromText="180" w:rightFromText="180" w:vertAnchor="text" w:horzAnchor="margin" w:tblpY="280"/>
        <w:tblW w:w="1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Change w:id="579" w:author="kelbaz" w:date="2011-11-13T18:38:00Z">
          <w:tblPr>
            <w:tblpPr w:leftFromText="180" w:rightFromText="180" w:vertAnchor="text" w:horzAnchor="margin" w:tblpY="28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PrChange>
      </w:tblPr>
      <w:tblGrid>
        <w:gridCol w:w="2491"/>
        <w:gridCol w:w="1567"/>
        <w:gridCol w:w="1567"/>
        <w:gridCol w:w="5410"/>
        <w:tblGridChange w:id="580">
          <w:tblGrid>
            <w:gridCol w:w="2491"/>
            <w:gridCol w:w="1567"/>
            <w:gridCol w:w="1567"/>
            <w:gridCol w:w="5410"/>
          </w:tblGrid>
        </w:tblGridChange>
      </w:tblGrid>
      <w:tr w:rsidR="00370F43" w:rsidRPr="00190542" w:rsidTr="00370F43">
        <w:trPr>
          <w:trHeight w:val="201"/>
          <w:tblHeader/>
          <w:trPrChange w:id="581" w:author="kelbaz" w:date="2011-11-13T18:38:00Z">
            <w:trPr>
              <w:trHeight w:val="201"/>
              <w:tblHeader/>
            </w:trPr>
          </w:trPrChange>
        </w:trPr>
        <w:tc>
          <w:tcPr>
            <w:tcW w:w="2491" w:type="dxa"/>
            <w:shd w:val="clear" w:color="auto" w:fill="00B0F0"/>
            <w:tcPrChange w:id="582" w:author="kelbaz" w:date="2011-11-13T18:38:00Z">
              <w:tcPr>
                <w:tcW w:w="2491" w:type="dxa"/>
                <w:shd w:val="clear" w:color="auto" w:fill="00B0F0"/>
              </w:tcPr>
            </w:tcPrChange>
          </w:tcPr>
          <w:p w:rsidR="00370F43" w:rsidRPr="00190542" w:rsidRDefault="00370F43" w:rsidP="002659B6">
            <w:pPr>
              <w:bidi w:val="0"/>
              <w:spacing w:after="0" w:line="240" w:lineRule="auto"/>
            </w:pPr>
            <w:r>
              <w:t>Generic Parameter</w:t>
            </w:r>
          </w:p>
        </w:tc>
        <w:tc>
          <w:tcPr>
            <w:tcW w:w="1567" w:type="dxa"/>
            <w:shd w:val="clear" w:color="auto" w:fill="00B0F0"/>
            <w:tcPrChange w:id="583" w:author="kelbaz" w:date="2011-11-13T18:38:00Z">
              <w:tcPr>
                <w:tcW w:w="1567" w:type="dxa"/>
                <w:shd w:val="clear" w:color="auto" w:fill="00B0F0"/>
              </w:tcPr>
            </w:tcPrChange>
          </w:tcPr>
          <w:p w:rsidR="00370F43" w:rsidRDefault="00370F43" w:rsidP="004A4FF6">
            <w:pPr>
              <w:bidi w:val="0"/>
              <w:spacing w:after="0" w:line="240" w:lineRule="auto"/>
              <w:jc w:val="center"/>
            </w:pPr>
            <w:ins w:id="584" w:author="kelbaz" w:date="2011-11-13T18:38:00Z">
              <w:r>
                <w:t>type</w:t>
              </w:r>
            </w:ins>
          </w:p>
        </w:tc>
        <w:tc>
          <w:tcPr>
            <w:tcW w:w="1567" w:type="dxa"/>
            <w:shd w:val="clear" w:color="auto" w:fill="00B0F0"/>
            <w:tcPrChange w:id="585" w:author="kelbaz" w:date="2011-11-13T18:38:00Z">
              <w:tcPr>
                <w:tcW w:w="1567" w:type="dxa"/>
                <w:shd w:val="clear" w:color="auto" w:fill="00B0F0"/>
              </w:tcPr>
            </w:tcPrChange>
          </w:tcPr>
          <w:p w:rsidR="00370F43" w:rsidRPr="00190542" w:rsidRDefault="00370F43" w:rsidP="002659B6">
            <w:pPr>
              <w:bidi w:val="0"/>
              <w:spacing w:after="0" w:line="240" w:lineRule="auto"/>
              <w:jc w:val="center"/>
            </w:pPr>
            <w:r>
              <w:t>Default Value</w:t>
            </w:r>
          </w:p>
        </w:tc>
        <w:tc>
          <w:tcPr>
            <w:tcW w:w="5410" w:type="dxa"/>
            <w:shd w:val="clear" w:color="auto" w:fill="00B0F0"/>
            <w:tcPrChange w:id="586" w:author="kelbaz" w:date="2011-11-13T18:38:00Z">
              <w:tcPr>
                <w:tcW w:w="5410" w:type="dxa"/>
                <w:shd w:val="clear" w:color="auto" w:fill="00B0F0"/>
              </w:tcPr>
            </w:tcPrChange>
          </w:tcPr>
          <w:p w:rsidR="00370F43" w:rsidRPr="00190542" w:rsidRDefault="00370F43" w:rsidP="002659B6">
            <w:pPr>
              <w:bidi w:val="0"/>
              <w:spacing w:after="0" w:line="240" w:lineRule="auto"/>
            </w:pPr>
            <w:r w:rsidRPr="00190542">
              <w:t>Description</w:t>
            </w:r>
          </w:p>
        </w:tc>
      </w:tr>
      <w:tr w:rsidR="00370F43" w:rsidRPr="00190542" w:rsidTr="00370F43">
        <w:trPr>
          <w:trHeight w:val="193"/>
          <w:trPrChange w:id="587" w:author="kelbaz" w:date="2011-11-13T18:38:00Z">
            <w:trPr>
              <w:trHeight w:val="193"/>
            </w:trPr>
          </w:trPrChange>
        </w:trPr>
        <w:tc>
          <w:tcPr>
            <w:tcW w:w="2491" w:type="dxa"/>
            <w:tcPrChange w:id="588" w:author="kelbaz" w:date="2011-11-13T18:38:00Z">
              <w:tcPr>
                <w:tcW w:w="2491" w:type="dxa"/>
              </w:tcPr>
            </w:tcPrChange>
          </w:tcPr>
          <w:p w:rsidR="00370F43" w:rsidRPr="00190542" w:rsidRDefault="00370F43" w:rsidP="002659B6">
            <w:pPr>
              <w:bidi w:val="0"/>
              <w:spacing w:after="0" w:line="240" w:lineRule="auto"/>
            </w:pPr>
            <w:proofErr w:type="spellStart"/>
            <w:r>
              <w:t>Reset_polartiy_g</w:t>
            </w:r>
            <w:proofErr w:type="spellEnd"/>
          </w:p>
        </w:tc>
        <w:tc>
          <w:tcPr>
            <w:tcW w:w="1567" w:type="dxa"/>
            <w:tcPrChange w:id="589" w:author="kelbaz" w:date="2011-11-13T18:38:00Z">
              <w:tcPr>
                <w:tcW w:w="1567" w:type="dxa"/>
              </w:tcPr>
            </w:tcPrChange>
          </w:tcPr>
          <w:p w:rsidR="00122182" w:rsidRDefault="004A4FF6" w:rsidP="00122182">
            <w:pPr>
              <w:bidi w:val="0"/>
              <w:spacing w:after="0" w:line="240" w:lineRule="auto"/>
              <w:jc w:val="center"/>
              <w:pPrChange w:id="590" w:author="kelbaz" w:date="2011-11-13T18:39:00Z">
                <w:pPr>
                  <w:framePr w:hSpace="180" w:wrap="around" w:vAnchor="text" w:hAnchor="margin" w:y="280"/>
                  <w:bidi w:val="0"/>
                  <w:spacing w:after="0" w:line="240" w:lineRule="auto"/>
                </w:pPr>
              </w:pPrChange>
            </w:pPr>
            <w:proofErr w:type="spellStart"/>
            <w:ins w:id="591" w:author="kelbaz" w:date="2011-11-13T18:39:00Z">
              <w:r>
                <w:t>Std_logic</w:t>
              </w:r>
            </w:ins>
            <w:proofErr w:type="spellEnd"/>
          </w:p>
        </w:tc>
        <w:tc>
          <w:tcPr>
            <w:tcW w:w="1567" w:type="dxa"/>
            <w:tcPrChange w:id="592" w:author="kelbaz" w:date="2011-11-13T18:38:00Z">
              <w:tcPr>
                <w:tcW w:w="1567" w:type="dxa"/>
              </w:tcPr>
            </w:tcPrChange>
          </w:tcPr>
          <w:p w:rsidR="00370F43" w:rsidRPr="00190542" w:rsidRDefault="00370F43" w:rsidP="002659B6">
            <w:pPr>
              <w:bidi w:val="0"/>
              <w:spacing w:after="0" w:line="240" w:lineRule="auto"/>
            </w:pPr>
            <w:r>
              <w:t>'0'</w:t>
            </w:r>
          </w:p>
        </w:tc>
        <w:tc>
          <w:tcPr>
            <w:tcW w:w="5410" w:type="dxa"/>
            <w:tcPrChange w:id="593" w:author="kelbaz" w:date="2011-11-13T18:38:00Z">
              <w:tcPr>
                <w:tcW w:w="5410" w:type="dxa"/>
              </w:tcPr>
            </w:tcPrChange>
          </w:tcPr>
          <w:p w:rsidR="00370F43" w:rsidRPr="00190542" w:rsidRDefault="00370F43" w:rsidP="002659B6">
            <w:pPr>
              <w:bidi w:val="0"/>
              <w:spacing w:after="0" w:line="240" w:lineRule="auto"/>
            </w:pPr>
            <w:r>
              <w:t>Reset active in this polarity</w:t>
            </w:r>
          </w:p>
        </w:tc>
      </w:tr>
      <w:tr w:rsidR="00370F43" w:rsidRPr="00190542" w:rsidTr="00370F43">
        <w:trPr>
          <w:trHeight w:val="403"/>
          <w:trPrChange w:id="594" w:author="kelbaz" w:date="2011-11-13T18:38:00Z">
            <w:trPr>
              <w:trHeight w:val="403"/>
            </w:trPr>
          </w:trPrChange>
        </w:trPr>
        <w:tc>
          <w:tcPr>
            <w:tcW w:w="2491" w:type="dxa"/>
            <w:tcPrChange w:id="595" w:author="kelbaz" w:date="2011-11-13T18:38:00Z">
              <w:tcPr>
                <w:tcW w:w="2491" w:type="dxa"/>
              </w:tcPr>
            </w:tcPrChange>
          </w:tcPr>
          <w:p w:rsidR="00370F43" w:rsidRPr="00190542" w:rsidRDefault="00370F43" w:rsidP="002659B6">
            <w:pPr>
              <w:bidi w:val="0"/>
              <w:spacing w:after="0" w:line="240" w:lineRule="auto"/>
            </w:pPr>
            <w:proofErr w:type="spellStart"/>
            <w:r w:rsidRPr="0072376F">
              <w:t>width_g</w:t>
            </w:r>
            <w:proofErr w:type="spellEnd"/>
          </w:p>
        </w:tc>
        <w:tc>
          <w:tcPr>
            <w:tcW w:w="1567" w:type="dxa"/>
            <w:tcPrChange w:id="596" w:author="kelbaz" w:date="2011-11-13T18:38:00Z">
              <w:tcPr>
                <w:tcW w:w="1567" w:type="dxa"/>
              </w:tcPr>
            </w:tcPrChange>
          </w:tcPr>
          <w:p w:rsidR="00122182" w:rsidRDefault="00370F43" w:rsidP="00122182">
            <w:pPr>
              <w:bidi w:val="0"/>
              <w:spacing w:after="0" w:line="240" w:lineRule="auto"/>
              <w:jc w:val="center"/>
              <w:pPrChange w:id="597" w:author="kelbaz" w:date="2011-11-13T18:39:00Z">
                <w:pPr>
                  <w:framePr w:hSpace="180" w:wrap="around" w:vAnchor="text" w:hAnchor="margin" w:y="280"/>
                  <w:bidi w:val="0"/>
                  <w:spacing w:after="0" w:line="240" w:lineRule="auto"/>
                </w:pPr>
              </w:pPrChange>
            </w:pPr>
            <w:ins w:id="598" w:author="kelbaz" w:date="2011-11-13T18:39:00Z">
              <w:r w:rsidRPr="00370F43">
                <w:t>positive</w:t>
              </w:r>
            </w:ins>
          </w:p>
        </w:tc>
        <w:tc>
          <w:tcPr>
            <w:tcW w:w="1567" w:type="dxa"/>
            <w:tcPrChange w:id="599" w:author="kelbaz" w:date="2011-11-13T18:38:00Z">
              <w:tcPr>
                <w:tcW w:w="1567" w:type="dxa"/>
              </w:tcPr>
            </w:tcPrChange>
          </w:tcPr>
          <w:p w:rsidR="00370F43" w:rsidRPr="00190542" w:rsidRDefault="00370F43" w:rsidP="002659B6">
            <w:pPr>
              <w:bidi w:val="0"/>
              <w:spacing w:after="0" w:line="240" w:lineRule="auto"/>
            </w:pPr>
            <w:r>
              <w:t>8</w:t>
            </w:r>
          </w:p>
        </w:tc>
        <w:tc>
          <w:tcPr>
            <w:tcW w:w="5410" w:type="dxa"/>
            <w:tcPrChange w:id="600" w:author="kelbaz" w:date="2011-11-13T18:38:00Z">
              <w:tcPr>
                <w:tcW w:w="5410" w:type="dxa"/>
              </w:tcPr>
            </w:tcPrChange>
          </w:tcPr>
          <w:p w:rsidR="00370F43" w:rsidRPr="00190542" w:rsidRDefault="00370F43" w:rsidP="002659B6">
            <w:pPr>
              <w:bidi w:val="0"/>
              <w:spacing w:after="0" w:line="240" w:lineRule="auto"/>
            </w:pPr>
            <w:r w:rsidRPr="0072376F">
              <w:t>Width of data</w:t>
            </w:r>
          </w:p>
        </w:tc>
      </w:tr>
      <w:tr w:rsidR="00370F43" w:rsidRPr="00190542" w:rsidTr="00370F43">
        <w:trPr>
          <w:trHeight w:val="193"/>
          <w:trPrChange w:id="601" w:author="kelbaz" w:date="2011-11-13T18:38:00Z">
            <w:trPr>
              <w:trHeight w:val="193"/>
            </w:trPr>
          </w:trPrChange>
        </w:trPr>
        <w:tc>
          <w:tcPr>
            <w:tcW w:w="2491" w:type="dxa"/>
            <w:tcPrChange w:id="602" w:author="kelbaz" w:date="2011-11-13T18:38:00Z">
              <w:tcPr>
                <w:tcW w:w="2491" w:type="dxa"/>
              </w:tcPr>
            </w:tcPrChange>
          </w:tcPr>
          <w:p w:rsidR="00370F43" w:rsidRPr="00190542" w:rsidRDefault="00370F43" w:rsidP="002659B6">
            <w:pPr>
              <w:bidi w:val="0"/>
              <w:spacing w:after="0" w:line="240" w:lineRule="auto"/>
            </w:pPr>
            <w:proofErr w:type="spellStart"/>
            <w:r w:rsidRPr="0072376F">
              <w:t>depth_g</w:t>
            </w:r>
            <w:proofErr w:type="spellEnd"/>
          </w:p>
        </w:tc>
        <w:tc>
          <w:tcPr>
            <w:tcW w:w="1567" w:type="dxa"/>
            <w:tcPrChange w:id="603" w:author="kelbaz" w:date="2011-11-13T18:38:00Z">
              <w:tcPr>
                <w:tcW w:w="1567" w:type="dxa"/>
              </w:tcPr>
            </w:tcPrChange>
          </w:tcPr>
          <w:p w:rsidR="00122182" w:rsidRDefault="004A4FF6" w:rsidP="00122182">
            <w:pPr>
              <w:bidi w:val="0"/>
              <w:spacing w:after="0" w:line="240" w:lineRule="auto"/>
              <w:jc w:val="center"/>
              <w:pPrChange w:id="604" w:author="kelbaz" w:date="2011-11-13T18:39:00Z">
                <w:pPr>
                  <w:framePr w:hSpace="180" w:wrap="around" w:vAnchor="text" w:hAnchor="margin" w:y="280"/>
                  <w:bidi w:val="0"/>
                  <w:spacing w:after="0" w:line="240" w:lineRule="auto"/>
                </w:pPr>
              </w:pPrChange>
            </w:pPr>
            <w:ins w:id="605" w:author="kelbaz" w:date="2011-11-13T18:39:00Z">
              <w:r w:rsidRPr="004A4FF6">
                <w:t>positive</w:t>
              </w:r>
            </w:ins>
          </w:p>
        </w:tc>
        <w:tc>
          <w:tcPr>
            <w:tcW w:w="1567" w:type="dxa"/>
            <w:tcPrChange w:id="606" w:author="kelbaz" w:date="2011-11-13T18:38:00Z">
              <w:tcPr>
                <w:tcW w:w="1567" w:type="dxa"/>
              </w:tcPr>
            </w:tcPrChange>
          </w:tcPr>
          <w:p w:rsidR="00370F43" w:rsidRPr="00190542" w:rsidRDefault="00370F43" w:rsidP="002659B6">
            <w:pPr>
              <w:bidi w:val="0"/>
              <w:spacing w:after="0" w:line="240" w:lineRule="auto"/>
            </w:pPr>
            <w:r>
              <w:t>9</w:t>
            </w:r>
          </w:p>
        </w:tc>
        <w:tc>
          <w:tcPr>
            <w:tcW w:w="5410" w:type="dxa"/>
            <w:tcPrChange w:id="607" w:author="kelbaz" w:date="2011-11-13T18:38:00Z">
              <w:tcPr>
                <w:tcW w:w="5410" w:type="dxa"/>
              </w:tcPr>
            </w:tcPrChange>
          </w:tcPr>
          <w:p w:rsidR="00370F43" w:rsidRPr="00190542" w:rsidRDefault="00370F43" w:rsidP="002659B6">
            <w:pPr>
              <w:bidi w:val="0"/>
              <w:spacing w:after="0" w:line="240" w:lineRule="auto"/>
            </w:pPr>
            <w:r w:rsidRPr="0072376F">
              <w:t>Maximum elements in FIFO</w:t>
            </w:r>
          </w:p>
        </w:tc>
      </w:tr>
      <w:tr w:rsidR="00370F43" w:rsidRPr="00190542" w:rsidTr="00370F43">
        <w:trPr>
          <w:trHeight w:val="201"/>
          <w:trPrChange w:id="608" w:author="kelbaz" w:date="2011-11-13T18:38:00Z">
            <w:trPr>
              <w:trHeight w:val="201"/>
            </w:trPr>
          </w:trPrChange>
        </w:trPr>
        <w:tc>
          <w:tcPr>
            <w:tcW w:w="2491" w:type="dxa"/>
            <w:tcPrChange w:id="609" w:author="kelbaz" w:date="2011-11-13T18:38:00Z">
              <w:tcPr>
                <w:tcW w:w="2491" w:type="dxa"/>
              </w:tcPr>
            </w:tcPrChange>
          </w:tcPr>
          <w:p w:rsidR="00370F43" w:rsidRPr="00190542" w:rsidRDefault="00370F43" w:rsidP="002659B6">
            <w:pPr>
              <w:bidi w:val="0"/>
              <w:spacing w:after="0" w:line="240" w:lineRule="auto"/>
            </w:pPr>
            <w:proofErr w:type="spellStart"/>
            <w:r w:rsidRPr="0072376F">
              <w:t>log_depth_g</w:t>
            </w:r>
            <w:proofErr w:type="spellEnd"/>
          </w:p>
        </w:tc>
        <w:tc>
          <w:tcPr>
            <w:tcW w:w="1567" w:type="dxa"/>
            <w:tcPrChange w:id="610" w:author="kelbaz" w:date="2011-11-13T18:38:00Z">
              <w:tcPr>
                <w:tcW w:w="1567" w:type="dxa"/>
              </w:tcPr>
            </w:tcPrChange>
          </w:tcPr>
          <w:p w:rsidR="00122182" w:rsidRDefault="004A4FF6" w:rsidP="00122182">
            <w:pPr>
              <w:tabs>
                <w:tab w:val="center" w:pos="675"/>
              </w:tabs>
              <w:bidi w:val="0"/>
              <w:spacing w:after="0" w:line="240" w:lineRule="auto"/>
              <w:jc w:val="center"/>
              <w:pPrChange w:id="611" w:author="kelbaz" w:date="2011-11-13T18:39:00Z">
                <w:pPr>
                  <w:framePr w:hSpace="180" w:wrap="around" w:vAnchor="text" w:hAnchor="margin" w:y="280"/>
                  <w:tabs>
                    <w:tab w:val="center" w:pos="675"/>
                  </w:tabs>
                  <w:bidi w:val="0"/>
                  <w:spacing w:after="0" w:line="240" w:lineRule="auto"/>
                </w:pPr>
              </w:pPrChange>
            </w:pPr>
            <w:ins w:id="612" w:author="kelbaz" w:date="2011-11-13T18:39:00Z">
              <w:r>
                <w:t>natural</w:t>
              </w:r>
            </w:ins>
          </w:p>
        </w:tc>
        <w:tc>
          <w:tcPr>
            <w:tcW w:w="1567" w:type="dxa"/>
            <w:tcPrChange w:id="613" w:author="kelbaz" w:date="2011-11-13T18:38:00Z">
              <w:tcPr>
                <w:tcW w:w="1567" w:type="dxa"/>
              </w:tcPr>
            </w:tcPrChange>
          </w:tcPr>
          <w:p w:rsidR="00370F43" w:rsidRPr="00190542" w:rsidRDefault="00370F43" w:rsidP="002659B6">
            <w:pPr>
              <w:tabs>
                <w:tab w:val="center" w:pos="675"/>
              </w:tabs>
              <w:bidi w:val="0"/>
              <w:spacing w:after="0" w:line="240" w:lineRule="auto"/>
            </w:pPr>
            <w:r>
              <w:t>4</w:t>
            </w:r>
          </w:p>
        </w:tc>
        <w:tc>
          <w:tcPr>
            <w:tcW w:w="5410" w:type="dxa"/>
            <w:tcPrChange w:id="614" w:author="kelbaz" w:date="2011-11-13T18:38:00Z">
              <w:tcPr>
                <w:tcW w:w="5410" w:type="dxa"/>
              </w:tcPr>
            </w:tcPrChange>
          </w:tcPr>
          <w:p w:rsidR="00370F43" w:rsidRPr="00666C13" w:rsidRDefault="00370F43" w:rsidP="002659B6">
            <w:pPr>
              <w:bidi w:val="0"/>
              <w:spacing w:after="0" w:line="240" w:lineRule="auto"/>
            </w:pPr>
            <w:r w:rsidRPr="0072376F">
              <w:t xml:space="preserve">Logarithm of </w:t>
            </w:r>
            <w:proofErr w:type="spellStart"/>
            <w:r w:rsidRPr="0072376F">
              <w:t>depth_g</w:t>
            </w:r>
            <w:proofErr w:type="spellEnd"/>
            <w:r w:rsidRPr="0072376F">
              <w:t xml:space="preserve"> (Number of bits to represent </w:t>
            </w:r>
            <w:proofErr w:type="spellStart"/>
            <w:r w:rsidRPr="0072376F">
              <w:t>depth_g</w:t>
            </w:r>
            <w:proofErr w:type="spellEnd"/>
            <w:r w:rsidRPr="0072376F">
              <w:t>. 2^4=16 &gt; 9)</w:t>
            </w:r>
          </w:p>
        </w:tc>
      </w:tr>
      <w:tr w:rsidR="00370F43" w:rsidRPr="00190542" w:rsidTr="00370F43">
        <w:trPr>
          <w:trHeight w:val="345"/>
          <w:trPrChange w:id="615" w:author="kelbaz" w:date="2011-11-13T18:38:00Z">
            <w:trPr>
              <w:trHeight w:val="345"/>
            </w:trPr>
          </w:trPrChange>
        </w:trPr>
        <w:tc>
          <w:tcPr>
            <w:tcW w:w="2491" w:type="dxa"/>
            <w:tcPrChange w:id="616" w:author="kelbaz" w:date="2011-11-13T18:38:00Z">
              <w:tcPr>
                <w:tcW w:w="2491" w:type="dxa"/>
              </w:tcPr>
            </w:tcPrChange>
          </w:tcPr>
          <w:p w:rsidR="00370F43" w:rsidRPr="00190542" w:rsidRDefault="00370F43" w:rsidP="002659B6">
            <w:pPr>
              <w:bidi w:val="0"/>
              <w:spacing w:after="0" w:line="240" w:lineRule="auto"/>
            </w:pPr>
            <w:proofErr w:type="spellStart"/>
            <w:r w:rsidRPr="0072376F">
              <w:t>almost_full_g</w:t>
            </w:r>
            <w:proofErr w:type="spellEnd"/>
          </w:p>
        </w:tc>
        <w:tc>
          <w:tcPr>
            <w:tcW w:w="1567" w:type="dxa"/>
            <w:tcPrChange w:id="617" w:author="kelbaz" w:date="2011-11-13T18:38:00Z">
              <w:tcPr>
                <w:tcW w:w="1567" w:type="dxa"/>
              </w:tcPr>
            </w:tcPrChange>
          </w:tcPr>
          <w:p w:rsidR="00122182" w:rsidRDefault="004A4FF6" w:rsidP="00122182">
            <w:pPr>
              <w:tabs>
                <w:tab w:val="center" w:pos="675"/>
              </w:tabs>
              <w:bidi w:val="0"/>
              <w:jc w:val="center"/>
              <w:pPrChange w:id="618" w:author="kelbaz" w:date="2011-11-13T18:39:00Z">
                <w:pPr>
                  <w:framePr w:hSpace="180" w:wrap="around" w:vAnchor="text" w:hAnchor="margin" w:y="280"/>
                  <w:tabs>
                    <w:tab w:val="center" w:pos="675"/>
                  </w:tabs>
                  <w:bidi w:val="0"/>
                </w:pPr>
              </w:pPrChange>
            </w:pPr>
            <w:ins w:id="619" w:author="kelbaz" w:date="2011-11-13T18:39:00Z">
              <w:r w:rsidRPr="004A4FF6">
                <w:t>positive</w:t>
              </w:r>
            </w:ins>
          </w:p>
        </w:tc>
        <w:tc>
          <w:tcPr>
            <w:tcW w:w="1567" w:type="dxa"/>
            <w:tcPrChange w:id="620" w:author="kelbaz" w:date="2011-11-13T18:38:00Z">
              <w:tcPr>
                <w:tcW w:w="1567" w:type="dxa"/>
              </w:tcPr>
            </w:tcPrChange>
          </w:tcPr>
          <w:p w:rsidR="00370F43" w:rsidRDefault="00370F43" w:rsidP="002659B6">
            <w:pPr>
              <w:tabs>
                <w:tab w:val="center" w:pos="675"/>
              </w:tabs>
              <w:bidi w:val="0"/>
            </w:pPr>
            <w:r>
              <w:t>8</w:t>
            </w:r>
          </w:p>
        </w:tc>
        <w:tc>
          <w:tcPr>
            <w:tcW w:w="5410" w:type="dxa"/>
            <w:tcPrChange w:id="621" w:author="kelbaz" w:date="2011-11-13T18:38:00Z">
              <w:tcPr>
                <w:tcW w:w="5410" w:type="dxa"/>
              </w:tcPr>
            </w:tcPrChange>
          </w:tcPr>
          <w:p w:rsidR="00370F43" w:rsidRPr="006B4FEA" w:rsidRDefault="00370F43" w:rsidP="002659B6">
            <w:pPr>
              <w:keepNext/>
              <w:bidi w:val="0"/>
              <w:spacing w:after="0" w:line="240" w:lineRule="auto"/>
            </w:pPr>
            <w:r w:rsidRPr="0072376F">
              <w:t>Rise almost full flag at this number of elements in FIFO</w:t>
            </w:r>
          </w:p>
        </w:tc>
      </w:tr>
      <w:tr w:rsidR="00370F43" w:rsidRPr="00190542" w:rsidTr="00370F43">
        <w:trPr>
          <w:trHeight w:val="229"/>
          <w:trPrChange w:id="622" w:author="kelbaz" w:date="2011-11-13T18:38:00Z">
            <w:trPr>
              <w:trHeight w:val="229"/>
            </w:trPr>
          </w:trPrChange>
        </w:trPr>
        <w:tc>
          <w:tcPr>
            <w:tcW w:w="2491" w:type="dxa"/>
            <w:tcPrChange w:id="623" w:author="kelbaz" w:date="2011-11-13T18:38:00Z">
              <w:tcPr>
                <w:tcW w:w="2491" w:type="dxa"/>
              </w:tcPr>
            </w:tcPrChange>
          </w:tcPr>
          <w:p w:rsidR="00370F43" w:rsidRDefault="00370F43" w:rsidP="002659B6">
            <w:pPr>
              <w:bidi w:val="0"/>
              <w:spacing w:after="0" w:line="240" w:lineRule="auto"/>
            </w:pPr>
            <w:proofErr w:type="spellStart"/>
            <w:r w:rsidRPr="0072376F">
              <w:t>almost_empty_g</w:t>
            </w:r>
            <w:proofErr w:type="spellEnd"/>
          </w:p>
        </w:tc>
        <w:tc>
          <w:tcPr>
            <w:tcW w:w="1567" w:type="dxa"/>
            <w:tcPrChange w:id="624" w:author="kelbaz" w:date="2011-11-13T18:38:00Z">
              <w:tcPr>
                <w:tcW w:w="1567" w:type="dxa"/>
              </w:tcPr>
            </w:tcPrChange>
          </w:tcPr>
          <w:p w:rsidR="00122182" w:rsidRDefault="004A4FF6" w:rsidP="00122182">
            <w:pPr>
              <w:bidi w:val="0"/>
              <w:jc w:val="center"/>
              <w:pPrChange w:id="625" w:author="kelbaz" w:date="2011-11-13T18:39:00Z">
                <w:pPr>
                  <w:framePr w:hSpace="180" w:wrap="around" w:vAnchor="text" w:hAnchor="margin" w:y="280"/>
                  <w:bidi w:val="0"/>
                </w:pPr>
              </w:pPrChange>
            </w:pPr>
            <w:ins w:id="626" w:author="kelbaz" w:date="2011-11-13T18:39:00Z">
              <w:r w:rsidRPr="004A4FF6">
                <w:t>positive</w:t>
              </w:r>
            </w:ins>
          </w:p>
        </w:tc>
        <w:tc>
          <w:tcPr>
            <w:tcW w:w="1567" w:type="dxa"/>
            <w:tcPrChange w:id="627" w:author="kelbaz" w:date="2011-11-13T18:38:00Z">
              <w:tcPr>
                <w:tcW w:w="1567" w:type="dxa"/>
              </w:tcPr>
            </w:tcPrChange>
          </w:tcPr>
          <w:p w:rsidR="00370F43" w:rsidRDefault="00370F43" w:rsidP="002659B6">
            <w:pPr>
              <w:bidi w:val="0"/>
            </w:pPr>
            <w:r>
              <w:t>1</w:t>
            </w:r>
          </w:p>
        </w:tc>
        <w:tc>
          <w:tcPr>
            <w:tcW w:w="5410" w:type="dxa"/>
            <w:tcPrChange w:id="628" w:author="kelbaz" w:date="2011-11-13T18:38:00Z">
              <w:tcPr>
                <w:tcW w:w="5410" w:type="dxa"/>
              </w:tcPr>
            </w:tcPrChange>
          </w:tcPr>
          <w:p w:rsidR="00370F43" w:rsidRDefault="00370F43" w:rsidP="002659B6">
            <w:pPr>
              <w:keepNext/>
              <w:bidi w:val="0"/>
              <w:spacing w:after="0" w:line="240" w:lineRule="auto"/>
            </w:pPr>
            <w:r w:rsidRPr="0072376F">
              <w:t>Rise almost empty flag at this number of elements in FIFO</w:t>
            </w:r>
          </w:p>
        </w:tc>
      </w:tr>
    </w:tbl>
    <w:p w:rsidR="002659B6" w:rsidRDefault="002659B6" w:rsidP="002659B6">
      <w:pPr>
        <w:bidi w:val="0"/>
      </w:pPr>
    </w:p>
    <w:p w:rsidR="002659B6" w:rsidRDefault="002659B6" w:rsidP="002659B6">
      <w:pPr>
        <w:pStyle w:val="Caption"/>
        <w:keepNext/>
        <w:jc w:val="center"/>
      </w:pPr>
      <w:r>
        <w:t xml:space="preserve">Table </w:t>
      </w:r>
      <w:ins w:id="629" w:author="dobstbau" w:date="2011-11-12T22:46:00Z">
        <w:r w:rsidR="00122182">
          <w:fldChar w:fldCharType="begin"/>
        </w:r>
        <w:r w:rsidR="003C51A9">
          <w:instrText xml:space="preserve"> SEQ Table \* ARABIC </w:instrText>
        </w:r>
      </w:ins>
      <w:r w:rsidR="00122182">
        <w:fldChar w:fldCharType="separate"/>
      </w:r>
      <w:ins w:id="630" w:author="dobstbau" w:date="2011-11-12T22:46:00Z">
        <w:r w:rsidR="003C51A9">
          <w:rPr>
            <w:noProof/>
          </w:rPr>
          <w:t>19</w:t>
        </w:r>
        <w:r w:rsidR="00122182">
          <w:fldChar w:fldCharType="end"/>
        </w:r>
      </w:ins>
      <w:del w:id="631"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19</w:delText>
        </w:r>
        <w:r w:rsidR="00122182" w:rsidDel="003C51A9">
          <w:fldChar w:fldCharType="end"/>
        </w:r>
      </w:del>
      <w:r>
        <w:t xml:space="preserve"> - FIFO</w:t>
      </w:r>
      <w:r w:rsidR="00F96E96">
        <w:rPr>
          <w:noProof/>
        </w:rPr>
        <w:t xml:space="preserve"> G</w:t>
      </w:r>
      <w:r>
        <w:rPr>
          <w:noProof/>
        </w:rPr>
        <w:t>enerics</w:t>
      </w:r>
    </w:p>
    <w:p w:rsidR="002659B6" w:rsidRPr="00D65C7C" w:rsidRDefault="002659B6" w:rsidP="002659B6">
      <w:pPr>
        <w:bidi w:val="0"/>
      </w:pPr>
    </w:p>
    <w:p w:rsidR="00D65C7C" w:rsidRPr="00D65C7C" w:rsidRDefault="00D65C7C" w:rsidP="00D65C7C">
      <w:pPr>
        <w:bidi w:val="0"/>
      </w:pPr>
      <w:r w:rsidRPr="00D65C7C">
        <w:rPr>
          <w:b/>
          <w:bCs/>
        </w:rPr>
        <w:t>UART TX</w:t>
      </w:r>
      <w:r w:rsidRPr="00D65C7C">
        <w:t>:  receiving the data wrapped from the MESSAGE ENCODER and transmits it out to the HOST.</w:t>
      </w:r>
    </w:p>
    <w:p w:rsidR="00D65C7C" w:rsidRDefault="00D65C7C" w:rsidP="00D65C7C">
      <w:pPr>
        <w:bidi w:val="0"/>
      </w:pPr>
      <w:r w:rsidRPr="00D65C7C">
        <w:t>The UART require rate of 115,200 Kbit/sec.</w:t>
      </w:r>
    </w:p>
    <w:tbl>
      <w:tblPr>
        <w:tblW w:w="9400" w:type="dxa"/>
        <w:tblInd w:w="96" w:type="dxa"/>
        <w:tblLook w:val="04A0"/>
      </w:tblPr>
      <w:tblGrid>
        <w:gridCol w:w="1220"/>
        <w:gridCol w:w="960"/>
        <w:gridCol w:w="1880"/>
        <w:gridCol w:w="5340"/>
      </w:tblGrid>
      <w:tr w:rsidR="00E55ECF" w:rsidRPr="00715E40" w:rsidTr="00212CEA">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55ECF" w:rsidRPr="00871CEA" w:rsidRDefault="00E55ECF" w:rsidP="00212CEA">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E55ECF" w:rsidRPr="00871CEA" w:rsidRDefault="00E55ECF" w:rsidP="00212CEA">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type</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E55ECF" w:rsidRPr="00871CEA" w:rsidRDefault="00E55ECF" w:rsidP="00212CEA">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width (bits)</w:t>
            </w:r>
          </w:p>
        </w:tc>
        <w:tc>
          <w:tcPr>
            <w:tcW w:w="5340" w:type="dxa"/>
            <w:tcBorders>
              <w:top w:val="single" w:sz="4" w:space="0" w:color="auto"/>
              <w:left w:val="nil"/>
              <w:bottom w:val="single" w:sz="4" w:space="0" w:color="auto"/>
              <w:right w:val="single" w:sz="4" w:space="0" w:color="auto"/>
            </w:tcBorders>
            <w:shd w:val="clear" w:color="000000" w:fill="FFFF00"/>
            <w:noWrap/>
            <w:vAlign w:val="bottom"/>
            <w:hideMark/>
          </w:tcPr>
          <w:p w:rsidR="00E55ECF" w:rsidRPr="00871CEA" w:rsidRDefault="00E55ECF" w:rsidP="00212CEA">
            <w:pPr>
              <w:bidi w:val="0"/>
              <w:spacing w:after="0" w:line="240" w:lineRule="auto"/>
              <w:jc w:val="center"/>
              <w:rPr>
                <w:rFonts w:ascii="Calibri" w:eastAsia="Times New Roman" w:hAnsi="Calibri" w:cs="Calibri"/>
                <w:b/>
                <w:bCs/>
                <w:color w:val="000000"/>
                <w:sz w:val="18"/>
                <w:szCs w:val="18"/>
                <w:lang w:bidi="he-IL"/>
              </w:rPr>
            </w:pPr>
            <w:r w:rsidRPr="003562ED">
              <w:rPr>
                <w:rFonts w:ascii="Calibri" w:eastAsia="Times New Roman" w:hAnsi="Calibri" w:cs="Calibri"/>
                <w:b/>
                <w:bCs/>
                <w:color w:val="000000"/>
                <w:sz w:val="18"/>
                <w:szCs w:val="18"/>
                <w:lang w:bidi="he-IL"/>
              </w:rPr>
              <w:t>description</w:t>
            </w:r>
          </w:p>
        </w:tc>
      </w:tr>
      <w:tr w:rsidR="00E55ECF" w:rsidRPr="00715E40" w:rsidTr="00212CEA">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proofErr w:type="spellStart"/>
            <w:r w:rsidRPr="003562ED">
              <w:rPr>
                <w:rFonts w:ascii="Calibri" w:eastAsia="Times New Roman" w:hAnsi="Calibri" w:cs="Calibri"/>
                <w:color w:val="000000"/>
                <w:sz w:val="18"/>
                <w:szCs w:val="18"/>
                <w:lang w:bidi="he-IL"/>
              </w:rPr>
              <w:t>clk</w:t>
            </w:r>
            <w:proofErr w:type="spellEnd"/>
            <w:r w:rsidRPr="003562ED">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system clock</w:t>
            </w:r>
          </w:p>
        </w:tc>
      </w:tr>
      <w:tr w:rsidR="00E55ECF" w:rsidRPr="00715E40" w:rsidTr="00212CEA">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reset</w:t>
            </w:r>
          </w:p>
        </w:tc>
        <w:tc>
          <w:tcPr>
            <w:tcW w:w="96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block reset</w:t>
            </w:r>
          </w:p>
        </w:tc>
      </w:tr>
      <w:tr w:rsidR="00E55ECF" w:rsidRPr="00715E40" w:rsidTr="00212CEA">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din</w:t>
            </w:r>
          </w:p>
        </w:tc>
        <w:tc>
          <w:tcPr>
            <w:tcW w:w="96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proofErr w:type="spellStart"/>
            <w:r w:rsidRPr="00E55ECF">
              <w:rPr>
                <w:rFonts w:ascii="Calibri" w:eastAsia="Times New Roman" w:hAnsi="Calibri" w:cs="Calibri"/>
                <w:color w:val="000000"/>
                <w:sz w:val="18"/>
                <w:szCs w:val="18"/>
                <w:lang w:bidi="he-IL"/>
              </w:rPr>
              <w:t>databits_g</w:t>
            </w:r>
            <w:proofErr w:type="spellEnd"/>
          </w:p>
        </w:tc>
        <w:tc>
          <w:tcPr>
            <w:tcW w:w="534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E55ECF">
              <w:rPr>
                <w:rFonts w:ascii="Calibri" w:eastAsia="Times New Roman" w:hAnsi="Calibri" w:cs="Calibri"/>
                <w:color w:val="000000"/>
                <w:sz w:val="18"/>
                <w:szCs w:val="18"/>
                <w:lang w:bidi="he-IL"/>
              </w:rPr>
              <w:t>Parallel data in</w:t>
            </w:r>
          </w:p>
        </w:tc>
      </w:tr>
      <w:tr w:rsidR="00E55ECF" w:rsidRPr="00715E40" w:rsidTr="00212CEA">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proofErr w:type="spellStart"/>
            <w:r w:rsidRPr="00E55ECF">
              <w:rPr>
                <w:rFonts w:ascii="Calibri" w:eastAsia="Times New Roman" w:hAnsi="Calibri" w:cs="Calibri"/>
                <w:color w:val="000000"/>
                <w:sz w:val="18"/>
                <w:szCs w:val="18"/>
                <w:lang w:bidi="he-IL"/>
              </w:rPr>
              <w:t>fifo_din_valid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p>
        </w:tc>
        <w:tc>
          <w:tcPr>
            <w:tcW w:w="534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E55ECF">
              <w:rPr>
                <w:rFonts w:ascii="Calibri" w:eastAsia="Times New Roman" w:hAnsi="Calibri" w:cs="Calibri"/>
                <w:color w:val="000000"/>
                <w:sz w:val="18"/>
                <w:szCs w:val="18"/>
                <w:lang w:bidi="he-IL"/>
              </w:rPr>
              <w:t xml:space="preserve">FIFO Ready to </w:t>
            </w:r>
            <w:proofErr w:type="spellStart"/>
            <w:r w:rsidRPr="00E55ECF">
              <w:rPr>
                <w:rFonts w:ascii="Calibri" w:eastAsia="Times New Roman" w:hAnsi="Calibri" w:cs="Calibri"/>
                <w:color w:val="000000"/>
                <w:sz w:val="18"/>
                <w:szCs w:val="18"/>
                <w:lang w:bidi="he-IL"/>
              </w:rPr>
              <w:t>transmitte</w:t>
            </w:r>
            <w:proofErr w:type="spellEnd"/>
            <w:r w:rsidRPr="00E55ECF">
              <w:rPr>
                <w:rFonts w:ascii="Calibri" w:eastAsia="Times New Roman" w:hAnsi="Calibri" w:cs="Calibri"/>
                <w:color w:val="000000"/>
                <w:sz w:val="18"/>
                <w:szCs w:val="18"/>
                <w:lang w:bidi="he-IL"/>
              </w:rPr>
              <w:t xml:space="preserve"> new data to </w:t>
            </w:r>
            <w:proofErr w:type="spellStart"/>
            <w:r w:rsidRPr="00E55ECF">
              <w:rPr>
                <w:rFonts w:ascii="Calibri" w:eastAsia="Times New Roman" w:hAnsi="Calibri" w:cs="Calibri"/>
                <w:color w:val="000000"/>
                <w:sz w:val="18"/>
                <w:szCs w:val="18"/>
                <w:lang w:bidi="he-IL"/>
              </w:rPr>
              <w:t>tx</w:t>
            </w:r>
            <w:proofErr w:type="spellEnd"/>
          </w:p>
        </w:tc>
      </w:tr>
      <w:tr w:rsidR="00E55ECF" w:rsidRPr="00715E40" w:rsidTr="00212CEA">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proofErr w:type="spellStart"/>
            <w:r w:rsidRPr="00E55ECF">
              <w:rPr>
                <w:rFonts w:ascii="Calibri" w:eastAsia="Times New Roman" w:hAnsi="Calibri" w:cs="Calibri"/>
                <w:color w:val="000000"/>
                <w:sz w:val="18"/>
                <w:szCs w:val="18"/>
                <w:lang w:bidi="he-IL"/>
              </w:rPr>
              <w:t>fifo_empty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Pr>
                <w:rFonts w:ascii="Calibri" w:eastAsia="Times New Roman" w:hAnsi="Calibri" w:cs="Calibri"/>
                <w:color w:val="000000"/>
                <w:sz w:val="18"/>
                <w:szCs w:val="18"/>
                <w:lang w:bidi="he-IL"/>
              </w:rPr>
              <w:t>input</w:t>
            </w:r>
          </w:p>
        </w:tc>
        <w:tc>
          <w:tcPr>
            <w:tcW w:w="188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E55ECF">
              <w:rPr>
                <w:rFonts w:ascii="Calibri" w:eastAsia="Times New Roman" w:hAnsi="Calibri" w:cs="Calibri"/>
                <w:color w:val="000000"/>
                <w:sz w:val="18"/>
                <w:szCs w:val="18"/>
                <w:lang w:bidi="he-IL"/>
              </w:rPr>
              <w:t>FIFO is not empty</w:t>
            </w:r>
          </w:p>
        </w:tc>
      </w:tr>
      <w:tr w:rsidR="00E55ECF" w:rsidRPr="00715E40" w:rsidTr="00E55ECF">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E55ECF" w:rsidRPr="00871CEA" w:rsidRDefault="00A7420B" w:rsidP="00212CEA">
            <w:pPr>
              <w:bidi w:val="0"/>
              <w:spacing w:after="0" w:line="240" w:lineRule="auto"/>
              <w:jc w:val="left"/>
              <w:rPr>
                <w:rFonts w:ascii="Calibri" w:eastAsia="Times New Roman" w:hAnsi="Calibri" w:cs="Calibri"/>
                <w:color w:val="000000"/>
                <w:sz w:val="18"/>
                <w:szCs w:val="18"/>
                <w:lang w:bidi="he-IL"/>
              </w:rPr>
            </w:pPr>
            <w:proofErr w:type="spellStart"/>
            <w:r w:rsidRPr="00A7420B">
              <w:rPr>
                <w:rFonts w:ascii="Calibri" w:eastAsia="Times New Roman" w:hAnsi="Calibri" w:cs="Calibri"/>
                <w:color w:val="000000"/>
                <w:sz w:val="18"/>
                <w:szCs w:val="18"/>
                <w:lang w:bidi="he-IL"/>
              </w:rPr>
              <w:t>fifo_rd_en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nil"/>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nil"/>
              <w:left w:val="nil"/>
              <w:bottom w:val="single" w:sz="4" w:space="0" w:color="auto"/>
              <w:right w:val="single" w:sz="4" w:space="0" w:color="auto"/>
            </w:tcBorders>
            <w:shd w:val="clear" w:color="auto" w:fill="auto"/>
            <w:noWrap/>
            <w:vAlign w:val="bottom"/>
            <w:hideMark/>
          </w:tcPr>
          <w:p w:rsidR="00E55ECF" w:rsidRPr="00871CEA" w:rsidRDefault="00A7420B" w:rsidP="00212CEA">
            <w:pPr>
              <w:bidi w:val="0"/>
              <w:spacing w:after="0" w:line="240" w:lineRule="auto"/>
              <w:jc w:val="left"/>
              <w:rPr>
                <w:rFonts w:ascii="Calibri" w:eastAsia="Times New Roman" w:hAnsi="Calibri" w:cs="Calibri"/>
                <w:color w:val="000000"/>
                <w:sz w:val="18"/>
                <w:szCs w:val="18"/>
                <w:lang w:bidi="he-IL"/>
              </w:rPr>
            </w:pPr>
            <w:r w:rsidRPr="00A7420B">
              <w:rPr>
                <w:rFonts w:ascii="Calibri" w:eastAsia="Times New Roman" w:hAnsi="Calibri" w:cs="Calibri"/>
                <w:color w:val="000000"/>
                <w:sz w:val="18"/>
                <w:szCs w:val="18"/>
                <w:lang w:bidi="he-IL"/>
              </w:rPr>
              <w:t xml:space="preserve">Controls FIFO </w:t>
            </w:r>
            <w:proofErr w:type="spellStart"/>
            <w:r w:rsidRPr="00A7420B">
              <w:rPr>
                <w:rFonts w:ascii="Calibri" w:eastAsia="Times New Roman" w:hAnsi="Calibri" w:cs="Calibri"/>
                <w:color w:val="000000"/>
                <w:sz w:val="18"/>
                <w:szCs w:val="18"/>
                <w:lang w:bidi="he-IL"/>
              </w:rPr>
              <w:t>rd_en</w:t>
            </w:r>
            <w:proofErr w:type="spellEnd"/>
          </w:p>
        </w:tc>
      </w:tr>
      <w:tr w:rsidR="00E55ECF" w:rsidRPr="00715E40" w:rsidTr="00E55ECF">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5ECF" w:rsidRPr="00871CEA" w:rsidRDefault="00A7420B" w:rsidP="00212CEA">
            <w:pPr>
              <w:bidi w:val="0"/>
              <w:spacing w:after="0" w:line="240" w:lineRule="auto"/>
              <w:jc w:val="left"/>
              <w:rPr>
                <w:rFonts w:ascii="Calibri" w:eastAsia="Times New Roman" w:hAnsi="Calibri" w:cs="Calibri"/>
                <w:color w:val="000000"/>
                <w:sz w:val="18"/>
                <w:szCs w:val="18"/>
                <w:lang w:bidi="he-IL"/>
              </w:rPr>
            </w:pPr>
            <w:proofErr w:type="spellStart"/>
            <w:r w:rsidRPr="00A7420B">
              <w:rPr>
                <w:rFonts w:ascii="Calibri" w:eastAsia="Times New Roman" w:hAnsi="Calibri" w:cs="Calibri"/>
                <w:color w:val="000000"/>
                <w:sz w:val="18"/>
                <w:szCs w:val="18"/>
                <w:lang w:bidi="he-IL"/>
              </w:rPr>
              <w:t>dout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output</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55ECF" w:rsidRPr="00871CEA" w:rsidRDefault="00E55ECF" w:rsidP="00212CEA">
            <w:pPr>
              <w:bidi w:val="0"/>
              <w:spacing w:after="0" w:line="240" w:lineRule="auto"/>
              <w:jc w:val="left"/>
              <w:rPr>
                <w:rFonts w:ascii="Calibri" w:eastAsia="Times New Roman" w:hAnsi="Calibri" w:cs="Calibri"/>
                <w:color w:val="000000"/>
                <w:sz w:val="18"/>
                <w:szCs w:val="18"/>
                <w:lang w:bidi="he-IL"/>
              </w:rPr>
            </w:pPr>
            <w:r w:rsidRPr="003562ED">
              <w:rPr>
                <w:rFonts w:ascii="Calibri" w:eastAsia="Times New Roman" w:hAnsi="Calibri" w:cs="Calibri"/>
                <w:color w:val="000000"/>
                <w:sz w:val="18"/>
                <w:szCs w:val="18"/>
                <w:lang w:bidi="he-IL"/>
              </w:rPr>
              <w:t>1</w:t>
            </w:r>
          </w:p>
        </w:tc>
        <w:tc>
          <w:tcPr>
            <w:tcW w:w="5340" w:type="dxa"/>
            <w:tcBorders>
              <w:top w:val="single" w:sz="4" w:space="0" w:color="auto"/>
              <w:left w:val="nil"/>
              <w:bottom w:val="single" w:sz="4" w:space="0" w:color="auto"/>
              <w:right w:val="single" w:sz="4" w:space="0" w:color="auto"/>
            </w:tcBorders>
            <w:shd w:val="clear" w:color="auto" w:fill="auto"/>
            <w:noWrap/>
            <w:vAlign w:val="bottom"/>
            <w:hideMark/>
          </w:tcPr>
          <w:p w:rsidR="00E55ECF" w:rsidRDefault="00A7420B" w:rsidP="002659B6">
            <w:pPr>
              <w:keepNext/>
              <w:bidi w:val="0"/>
              <w:spacing w:after="0" w:line="240" w:lineRule="auto"/>
              <w:jc w:val="left"/>
              <w:rPr>
                <w:rFonts w:ascii="Calibri" w:eastAsia="Times New Roman" w:hAnsi="Calibri" w:cs="Calibri"/>
                <w:color w:val="000000"/>
                <w:sz w:val="18"/>
                <w:szCs w:val="18"/>
                <w:lang w:bidi="he-IL"/>
              </w:rPr>
            </w:pPr>
            <w:r w:rsidRPr="00A7420B">
              <w:rPr>
                <w:rFonts w:ascii="Calibri" w:eastAsia="Times New Roman" w:hAnsi="Calibri" w:cs="Calibri"/>
                <w:color w:val="000000"/>
                <w:sz w:val="18"/>
                <w:szCs w:val="18"/>
                <w:lang w:bidi="he-IL"/>
              </w:rPr>
              <w:t>Serial data out</w:t>
            </w:r>
          </w:p>
        </w:tc>
      </w:tr>
    </w:tbl>
    <w:p w:rsidR="00E55ECF" w:rsidRPr="00D65C7C" w:rsidRDefault="002659B6" w:rsidP="002659B6">
      <w:pPr>
        <w:pStyle w:val="Caption"/>
        <w:jc w:val="center"/>
      </w:pPr>
      <w:r>
        <w:t xml:space="preserve">Table </w:t>
      </w:r>
      <w:ins w:id="632" w:author="dobstbau" w:date="2011-11-12T22:46:00Z">
        <w:r w:rsidR="00122182">
          <w:fldChar w:fldCharType="begin"/>
        </w:r>
        <w:r w:rsidR="003C51A9">
          <w:instrText xml:space="preserve"> SEQ Table \* ARABIC </w:instrText>
        </w:r>
      </w:ins>
      <w:r w:rsidR="00122182">
        <w:fldChar w:fldCharType="separate"/>
      </w:r>
      <w:ins w:id="633" w:author="dobstbau" w:date="2011-11-12T22:46:00Z">
        <w:r w:rsidR="003C51A9">
          <w:rPr>
            <w:noProof/>
          </w:rPr>
          <w:t>20</w:t>
        </w:r>
        <w:r w:rsidR="00122182">
          <w:fldChar w:fldCharType="end"/>
        </w:r>
      </w:ins>
      <w:del w:id="634"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20</w:delText>
        </w:r>
        <w:r w:rsidR="00122182" w:rsidDel="003C51A9">
          <w:fldChar w:fldCharType="end"/>
        </w:r>
      </w:del>
      <w:r>
        <w:rPr>
          <w:noProof/>
        </w:rPr>
        <w:t xml:space="preserve"> - UART_TX signals</w:t>
      </w:r>
    </w:p>
    <w:p w:rsidR="00E55ECF" w:rsidRDefault="00E55ECF" w:rsidP="00D65C7C">
      <w:pPr>
        <w:bidi w:val="0"/>
      </w:pPr>
      <w:r>
        <w:t>See generics list at the RX Path.</w:t>
      </w:r>
    </w:p>
    <w:p w:rsidR="006C1A55" w:rsidRDefault="006C1A55" w:rsidP="006C1A55">
      <w:pPr>
        <w:bidi w:val="0"/>
        <w:spacing w:after="0"/>
      </w:pPr>
      <w:r>
        <w:rPr>
          <w:b/>
          <w:bCs/>
        </w:rPr>
        <w:t xml:space="preserve">Wishbone Master - </w:t>
      </w:r>
      <w:r>
        <w:t xml:space="preserve">see </w:t>
      </w:r>
      <w:r w:rsidR="006A2BF5" w:rsidRPr="006A2BF5">
        <w:rPr>
          <w:u w:val="single"/>
        </w:rPr>
        <w:t>wishbone units</w:t>
      </w:r>
      <w:r>
        <w:rPr>
          <w:u w:val="single"/>
        </w:rPr>
        <w:t>.</w:t>
      </w:r>
    </w:p>
    <w:p w:rsidR="008945DB" w:rsidRDefault="008945DB">
      <w:pPr>
        <w:bidi w:val="0"/>
        <w:spacing w:after="0"/>
      </w:pPr>
    </w:p>
    <w:p w:rsidR="006C1A55" w:rsidRDefault="006C1A55" w:rsidP="006C1A55">
      <w:pPr>
        <w:bidi w:val="0"/>
        <w:spacing w:after="0"/>
      </w:pPr>
      <w:r>
        <w:rPr>
          <w:b/>
          <w:bCs/>
        </w:rPr>
        <w:t xml:space="preserve">Wishbone Slave - </w:t>
      </w:r>
      <w:r>
        <w:t xml:space="preserve">see </w:t>
      </w:r>
      <w:r w:rsidRPr="00A95A31">
        <w:rPr>
          <w:u w:val="single"/>
        </w:rPr>
        <w:t>wishbone units</w:t>
      </w:r>
      <w:r>
        <w:rPr>
          <w:u w:val="single"/>
        </w:rPr>
        <w:t>.</w:t>
      </w:r>
    </w:p>
    <w:p w:rsidR="00D65C7C" w:rsidRPr="00D65C7C" w:rsidRDefault="00D65C7C" w:rsidP="00D65C7C">
      <w:pPr>
        <w:bidi w:val="0"/>
        <w:rPr>
          <w:rFonts w:cstheme="minorHAnsi"/>
        </w:rPr>
      </w:pPr>
    </w:p>
    <w:p w:rsidR="00595735" w:rsidRPr="00DE00BF" w:rsidRDefault="00595735" w:rsidP="00424C43">
      <w:pPr>
        <w:pStyle w:val="Heading2"/>
        <w:bidi w:val="0"/>
        <w:rPr>
          <w:rStyle w:val="IntenseEmphasis"/>
        </w:rPr>
      </w:pPr>
      <w:bookmarkStart w:id="635" w:name="_Toc308900962"/>
      <w:r w:rsidRPr="00DE00BF">
        <w:rPr>
          <w:rStyle w:val="IntenseEmphasis"/>
        </w:rPr>
        <w:t xml:space="preserve">Config Control </w:t>
      </w:r>
      <w:commentRangeStart w:id="636"/>
      <w:r w:rsidRPr="00DE00BF">
        <w:rPr>
          <w:rStyle w:val="IntenseEmphasis"/>
        </w:rPr>
        <w:t>Block</w:t>
      </w:r>
      <w:commentRangeEnd w:id="636"/>
      <w:r w:rsidR="00523C57">
        <w:rPr>
          <w:rStyle w:val="CommentReference"/>
          <w:smallCaps w:val="0"/>
          <w:spacing w:val="0"/>
          <w:rtl/>
        </w:rPr>
        <w:commentReference w:id="636"/>
      </w:r>
      <w:bookmarkEnd w:id="635"/>
    </w:p>
    <w:p w:rsidR="008173CD" w:rsidRPr="005F3D2E" w:rsidRDefault="008173CD" w:rsidP="008173CD">
      <w:pPr>
        <w:bidi w:val="0"/>
        <w:rPr>
          <w:rStyle w:val="Emphasis"/>
        </w:rPr>
      </w:pPr>
      <w:r w:rsidRPr="005F3D2E">
        <w:rPr>
          <w:rStyle w:val="Emphasis"/>
        </w:rPr>
        <w:t>General Description</w:t>
      </w:r>
    </w:p>
    <w:p w:rsidR="00CC6CC3" w:rsidRDefault="00CC6CC3" w:rsidP="00CC6CC3">
      <w:pPr>
        <w:pStyle w:val="ListParagraph"/>
        <w:numPr>
          <w:ilvl w:val="0"/>
          <w:numId w:val="12"/>
        </w:numPr>
        <w:bidi w:val="0"/>
      </w:pPr>
      <w:r>
        <w:t>The Config Control Block (CCB) has a wishbone master interface (WBM 3)</w:t>
      </w:r>
      <w:r w:rsidR="00862FF3">
        <w:t>.</w:t>
      </w:r>
    </w:p>
    <w:p w:rsidR="00CC6CC3" w:rsidRDefault="00CC6CC3" w:rsidP="00CC6CC3">
      <w:pPr>
        <w:pStyle w:val="ListParagraph"/>
        <w:numPr>
          <w:ilvl w:val="0"/>
          <w:numId w:val="12"/>
        </w:numPr>
        <w:bidi w:val="0"/>
      </w:pPr>
      <w:r>
        <w:t xml:space="preserve">When power is turned on the CCB would initiate a transaction to Flash control (WBS 6), causing the data stored in the Flash to be transferred by the </w:t>
      </w:r>
      <w:r w:rsidR="00862FF3">
        <w:t xml:space="preserve">wishbone </w:t>
      </w:r>
      <w:r>
        <w:t>Bus to the CCB.</w:t>
      </w:r>
    </w:p>
    <w:p w:rsidR="00CC6CC3" w:rsidRDefault="00CC6CC3" w:rsidP="00EB1678">
      <w:pPr>
        <w:pStyle w:val="ListParagraph"/>
        <w:numPr>
          <w:ilvl w:val="0"/>
          <w:numId w:val="12"/>
        </w:numPr>
        <w:bidi w:val="0"/>
      </w:pPr>
      <w:r>
        <w:t>The data from the Flash would be stored in an internal RAM in the CCB, before it is transferred to the clients.</w:t>
      </w:r>
      <w:r w:rsidR="00F103BD">
        <w:t xml:space="preserve"> RAM size is 256 rows x 8 bits.</w:t>
      </w:r>
    </w:p>
    <w:p w:rsidR="001C59C8" w:rsidRDefault="00FE42F5" w:rsidP="00CC6CC3">
      <w:pPr>
        <w:pStyle w:val="ListParagraph"/>
        <w:numPr>
          <w:ilvl w:val="0"/>
          <w:numId w:val="12"/>
        </w:numPr>
        <w:bidi w:val="0"/>
      </w:pPr>
      <w:r>
        <w:lastRenderedPageBreak/>
        <w:t>When all the data from Flash is stored in the RAM, it will be sent to the clients. The data transfer would include the following fields:</w:t>
      </w:r>
    </w:p>
    <w:p w:rsidR="00FE42F5" w:rsidRDefault="00FE42F5" w:rsidP="00FE42F5">
      <w:pPr>
        <w:pStyle w:val="ListParagraph"/>
        <w:numPr>
          <w:ilvl w:val="0"/>
          <w:numId w:val="6"/>
        </w:numPr>
        <w:bidi w:val="0"/>
      </w:pPr>
      <w:r>
        <w:t>Type – which client is being accessed</w:t>
      </w:r>
      <w:r w:rsidR="00F103BD">
        <w:t xml:space="preserve"> – 1byte</w:t>
      </w:r>
    </w:p>
    <w:p w:rsidR="00FE42F5" w:rsidRDefault="00FE42F5" w:rsidP="00FE42F5">
      <w:pPr>
        <w:pStyle w:val="ListParagraph"/>
        <w:numPr>
          <w:ilvl w:val="0"/>
          <w:numId w:val="6"/>
        </w:numPr>
        <w:bidi w:val="0"/>
      </w:pPr>
      <w:r>
        <w:t>Len – length of data in bytes</w:t>
      </w:r>
      <w:r w:rsidR="00F103BD">
        <w:t xml:space="preserve"> – 2 bytes</w:t>
      </w:r>
    </w:p>
    <w:p w:rsidR="00FE42F5" w:rsidRDefault="00FE42F5" w:rsidP="00FE42F5">
      <w:pPr>
        <w:pStyle w:val="ListParagraph"/>
        <w:numPr>
          <w:ilvl w:val="0"/>
          <w:numId w:val="6"/>
        </w:numPr>
        <w:bidi w:val="0"/>
      </w:pPr>
      <w:r>
        <w:t>Add – address of registers in clients</w:t>
      </w:r>
      <w:r w:rsidR="00F103BD">
        <w:t xml:space="preserve"> – 1 byte</w:t>
      </w:r>
    </w:p>
    <w:p w:rsidR="00FE42F5" w:rsidRDefault="00FE42F5" w:rsidP="00FE42F5">
      <w:pPr>
        <w:pStyle w:val="ListParagraph"/>
        <w:numPr>
          <w:ilvl w:val="0"/>
          <w:numId w:val="6"/>
        </w:numPr>
        <w:bidi w:val="0"/>
      </w:pPr>
      <w:r>
        <w:t>Data – the data being transferred</w:t>
      </w:r>
      <w:r w:rsidR="00F103BD">
        <w:t xml:space="preserve"> – [</w:t>
      </w:r>
      <w:proofErr w:type="spellStart"/>
      <w:r w:rsidR="00F103BD">
        <w:t>len</w:t>
      </w:r>
      <w:proofErr w:type="spellEnd"/>
      <w:r w:rsidR="00F103BD">
        <w:t>] x bytes</w:t>
      </w:r>
    </w:p>
    <w:p w:rsidR="00F103BD" w:rsidRDefault="00F103BD" w:rsidP="00F4483D">
      <w:pPr>
        <w:pStyle w:val="ListParagraph"/>
        <w:numPr>
          <w:ilvl w:val="0"/>
          <w:numId w:val="6"/>
        </w:numPr>
        <w:bidi w:val="0"/>
      </w:pPr>
      <w:r>
        <w:t xml:space="preserve">EOD – end of data “11110000” </w:t>
      </w:r>
      <w:proofErr w:type="gramStart"/>
      <w:r>
        <w:t xml:space="preserve">- </w:t>
      </w:r>
      <w:r w:rsidR="00EF6F32">
        <w:t xml:space="preserve"> this</w:t>
      </w:r>
      <w:proofErr w:type="gramEnd"/>
      <w:r w:rsidR="00EF6F32">
        <w:t xml:space="preserve"> data counts as a Type. When the CCB reads this Type </w:t>
      </w:r>
      <w:r>
        <w:t>data transfer stops</w:t>
      </w:r>
      <w:r w:rsidR="004C7C24">
        <w:t>– 1 byte</w:t>
      </w:r>
    </w:p>
    <w:p w:rsidR="007E202F" w:rsidRDefault="00D70992" w:rsidP="004B5F72">
      <w:pPr>
        <w:pStyle w:val="ListParagraph"/>
        <w:numPr>
          <w:ilvl w:val="0"/>
          <w:numId w:val="12"/>
        </w:numPr>
        <w:bidi w:val="0"/>
        <w:rPr>
          <w:sz w:val="28"/>
          <w:szCs w:val="28"/>
        </w:rPr>
      </w:pPr>
      <w:r>
        <w:rPr>
          <w:rStyle w:val="CommentReference"/>
          <w:rtl/>
        </w:rPr>
        <w:commentReference w:id="637"/>
      </w:r>
      <w:r w:rsidR="006B524B">
        <w:rPr>
          <w:rStyle w:val="CommentReference"/>
        </w:rPr>
        <w:commentReference w:id="638"/>
      </w:r>
      <w:r w:rsidR="00F26180" w:rsidRPr="004C7C24">
        <w:t xml:space="preserve">An option to disable CCB data transfer by user would be implemented by </w:t>
      </w:r>
      <w:proofErr w:type="spellStart"/>
      <w:r w:rsidR="007D3E65" w:rsidRPr="007D3E65">
        <w:rPr>
          <w:lang w:bidi="he-IL"/>
        </w:rPr>
        <w:t>CCB_</w:t>
      </w:r>
      <w:r w:rsidR="004B5F72" w:rsidRPr="007D3E65">
        <w:rPr>
          <w:lang w:bidi="he-IL"/>
        </w:rPr>
        <w:t>disabl</w:t>
      </w:r>
      <w:r w:rsidR="004B5F72">
        <w:rPr>
          <w:lang w:bidi="he-IL"/>
        </w:rPr>
        <w:t>e</w:t>
      </w:r>
      <w:proofErr w:type="spellEnd"/>
      <w:r w:rsidR="004B5F72" w:rsidRPr="007D3E65">
        <w:t xml:space="preserve"> </w:t>
      </w:r>
      <w:r w:rsidR="007D3E65" w:rsidRPr="007D3E65">
        <w:t>signal</w:t>
      </w:r>
      <w:r w:rsidR="00F26180" w:rsidRPr="004C7C24">
        <w:t xml:space="preserve"> connected to the </w:t>
      </w:r>
      <w:r w:rsidR="00F26180" w:rsidRPr="004C7C24">
        <w:rPr>
          <w:b/>
          <w:bCs/>
        </w:rPr>
        <w:t>Filter</w:t>
      </w:r>
      <w:r w:rsidR="00F26180" w:rsidRPr="004C7C24">
        <w:t xml:space="preserve"> unit.</w:t>
      </w:r>
      <w:r w:rsidR="007D3E65" w:rsidRPr="007D3E65">
        <w:rPr>
          <w:sz w:val="28"/>
          <w:szCs w:val="28"/>
        </w:rPr>
        <w:t xml:space="preserve"> </w:t>
      </w:r>
    </w:p>
    <w:p w:rsidR="00F4483D" w:rsidRPr="00F4483D" w:rsidRDefault="00EB1821" w:rsidP="006B524B">
      <w:pPr>
        <w:pStyle w:val="ListParagraph"/>
        <w:numPr>
          <w:ilvl w:val="0"/>
          <w:numId w:val="12"/>
        </w:numPr>
        <w:bidi w:val="0"/>
      </w:pPr>
      <w:r w:rsidRPr="00EB1821">
        <w:t>Data pack structure stored in</w:t>
      </w:r>
      <w:ins w:id="639" w:author="dobstbau" w:date="2011-11-14T09:06:00Z">
        <w:r w:rsidR="006B524B">
          <w:t xml:space="preserve"> the</w:t>
        </w:r>
      </w:ins>
      <w:r w:rsidRPr="00EB1821">
        <w:t xml:space="preserve"> CCB</w:t>
      </w:r>
      <w:ins w:id="640" w:author="dobstbau" w:date="2011-11-14T09:06:00Z">
        <w:r w:rsidR="006B524B">
          <w:t xml:space="preserve"> RAM</w:t>
        </w:r>
      </w:ins>
      <w:r w:rsidRPr="00EB1821">
        <w:t xml:space="preserve"> has the following format:</w:t>
      </w:r>
    </w:p>
    <w:p w:rsidR="006B524B" w:rsidRDefault="006B524B">
      <w:pPr>
        <w:pStyle w:val="ListParagraph"/>
        <w:bidi w:val="0"/>
        <w:rPr>
          <w:ins w:id="641" w:author="dobstbau" w:date="2011-11-14T09:05:00Z"/>
          <w:sz w:val="28"/>
          <w:szCs w:val="28"/>
        </w:rPr>
      </w:pPr>
      <w:ins w:id="642" w:author="dobstbau" w:date="2011-11-14T09:05:00Z">
        <w:r>
          <w:rPr>
            <w:sz w:val="28"/>
            <w:szCs w:val="28"/>
          </w:rPr>
          <w:t xml:space="preserve">                             </w:t>
        </w:r>
      </w:ins>
    </w:p>
    <w:p w:rsidR="009332F4" w:rsidRDefault="006B524B" w:rsidP="006B524B">
      <w:pPr>
        <w:pStyle w:val="ListParagraph"/>
        <w:bidi w:val="0"/>
        <w:rPr>
          <w:sz w:val="28"/>
          <w:szCs w:val="28"/>
        </w:rPr>
      </w:pPr>
      <w:ins w:id="643" w:author="dobstbau" w:date="2011-11-14T09:05:00Z">
        <w:r>
          <w:rPr>
            <w:sz w:val="28"/>
            <w:szCs w:val="28"/>
          </w:rPr>
          <w:t xml:space="preserve">                                                 </w:t>
        </w:r>
        <w:r w:rsidR="00BA67DA">
          <w:rPr>
            <w:noProof/>
            <w:lang w:bidi="he-IL"/>
          </w:rPr>
          <w:drawing>
            <wp:inline distT="0" distB="0" distL="0" distR="0">
              <wp:extent cx="403225" cy="202692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03225" cy="2026920"/>
                      </a:xfrm>
                      <a:prstGeom prst="rect">
                        <a:avLst/>
                      </a:prstGeom>
                      <a:noFill/>
                      <a:ln w="9525">
                        <a:noFill/>
                        <a:miter lim="800000"/>
                        <a:headEnd/>
                        <a:tailEnd/>
                      </a:ln>
                    </pic:spPr>
                  </pic:pic>
                </a:graphicData>
              </a:graphic>
            </wp:inline>
          </w:drawing>
        </w:r>
      </w:ins>
    </w:p>
    <w:p w:rsidR="00F4483D" w:rsidRDefault="00122182" w:rsidP="00DE00BF">
      <w:pPr>
        <w:pStyle w:val="Heading2"/>
        <w:bidi w:val="0"/>
        <w:rPr>
          <w:rStyle w:val="IntenseEmphasis"/>
        </w:rPr>
      </w:pPr>
      <w:r w:rsidRPr="00122182">
        <w:rPr>
          <w:noProof/>
        </w:rPr>
        <w:pict>
          <v:shapetype id="_x0000_t202" coordsize="21600,21600" o:spt="202" path="m,l,21600r21600,l21600,xe">
            <v:stroke joinstyle="miter"/>
            <v:path gradientshapeok="t" o:connecttype="rect"/>
          </v:shapetype>
          <v:shape id="_x0000_s1026" type="#_x0000_t202" style="position:absolute;margin-left:127pt;margin-top:.65pt;width:168.5pt;height:22.15pt;z-index:251661312" wrapcoords="-225 0 -225 20925 21600 20925 21600 0 -225 0" stroked="f">
            <v:textbox style="mso-next-textbox:#_x0000_s1026;mso-fit-shape-to-text:t" inset="0,0,0,0">
              <w:txbxContent>
                <w:p w:rsidR="00B460BC" w:rsidRDefault="00B460BC">
                  <w:pPr>
                    <w:pStyle w:val="Caption"/>
                    <w:rPr>
                      <w:noProof/>
                    </w:rPr>
                  </w:pPr>
                  <w:bookmarkStart w:id="644" w:name="_Toc308632029"/>
                  <w:proofErr w:type="gramStart"/>
                  <w:r>
                    <w:t>Figure</w:t>
                  </w:r>
                  <w:r>
                    <w:rPr>
                      <w:rtl/>
                      <w:lang w:bidi="he-IL"/>
                    </w:rPr>
                    <w:t xml:space="preserve"> </w:t>
                  </w:r>
                  <w:r w:rsidR="00122182">
                    <w:rPr>
                      <w:rtl/>
                      <w:lang w:bidi="he-IL"/>
                    </w:rPr>
                    <w:fldChar w:fldCharType="begin"/>
                  </w:r>
                  <w:r>
                    <w:rPr>
                      <w:rtl/>
                      <w:lang w:bidi="he-IL"/>
                    </w:rPr>
                    <w:instrText xml:space="preserve"> </w:instrText>
                  </w:r>
                  <w:r>
                    <w:rPr>
                      <w:lang w:bidi="he-IL"/>
                    </w:rPr>
                    <w:instrText>SEQ</w:instrText>
                  </w:r>
                  <w:r>
                    <w:rPr>
                      <w:rtl/>
                      <w:lang w:bidi="he-IL"/>
                    </w:rPr>
                    <w:instrText xml:space="preserve"> </w:instrText>
                  </w:r>
                  <w:r>
                    <w:rPr>
                      <w:lang w:bidi="he-IL"/>
                    </w:rPr>
                    <w:instrText>Figure \* ARABIC</w:instrText>
                  </w:r>
                  <w:r>
                    <w:rPr>
                      <w:rtl/>
                      <w:lang w:bidi="he-IL"/>
                    </w:rPr>
                    <w:instrText xml:space="preserve"> </w:instrText>
                  </w:r>
                  <w:r w:rsidR="00122182">
                    <w:rPr>
                      <w:rtl/>
                      <w:lang w:bidi="he-IL"/>
                    </w:rPr>
                    <w:fldChar w:fldCharType="separate"/>
                  </w:r>
                  <w:r>
                    <w:rPr>
                      <w:noProof/>
                      <w:rtl/>
                      <w:lang w:bidi="he-IL"/>
                    </w:rPr>
                    <w:t>6</w:t>
                  </w:r>
                  <w:r w:rsidR="00122182">
                    <w:rPr>
                      <w:rtl/>
                      <w:lang w:bidi="he-IL"/>
                    </w:rPr>
                    <w:fldChar w:fldCharType="end"/>
                  </w:r>
                  <w:r>
                    <w:t xml:space="preserve"> </w:t>
                  </w:r>
                  <w:del w:id="645" w:author="dobstbau" w:date="2011-11-14T09:05:00Z">
                    <w:r w:rsidDel="006B524B">
                      <w:delText>-</w:delText>
                    </w:r>
                  </w:del>
                  <w:ins w:id="646" w:author="dobstbau" w:date="2011-11-14T09:05:00Z">
                    <w:r>
                      <w:t>–</w:t>
                    </w:r>
                  </w:ins>
                  <w:r>
                    <w:t xml:space="preserve"> </w:t>
                  </w:r>
                  <w:ins w:id="647" w:author="dobstbau" w:date="2011-11-14T09:05:00Z">
                    <w:r>
                      <w:t>Pack stored in CCB RAM</w:t>
                    </w:r>
                  </w:ins>
                  <w:proofErr w:type="gramEnd"/>
                  <w:del w:id="648" w:author="dobstbau" w:date="2011-11-14T09:05:00Z">
                    <w:r w:rsidDel="006B524B">
                      <w:delText>message pack structure</w:delText>
                    </w:r>
                  </w:del>
                  <w:bookmarkEnd w:id="644"/>
                </w:p>
              </w:txbxContent>
            </v:textbox>
            <w10:wrap type="tight"/>
          </v:shape>
        </w:pict>
      </w:r>
    </w:p>
    <w:p w:rsidR="00F4483D" w:rsidRDefault="00F4483D" w:rsidP="00F4483D">
      <w:pPr>
        <w:pStyle w:val="Heading2"/>
        <w:bidi w:val="0"/>
        <w:rPr>
          <w:rStyle w:val="IntenseEmphasis"/>
        </w:rPr>
      </w:pPr>
    </w:p>
    <w:p w:rsidR="00F4483D" w:rsidRDefault="00F4483D" w:rsidP="00F4483D">
      <w:pPr>
        <w:pStyle w:val="Heading2"/>
        <w:bidi w:val="0"/>
        <w:rPr>
          <w:rStyle w:val="IntenseEmphasis"/>
        </w:rPr>
      </w:pPr>
    </w:p>
    <w:p w:rsidR="007153CE" w:rsidRDefault="007153CE">
      <w:pPr>
        <w:pStyle w:val="Heading2"/>
        <w:bidi w:val="0"/>
        <w:rPr>
          <w:rStyle w:val="IntenseEmphasis"/>
          <w:smallCaps w:val="0"/>
          <w:sz w:val="20"/>
          <w:szCs w:val="20"/>
        </w:rPr>
      </w:pPr>
    </w:p>
    <w:p w:rsidR="007153CE" w:rsidRDefault="007153CE">
      <w:pPr>
        <w:pStyle w:val="Heading2"/>
        <w:bidi w:val="0"/>
        <w:rPr>
          <w:rStyle w:val="IntenseEmphasis"/>
        </w:rPr>
      </w:pPr>
    </w:p>
    <w:p w:rsidR="007153CE" w:rsidRDefault="00595735">
      <w:pPr>
        <w:pStyle w:val="Heading2"/>
        <w:bidi w:val="0"/>
        <w:rPr>
          <w:rStyle w:val="IntenseEmphasis"/>
        </w:rPr>
      </w:pPr>
      <w:bookmarkStart w:id="649" w:name="_Toc308900963"/>
      <w:r w:rsidRPr="005F3D2E">
        <w:rPr>
          <w:rStyle w:val="IntenseEmphasis"/>
        </w:rPr>
        <w:t>Flash Control</w:t>
      </w:r>
      <w:bookmarkEnd w:id="649"/>
    </w:p>
    <w:p w:rsidR="008173CD" w:rsidRPr="00F26180" w:rsidRDefault="008173CD" w:rsidP="008173CD">
      <w:pPr>
        <w:bidi w:val="0"/>
        <w:rPr>
          <w:rStyle w:val="Emphasis"/>
        </w:rPr>
      </w:pPr>
      <w:r w:rsidRPr="00F26180">
        <w:rPr>
          <w:rStyle w:val="Emphasis"/>
        </w:rPr>
        <w:t>General Description</w:t>
      </w:r>
    </w:p>
    <w:p w:rsidR="00F26180" w:rsidRDefault="00F26180" w:rsidP="00AB28A6">
      <w:pPr>
        <w:pStyle w:val="ListParagraph"/>
        <w:numPr>
          <w:ilvl w:val="0"/>
          <w:numId w:val="14"/>
        </w:numPr>
        <w:bidi w:val="0"/>
      </w:pPr>
      <w:r>
        <w:t>The Flash Control B</w:t>
      </w:r>
      <w:r w:rsidR="00285C73">
        <w:t>lock</w:t>
      </w:r>
      <w:r>
        <w:t xml:space="preserve"> (FCB)</w:t>
      </w:r>
      <w:r w:rsidR="00285C73">
        <w:t xml:space="preserve"> </w:t>
      </w:r>
      <w:r>
        <w:t>has a wishbone slave interface (WBS 6).</w:t>
      </w:r>
    </w:p>
    <w:p w:rsidR="00285C73" w:rsidRDefault="00F26180" w:rsidP="00030A3C">
      <w:pPr>
        <w:pStyle w:val="ListParagraph"/>
        <w:numPr>
          <w:ilvl w:val="0"/>
          <w:numId w:val="14"/>
        </w:numPr>
        <w:bidi w:val="0"/>
      </w:pPr>
      <w:r>
        <w:t xml:space="preserve">The </w:t>
      </w:r>
      <w:r w:rsidR="00030A3C">
        <w:t>FCB</w:t>
      </w:r>
      <w:r>
        <w:t xml:space="preserve"> would consist of two main blocks:</w:t>
      </w:r>
    </w:p>
    <w:p w:rsidR="00F26180" w:rsidRDefault="00F26180" w:rsidP="00F26180">
      <w:pPr>
        <w:pStyle w:val="ListParagraph"/>
        <w:numPr>
          <w:ilvl w:val="0"/>
          <w:numId w:val="6"/>
        </w:numPr>
        <w:bidi w:val="0"/>
      </w:pPr>
      <w:r>
        <w:t>Flash write/read FSM</w:t>
      </w:r>
    </w:p>
    <w:p w:rsidR="00F26180" w:rsidRDefault="00F26180" w:rsidP="00F26180">
      <w:pPr>
        <w:pStyle w:val="ListParagraph"/>
        <w:numPr>
          <w:ilvl w:val="0"/>
          <w:numId w:val="6"/>
        </w:numPr>
        <w:bidi w:val="0"/>
      </w:pPr>
      <w:r>
        <w:t>Flash Interface</w:t>
      </w:r>
    </w:p>
    <w:p w:rsidR="00F26180" w:rsidRDefault="00F26180" w:rsidP="00F26180">
      <w:pPr>
        <w:pStyle w:val="ListParagraph"/>
        <w:numPr>
          <w:ilvl w:val="0"/>
          <w:numId w:val="14"/>
        </w:numPr>
        <w:bidi w:val="0"/>
      </w:pPr>
      <w:r>
        <w:t xml:space="preserve">The </w:t>
      </w:r>
      <w:r w:rsidR="00030A3C">
        <w:t xml:space="preserve">FCB would initiate communication with Flash by request from CCB. Data from Flash would be transferred threw the bus to the </w:t>
      </w:r>
      <w:commentRangeStart w:id="650"/>
      <w:r w:rsidR="00030A3C">
        <w:t>CCB</w:t>
      </w:r>
      <w:commentRangeEnd w:id="650"/>
      <w:r w:rsidR="00DC0CDE">
        <w:rPr>
          <w:rStyle w:val="CommentReference"/>
          <w:rtl/>
        </w:rPr>
        <w:commentReference w:id="650"/>
      </w:r>
      <w:r w:rsidR="00030A3C">
        <w:t>.</w:t>
      </w:r>
      <w:r w:rsidR="004C7C24">
        <w:t xml:space="preserve"> Data transfer would be done also for debug purposes.</w:t>
      </w:r>
    </w:p>
    <w:p w:rsidR="0058167B" w:rsidRDefault="007D3E65">
      <w:pPr>
        <w:pStyle w:val="ListParagraph"/>
        <w:numPr>
          <w:ilvl w:val="0"/>
          <w:numId w:val="14"/>
        </w:numPr>
        <w:bidi w:val="0"/>
        <w:rPr>
          <w:b/>
          <w:bCs/>
        </w:rPr>
      </w:pPr>
      <w:r w:rsidRPr="007D3E65">
        <w:rPr>
          <w:b/>
          <w:bCs/>
        </w:rPr>
        <w:t>Flash details</w:t>
      </w:r>
      <w:r w:rsidR="00DD1E8B">
        <w:rPr>
          <w:b/>
          <w:bCs/>
        </w:rPr>
        <w:t>:</w:t>
      </w:r>
    </w:p>
    <w:p w:rsidR="00DD1E8B" w:rsidRDefault="00DD1E8B" w:rsidP="00DD1E8B">
      <w:pPr>
        <w:pStyle w:val="ListParagraph"/>
        <w:numPr>
          <w:ilvl w:val="0"/>
          <w:numId w:val="18"/>
        </w:numPr>
        <w:bidi w:val="0"/>
      </w:pPr>
      <w:r>
        <w:t>The Flash memory contains the configuration that the system uses.</w:t>
      </w:r>
    </w:p>
    <w:p w:rsidR="00DD1E8B" w:rsidRDefault="00DD1E8B" w:rsidP="00DD1E8B">
      <w:pPr>
        <w:pStyle w:val="ListParagraph"/>
        <w:numPr>
          <w:ilvl w:val="0"/>
          <w:numId w:val="18"/>
        </w:numPr>
        <w:bidi w:val="0"/>
      </w:pPr>
      <w:r>
        <w:t>The Flash communicates with the system via the FCB</w:t>
      </w:r>
      <w:r>
        <w:rPr>
          <w:lang w:bidi="he-IL"/>
        </w:rPr>
        <w:t>.</w:t>
      </w:r>
    </w:p>
    <w:p w:rsidR="00DD1E8B" w:rsidRDefault="00DD1E8B" w:rsidP="00DD1E8B">
      <w:pPr>
        <w:pStyle w:val="ListParagraph"/>
        <w:numPr>
          <w:ilvl w:val="0"/>
          <w:numId w:val="18"/>
        </w:numPr>
        <w:bidi w:val="0"/>
      </w:pPr>
      <w:r>
        <w:lastRenderedPageBreak/>
        <w:t>System configuration is saved to the Flash when system is in debug mode.</w:t>
      </w:r>
    </w:p>
    <w:p w:rsidR="00DD1E8B" w:rsidRDefault="00DD1E8B" w:rsidP="00DD1E8B">
      <w:pPr>
        <w:pStyle w:val="ListParagraph"/>
        <w:numPr>
          <w:ilvl w:val="0"/>
          <w:numId w:val="18"/>
        </w:numPr>
        <w:bidi w:val="0"/>
      </w:pPr>
      <w:r>
        <w:t>The configuration data is transferred to the system when power is turned on.</w:t>
      </w:r>
    </w:p>
    <w:p w:rsidR="00DD1E8B" w:rsidRDefault="00DD1E8B" w:rsidP="00DD1E8B">
      <w:pPr>
        <w:pStyle w:val="ListParagraph"/>
        <w:numPr>
          <w:ilvl w:val="0"/>
          <w:numId w:val="18"/>
        </w:numPr>
        <w:bidi w:val="0"/>
      </w:pPr>
      <w:r>
        <w:t xml:space="preserve">Flash memory size: </w:t>
      </w:r>
      <w:r>
        <w:rPr>
          <w:lang w:bidi="he-IL"/>
        </w:rPr>
        <w:t>4MB</w:t>
      </w:r>
    </w:p>
    <w:p w:rsidR="00DD1E8B" w:rsidRDefault="00DD1E8B" w:rsidP="00DD1E8B">
      <w:pPr>
        <w:pStyle w:val="ListParagraph"/>
        <w:bidi w:val="0"/>
        <w:ind w:left="1080"/>
      </w:pPr>
    </w:p>
    <w:p w:rsidR="00C74A1A" w:rsidRDefault="00C74A1A">
      <w:pPr>
        <w:bidi w:val="0"/>
        <w:rPr>
          <w:rStyle w:val="IntenseEmphasis"/>
          <w:smallCaps/>
          <w:sz w:val="28"/>
          <w:szCs w:val="28"/>
        </w:rPr>
      </w:pPr>
      <w:r>
        <w:rPr>
          <w:rStyle w:val="IntenseEmphasis"/>
        </w:rPr>
        <w:br w:type="page"/>
      </w:r>
    </w:p>
    <w:p w:rsidR="00030A3C" w:rsidRDefault="00030A3C" w:rsidP="00DE00BF">
      <w:pPr>
        <w:pStyle w:val="Heading2"/>
        <w:bidi w:val="0"/>
        <w:rPr>
          <w:rStyle w:val="IntenseEmphasis"/>
        </w:rPr>
      </w:pPr>
      <w:bookmarkStart w:id="651" w:name="_Toc308900964"/>
      <w:proofErr w:type="spellStart"/>
      <w:r w:rsidRPr="00030A3C">
        <w:rPr>
          <w:rStyle w:val="IntenseEmphasis"/>
        </w:rPr>
        <w:lastRenderedPageBreak/>
        <w:t>Clk</w:t>
      </w:r>
      <w:proofErr w:type="spellEnd"/>
      <w:r w:rsidRPr="00030A3C">
        <w:rPr>
          <w:rStyle w:val="IntenseEmphasis"/>
        </w:rPr>
        <w:t xml:space="preserve"> &amp; Reset</w:t>
      </w:r>
      <w:bookmarkEnd w:id="651"/>
    </w:p>
    <w:p w:rsidR="005B4AA3" w:rsidRDefault="0058167B" w:rsidP="005B4AA3">
      <w:pPr>
        <w:keepNext/>
        <w:bidi w:val="0"/>
      </w:pPr>
      <w:r>
        <w:rPr>
          <w:noProof/>
          <w:lang w:bidi="he-IL"/>
        </w:rPr>
        <w:drawing>
          <wp:inline distT="0" distB="0" distL="0" distR="0">
            <wp:extent cx="5274310" cy="2562326"/>
            <wp:effectExtent l="1905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562326"/>
                    </a:xfrm>
                    <a:prstGeom prst="rect">
                      <a:avLst/>
                    </a:prstGeom>
                    <a:noFill/>
                    <a:ln w="9525">
                      <a:noFill/>
                      <a:miter lim="800000"/>
                      <a:headEnd/>
                      <a:tailEnd/>
                    </a:ln>
                  </pic:spPr>
                </pic:pic>
              </a:graphicData>
            </a:graphic>
          </wp:inline>
        </w:drawing>
      </w:r>
    </w:p>
    <w:p w:rsidR="005B4AA3" w:rsidRPr="005B4AA3" w:rsidRDefault="005B4AA3" w:rsidP="005B4AA3">
      <w:pPr>
        <w:pStyle w:val="Caption"/>
        <w:jc w:val="center"/>
      </w:pPr>
      <w:bookmarkStart w:id="652" w:name="_Toc308632028"/>
      <w:r>
        <w:t xml:space="preserve">Figure </w:t>
      </w:r>
      <w:r w:rsidR="00122182">
        <w:fldChar w:fldCharType="begin"/>
      </w:r>
      <w:r w:rsidR="006A2BF5">
        <w:instrText xml:space="preserve"> SEQ Figure \* ARABIC </w:instrText>
      </w:r>
      <w:r w:rsidR="00122182">
        <w:fldChar w:fldCharType="separate"/>
      </w:r>
      <w:r w:rsidR="0043004A">
        <w:rPr>
          <w:noProof/>
        </w:rPr>
        <w:t>7</w:t>
      </w:r>
      <w:r w:rsidR="00122182">
        <w:fldChar w:fldCharType="end"/>
      </w:r>
      <w:r>
        <w:rPr>
          <w:noProof/>
        </w:rPr>
        <w:t xml:space="preserve"> - clk&amp; reset</w:t>
      </w:r>
      <w:bookmarkEnd w:id="652"/>
    </w:p>
    <w:p w:rsidR="00030A3C" w:rsidRDefault="00030A3C" w:rsidP="00030A3C">
      <w:pPr>
        <w:bidi w:val="0"/>
        <w:rPr>
          <w:rStyle w:val="Emphasis"/>
        </w:rPr>
      </w:pPr>
      <w:r w:rsidRPr="00F26180">
        <w:rPr>
          <w:rStyle w:val="Emphasis"/>
        </w:rPr>
        <w:t>General Description</w:t>
      </w:r>
    </w:p>
    <w:p w:rsidR="00030A3C" w:rsidRDefault="00030A3C" w:rsidP="00030A3C">
      <w:pPr>
        <w:pStyle w:val="ListParagraph"/>
        <w:numPr>
          <w:ilvl w:val="0"/>
          <w:numId w:val="16"/>
        </w:numPr>
        <w:bidi w:val="0"/>
      </w:pPr>
      <w:r>
        <w:t xml:space="preserve">The </w:t>
      </w:r>
      <w:proofErr w:type="spellStart"/>
      <w:r>
        <w:t>Clk</w:t>
      </w:r>
      <w:proofErr w:type="spellEnd"/>
      <w:r>
        <w:t xml:space="preserve"> &amp; Reset unit would generate the clock and reset signals for the system.</w:t>
      </w:r>
    </w:p>
    <w:p w:rsidR="00030A3C" w:rsidRDefault="00030A3C" w:rsidP="00030A3C">
      <w:pPr>
        <w:pStyle w:val="ListParagraph"/>
        <w:numPr>
          <w:ilvl w:val="0"/>
          <w:numId w:val="16"/>
        </w:numPr>
        <w:bidi w:val="0"/>
      </w:pPr>
      <w:r>
        <w:t xml:space="preserve">Inputs: </w:t>
      </w:r>
    </w:p>
    <w:p w:rsidR="00030A3C" w:rsidRDefault="00030A3C" w:rsidP="00030A3C">
      <w:pPr>
        <w:pStyle w:val="ListParagraph"/>
        <w:numPr>
          <w:ilvl w:val="0"/>
          <w:numId w:val="6"/>
        </w:numPr>
        <w:bidi w:val="0"/>
      </w:pPr>
      <w:r>
        <w:t>50MHz clock from DE2.</w:t>
      </w:r>
    </w:p>
    <w:p w:rsidR="00030A3C" w:rsidRDefault="00030A3C" w:rsidP="00030A3C">
      <w:pPr>
        <w:pStyle w:val="ListParagraph"/>
        <w:numPr>
          <w:ilvl w:val="0"/>
          <w:numId w:val="6"/>
        </w:numPr>
        <w:bidi w:val="0"/>
      </w:pPr>
      <w:r>
        <w:t>Reset signal activated by user.</w:t>
      </w:r>
    </w:p>
    <w:p w:rsidR="00030A3C" w:rsidRDefault="00030A3C" w:rsidP="00030A3C">
      <w:pPr>
        <w:pStyle w:val="ListParagraph"/>
        <w:numPr>
          <w:ilvl w:val="0"/>
          <w:numId w:val="16"/>
        </w:numPr>
        <w:bidi w:val="0"/>
      </w:pPr>
      <w:r>
        <w:t>Outputs:</w:t>
      </w:r>
    </w:p>
    <w:p w:rsidR="00030A3C" w:rsidRDefault="00540AE4" w:rsidP="00030A3C">
      <w:pPr>
        <w:pStyle w:val="ListParagraph"/>
        <w:numPr>
          <w:ilvl w:val="0"/>
          <w:numId w:val="6"/>
        </w:numPr>
        <w:bidi w:val="0"/>
      </w:pPr>
      <w:proofErr w:type="spellStart"/>
      <w:r w:rsidRPr="00540AE4">
        <w:rPr>
          <w:i/>
          <w:iCs/>
        </w:rPr>
        <w:t>Sys_clk</w:t>
      </w:r>
      <w:proofErr w:type="spellEnd"/>
      <w:r>
        <w:t xml:space="preserve"> </w:t>
      </w:r>
      <w:r w:rsidR="00940E87">
        <w:t>– 100MHz</w:t>
      </w:r>
      <w:r w:rsidR="00030A3C">
        <w:t xml:space="preserve"> clock. This is the clock the system would use.</w:t>
      </w:r>
    </w:p>
    <w:p w:rsidR="00030A3C" w:rsidRDefault="00540AE4" w:rsidP="00F27E74">
      <w:pPr>
        <w:pStyle w:val="ListParagraph"/>
        <w:numPr>
          <w:ilvl w:val="0"/>
          <w:numId w:val="6"/>
        </w:numPr>
        <w:bidi w:val="0"/>
      </w:pPr>
      <w:proofErr w:type="spellStart"/>
      <w:r w:rsidRPr="00540AE4">
        <w:rPr>
          <w:i/>
          <w:iCs/>
        </w:rPr>
        <w:t>Ve</w:t>
      </w:r>
      <w:r w:rsidR="009462F0">
        <w:rPr>
          <w:i/>
          <w:iCs/>
        </w:rPr>
        <w:t>s</w:t>
      </w:r>
      <w:r w:rsidRPr="00540AE4">
        <w:rPr>
          <w:i/>
          <w:iCs/>
        </w:rPr>
        <w:t>a_cl</w:t>
      </w:r>
      <w:r>
        <w:rPr>
          <w:i/>
          <w:iCs/>
        </w:rPr>
        <w:t>k</w:t>
      </w:r>
      <w:proofErr w:type="spellEnd"/>
      <w:r>
        <w:t xml:space="preserve"> </w:t>
      </w:r>
      <w:r w:rsidR="005A099A">
        <w:t>– 65MHz</w:t>
      </w:r>
      <w:r w:rsidR="00030A3C">
        <w:t xml:space="preserve"> clock. This clock would be directed to the </w:t>
      </w:r>
      <w:r w:rsidR="00F27E74">
        <w:rPr>
          <w:rFonts w:hint="cs"/>
          <w:rtl/>
          <w:lang w:bidi="he-IL"/>
        </w:rPr>
        <w:t>D</w:t>
      </w:r>
      <w:proofErr w:type="spellStart"/>
      <w:r w:rsidR="00F27E74">
        <w:rPr>
          <w:lang w:bidi="he-IL"/>
        </w:rPr>
        <w:t>isplay</w:t>
      </w:r>
      <w:proofErr w:type="spellEnd"/>
      <w:r w:rsidR="00F27E74">
        <w:t xml:space="preserve"> </w:t>
      </w:r>
      <w:r w:rsidR="00030A3C">
        <w:t>unit.</w:t>
      </w:r>
    </w:p>
    <w:p w:rsidR="00540AE4" w:rsidRDefault="00F27E74" w:rsidP="000D529A">
      <w:pPr>
        <w:pStyle w:val="ListParagraph"/>
        <w:numPr>
          <w:ilvl w:val="0"/>
          <w:numId w:val="6"/>
        </w:numPr>
        <w:bidi w:val="0"/>
      </w:pPr>
      <w:proofErr w:type="spellStart"/>
      <w:r>
        <w:rPr>
          <w:i/>
          <w:iCs/>
          <w:lang w:bidi="he-IL"/>
        </w:rPr>
        <w:t>sys_reset</w:t>
      </w:r>
      <w:proofErr w:type="spellEnd"/>
      <w:r w:rsidR="000D529A">
        <w:t xml:space="preserve"> -</w:t>
      </w:r>
      <w:r w:rsidR="00540AE4">
        <w:t xml:space="preserve"> The signal would reset the blocks in the system.</w:t>
      </w:r>
    </w:p>
    <w:p w:rsidR="00F27E74" w:rsidRDefault="00F27E74" w:rsidP="00F27E74">
      <w:pPr>
        <w:pStyle w:val="ListParagraph"/>
        <w:numPr>
          <w:ilvl w:val="0"/>
          <w:numId w:val="6"/>
        </w:numPr>
        <w:bidi w:val="0"/>
      </w:pPr>
      <w:proofErr w:type="spellStart"/>
      <w:r>
        <w:rPr>
          <w:i/>
          <w:iCs/>
        </w:rPr>
        <w:t>Vesa_reset</w:t>
      </w:r>
      <w:proofErr w:type="spellEnd"/>
      <w:r>
        <w:rPr>
          <w:i/>
          <w:iCs/>
        </w:rPr>
        <w:t xml:space="preserve"> – the signal would reset the Display unit.</w:t>
      </w:r>
    </w:p>
    <w:p w:rsidR="00540AE4" w:rsidRDefault="00540AE4" w:rsidP="00540AE4">
      <w:pPr>
        <w:pStyle w:val="ListParagraph"/>
        <w:numPr>
          <w:ilvl w:val="0"/>
          <w:numId w:val="16"/>
        </w:numPr>
        <w:bidi w:val="0"/>
      </w:pPr>
      <w:r>
        <w:t xml:space="preserve">The </w:t>
      </w:r>
      <w:proofErr w:type="spellStart"/>
      <w:r>
        <w:t>Clk</w:t>
      </w:r>
      <w:proofErr w:type="spellEnd"/>
      <w:r>
        <w:t xml:space="preserve"> &amp; Reset block would consist of two sub – blocks:</w:t>
      </w:r>
    </w:p>
    <w:p w:rsidR="00540AE4" w:rsidRDefault="00540AE4" w:rsidP="00540AE4">
      <w:pPr>
        <w:pStyle w:val="ListParagraph"/>
        <w:numPr>
          <w:ilvl w:val="0"/>
          <w:numId w:val="6"/>
        </w:numPr>
        <w:bidi w:val="0"/>
      </w:pPr>
      <w:r w:rsidRPr="00540AE4">
        <w:rPr>
          <w:b/>
          <w:bCs/>
          <w:u w:val="single"/>
        </w:rPr>
        <w:t>PLL</w:t>
      </w:r>
      <w:r>
        <w:t xml:space="preserve"> – This block would receive a 50MHz clock and will generate three signals</w:t>
      </w:r>
      <w:r w:rsidR="0097793A">
        <w:t>:</w:t>
      </w:r>
    </w:p>
    <w:p w:rsidR="00540AE4" w:rsidRDefault="00540AE4" w:rsidP="00540AE4">
      <w:pPr>
        <w:pStyle w:val="ListParagraph"/>
        <w:bidi w:val="0"/>
        <w:ind w:left="1440"/>
      </w:pPr>
      <w:r>
        <w:t xml:space="preserve">1 – </w:t>
      </w:r>
      <w:proofErr w:type="spellStart"/>
      <w:proofErr w:type="gramStart"/>
      <w:r w:rsidRPr="00540AE4">
        <w:rPr>
          <w:i/>
          <w:iCs/>
        </w:rPr>
        <w:t>sys_clk</w:t>
      </w:r>
      <w:proofErr w:type="spellEnd"/>
      <w:proofErr w:type="gramEnd"/>
      <w:r>
        <w:t xml:space="preserve"> (100MHz)</w:t>
      </w:r>
    </w:p>
    <w:p w:rsidR="00540AE4" w:rsidRDefault="00540AE4" w:rsidP="009462F0">
      <w:pPr>
        <w:pStyle w:val="ListParagraph"/>
        <w:bidi w:val="0"/>
        <w:ind w:left="1440"/>
      </w:pPr>
      <w:r>
        <w:t xml:space="preserve">2 </w:t>
      </w:r>
      <w:r w:rsidRPr="00540AE4">
        <w:rPr>
          <w:i/>
          <w:iCs/>
        </w:rPr>
        <w:t xml:space="preserve">– </w:t>
      </w:r>
      <w:proofErr w:type="spellStart"/>
      <w:proofErr w:type="gramStart"/>
      <w:r w:rsidRPr="00540AE4">
        <w:rPr>
          <w:i/>
          <w:iCs/>
        </w:rPr>
        <w:t>ve</w:t>
      </w:r>
      <w:r w:rsidR="009462F0">
        <w:rPr>
          <w:i/>
          <w:iCs/>
        </w:rPr>
        <w:t>s</w:t>
      </w:r>
      <w:r w:rsidRPr="00540AE4">
        <w:rPr>
          <w:i/>
          <w:iCs/>
        </w:rPr>
        <w:t>a_clk</w:t>
      </w:r>
      <w:proofErr w:type="spellEnd"/>
      <w:proofErr w:type="gramEnd"/>
      <w:r>
        <w:t xml:space="preserve"> (65MHz)</w:t>
      </w:r>
    </w:p>
    <w:p w:rsidR="00540AE4" w:rsidRDefault="00540AE4" w:rsidP="00540AE4">
      <w:pPr>
        <w:pStyle w:val="ListParagraph"/>
        <w:bidi w:val="0"/>
        <w:ind w:left="1440"/>
      </w:pPr>
      <w:r>
        <w:t xml:space="preserve">3 – </w:t>
      </w:r>
      <w:proofErr w:type="gramStart"/>
      <w:r w:rsidRPr="00540AE4">
        <w:rPr>
          <w:i/>
          <w:iCs/>
        </w:rPr>
        <w:t>lock</w:t>
      </w:r>
      <w:proofErr w:type="gramEnd"/>
      <w:r>
        <w:t xml:space="preserve"> – a signal that would </w:t>
      </w:r>
      <w:r w:rsidR="00D37153">
        <w:t>be asserted</w:t>
      </w:r>
      <w:r>
        <w:t xml:space="preserve"> when the clock signals are ready and stable.</w:t>
      </w:r>
    </w:p>
    <w:p w:rsidR="00540AE4" w:rsidRDefault="0097793A" w:rsidP="0097793A">
      <w:pPr>
        <w:pStyle w:val="ListParagraph"/>
        <w:numPr>
          <w:ilvl w:val="0"/>
          <w:numId w:val="6"/>
        </w:numPr>
        <w:bidi w:val="0"/>
      </w:pPr>
      <w:proofErr w:type="spellStart"/>
      <w:r>
        <w:rPr>
          <w:b/>
          <w:bCs/>
          <w:u w:val="single"/>
        </w:rPr>
        <w:t>r</w:t>
      </w:r>
      <w:r w:rsidR="00540AE4">
        <w:rPr>
          <w:b/>
          <w:bCs/>
          <w:u w:val="single"/>
        </w:rPr>
        <w:t>eset_b</w:t>
      </w:r>
      <w:r>
        <w:rPr>
          <w:b/>
          <w:bCs/>
          <w:u w:val="single"/>
        </w:rPr>
        <w:t>lk</w:t>
      </w:r>
      <w:proofErr w:type="spellEnd"/>
      <w:r w:rsidR="00540AE4">
        <w:t xml:space="preserve"> – This block would receive the internal </w:t>
      </w:r>
      <w:r w:rsidR="00540AE4" w:rsidRPr="00540AE4">
        <w:rPr>
          <w:i/>
          <w:iCs/>
        </w:rPr>
        <w:t>lock</w:t>
      </w:r>
      <w:r w:rsidR="00540AE4">
        <w:t xml:space="preserve"> signal and an external </w:t>
      </w:r>
      <w:proofErr w:type="spellStart"/>
      <w:r w:rsidR="00540AE4">
        <w:rPr>
          <w:i/>
          <w:iCs/>
        </w:rPr>
        <w:t>reset_</w:t>
      </w:r>
      <w:proofErr w:type="gramStart"/>
      <w:r>
        <w:rPr>
          <w:i/>
          <w:iCs/>
        </w:rPr>
        <w:t>in</w:t>
      </w:r>
      <w:proofErr w:type="spellEnd"/>
      <w:r w:rsidR="00540AE4">
        <w:rPr>
          <w:i/>
          <w:iCs/>
        </w:rPr>
        <w:t xml:space="preserve"> </w:t>
      </w:r>
      <w:r w:rsidR="00540AE4">
        <w:t xml:space="preserve"> signal</w:t>
      </w:r>
      <w:proofErr w:type="gramEnd"/>
      <w:r w:rsidR="00540AE4">
        <w:t xml:space="preserve">. When both </w:t>
      </w:r>
      <w:r w:rsidR="00D37153">
        <w:t>signals are asserted</w:t>
      </w:r>
      <w:r w:rsidR="00540AE4">
        <w:t xml:space="preserve"> </w:t>
      </w:r>
      <w:r w:rsidR="00D37153">
        <w:t>the unit would assert the</w:t>
      </w:r>
      <w:r>
        <w:t xml:space="preserve"> </w:t>
      </w:r>
      <w:proofErr w:type="spellStart"/>
      <w:r>
        <w:rPr>
          <w:i/>
          <w:iCs/>
        </w:rPr>
        <w:t>sys_rst</w:t>
      </w:r>
      <w:proofErr w:type="spellEnd"/>
      <w:r>
        <w:rPr>
          <w:i/>
          <w:iCs/>
        </w:rPr>
        <w:t xml:space="preserve"> and </w:t>
      </w:r>
      <w:proofErr w:type="spellStart"/>
      <w:r>
        <w:rPr>
          <w:i/>
          <w:iCs/>
        </w:rPr>
        <w:t>vesa_</w:t>
      </w:r>
      <w:proofErr w:type="gramStart"/>
      <w:r>
        <w:rPr>
          <w:i/>
          <w:iCs/>
        </w:rPr>
        <w:t>rst</w:t>
      </w:r>
      <w:proofErr w:type="spellEnd"/>
      <w:r>
        <w:rPr>
          <w:i/>
          <w:iCs/>
        </w:rPr>
        <w:t xml:space="preserve"> </w:t>
      </w:r>
      <w:r w:rsidR="00D37153">
        <w:rPr>
          <w:i/>
          <w:iCs/>
          <w:lang w:bidi="he-IL"/>
        </w:rPr>
        <w:t xml:space="preserve"> </w:t>
      </w:r>
      <w:r w:rsidR="00D37153">
        <w:rPr>
          <w:lang w:bidi="he-IL"/>
        </w:rPr>
        <w:t>signal</w:t>
      </w:r>
      <w:r>
        <w:rPr>
          <w:lang w:bidi="he-IL"/>
        </w:rPr>
        <w:t>s</w:t>
      </w:r>
      <w:proofErr w:type="gramEnd"/>
      <w:r w:rsidR="00D37153">
        <w:rPr>
          <w:lang w:bidi="he-IL"/>
        </w:rPr>
        <w:t xml:space="preserve"> that wou</w:t>
      </w:r>
      <w:r>
        <w:rPr>
          <w:lang w:bidi="he-IL"/>
        </w:rPr>
        <w:t>l</w:t>
      </w:r>
      <w:r w:rsidR="00D37153">
        <w:rPr>
          <w:lang w:bidi="he-IL"/>
        </w:rPr>
        <w:t>d reset the system blocks.</w:t>
      </w:r>
    </w:p>
    <w:p w:rsidR="00030A3C" w:rsidRDefault="00D37153" w:rsidP="00A71A8E">
      <w:pPr>
        <w:pStyle w:val="ListParagraph"/>
        <w:numPr>
          <w:ilvl w:val="0"/>
          <w:numId w:val="16"/>
        </w:numPr>
        <w:bidi w:val="0"/>
      </w:pPr>
      <w:r>
        <w:t xml:space="preserve">The PLL block would be </w:t>
      </w:r>
      <w:r w:rsidR="0097793A">
        <w:t>generated b</w:t>
      </w:r>
      <w:r>
        <w:t xml:space="preserve">y </w:t>
      </w:r>
      <w:proofErr w:type="spellStart"/>
      <w:r>
        <w:t>Quartus</w:t>
      </w:r>
      <w:proofErr w:type="spellEnd"/>
      <w:r>
        <w:t xml:space="preserve"> </w:t>
      </w:r>
      <w:proofErr w:type="spellStart"/>
      <w:r>
        <w:t>Megawizard</w:t>
      </w:r>
      <w:proofErr w:type="spellEnd"/>
      <w:r>
        <w:t xml:space="preserve">. </w:t>
      </w:r>
    </w:p>
    <w:p w:rsidR="009332F4" w:rsidRDefault="005B7839">
      <w:pPr>
        <w:bidi w:val="0"/>
        <w:rPr>
          <w:rStyle w:val="IntenseEmphasis"/>
          <w:b w:val="0"/>
          <w:i w:val="0"/>
          <w:color w:val="auto"/>
          <w:spacing w:val="0"/>
        </w:rPr>
      </w:pPr>
      <w:r>
        <w:rPr>
          <w:rStyle w:val="Emphasis"/>
        </w:rPr>
        <w:t>Signals</w:t>
      </w:r>
    </w:p>
    <w:tbl>
      <w:tblPr>
        <w:tblW w:w="9040" w:type="dxa"/>
        <w:tblInd w:w="97" w:type="dxa"/>
        <w:tblLook w:val="04A0"/>
      </w:tblPr>
      <w:tblGrid>
        <w:gridCol w:w="1220"/>
        <w:gridCol w:w="960"/>
        <w:gridCol w:w="1180"/>
        <w:gridCol w:w="5680"/>
      </w:tblGrid>
      <w:tr w:rsidR="005B7839" w:rsidRPr="005B7839" w:rsidTr="005B7839">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B7839" w:rsidRPr="005B7839" w:rsidRDefault="005B7839" w:rsidP="005B7839">
            <w:pPr>
              <w:bidi w:val="0"/>
              <w:spacing w:after="0" w:line="240" w:lineRule="auto"/>
              <w:jc w:val="center"/>
              <w:rPr>
                <w:rFonts w:ascii="Calibri" w:eastAsia="Times New Roman" w:hAnsi="Calibri" w:cs="Calibri"/>
                <w:b/>
                <w:bCs/>
                <w:color w:val="000000"/>
                <w:lang w:bidi="he-IL"/>
              </w:rPr>
            </w:pPr>
            <w:commentRangeStart w:id="653"/>
            <w:r w:rsidRPr="005B7839">
              <w:rPr>
                <w:rFonts w:ascii="Calibri" w:eastAsia="Times New Roman" w:hAnsi="Calibri" w:cs="Calibri"/>
                <w:b/>
                <w:bCs/>
                <w:color w:val="000000"/>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5B7839" w:rsidRPr="005B7839" w:rsidRDefault="00153304" w:rsidP="005B7839">
            <w:pPr>
              <w:bidi w:val="0"/>
              <w:spacing w:after="0" w:line="240" w:lineRule="auto"/>
              <w:jc w:val="center"/>
              <w:rPr>
                <w:rFonts w:ascii="Calibri" w:eastAsia="Times New Roman" w:hAnsi="Calibri" w:cs="Calibri"/>
                <w:b/>
                <w:bCs/>
                <w:color w:val="000000"/>
                <w:lang w:bidi="he-IL"/>
              </w:rPr>
            </w:pPr>
            <w:r w:rsidRPr="005B7839">
              <w:rPr>
                <w:rFonts w:ascii="Calibri" w:eastAsia="Times New Roman" w:hAnsi="Calibri" w:cs="Calibri"/>
                <w:b/>
                <w:bCs/>
                <w:color w:val="000000"/>
                <w:lang w:bidi="he-IL"/>
              </w:rPr>
              <w:t>T</w:t>
            </w:r>
            <w:r w:rsidR="005B7839" w:rsidRPr="005B7839">
              <w:rPr>
                <w:rFonts w:ascii="Calibri" w:eastAsia="Times New Roman" w:hAnsi="Calibri" w:cs="Calibri"/>
                <w:b/>
                <w:bCs/>
                <w:color w:val="000000"/>
                <w:lang w:bidi="he-IL"/>
              </w:rPr>
              <w:t>ype</w:t>
            </w:r>
          </w:p>
        </w:tc>
        <w:tc>
          <w:tcPr>
            <w:tcW w:w="1180" w:type="dxa"/>
            <w:tcBorders>
              <w:top w:val="single" w:sz="4" w:space="0" w:color="auto"/>
              <w:left w:val="nil"/>
              <w:bottom w:val="single" w:sz="4" w:space="0" w:color="auto"/>
              <w:right w:val="single" w:sz="4" w:space="0" w:color="auto"/>
            </w:tcBorders>
            <w:shd w:val="clear" w:color="000000" w:fill="FFFF00"/>
            <w:noWrap/>
            <w:vAlign w:val="bottom"/>
            <w:hideMark/>
          </w:tcPr>
          <w:p w:rsidR="005B7839" w:rsidRPr="005B7839" w:rsidRDefault="005B7839" w:rsidP="005B7839">
            <w:pPr>
              <w:bidi w:val="0"/>
              <w:spacing w:after="0" w:line="240" w:lineRule="auto"/>
              <w:jc w:val="center"/>
              <w:rPr>
                <w:rFonts w:ascii="Calibri" w:eastAsia="Times New Roman" w:hAnsi="Calibri" w:cs="Calibri"/>
                <w:b/>
                <w:bCs/>
                <w:color w:val="000000"/>
                <w:lang w:bidi="he-IL"/>
              </w:rPr>
            </w:pPr>
            <w:r w:rsidRPr="005B7839">
              <w:rPr>
                <w:rFonts w:ascii="Calibri" w:eastAsia="Times New Roman" w:hAnsi="Calibri" w:cs="Calibri"/>
                <w:b/>
                <w:bCs/>
                <w:color w:val="000000"/>
                <w:lang w:bidi="he-IL"/>
              </w:rPr>
              <w:t>width (bits)</w:t>
            </w:r>
          </w:p>
        </w:tc>
        <w:tc>
          <w:tcPr>
            <w:tcW w:w="5680" w:type="dxa"/>
            <w:tcBorders>
              <w:top w:val="single" w:sz="4" w:space="0" w:color="auto"/>
              <w:left w:val="nil"/>
              <w:bottom w:val="single" w:sz="4" w:space="0" w:color="auto"/>
              <w:right w:val="single" w:sz="4" w:space="0" w:color="auto"/>
            </w:tcBorders>
            <w:shd w:val="clear" w:color="000000" w:fill="FFFF00"/>
            <w:noWrap/>
            <w:vAlign w:val="bottom"/>
            <w:hideMark/>
          </w:tcPr>
          <w:p w:rsidR="005B7839" w:rsidRPr="005B7839" w:rsidRDefault="005B7839" w:rsidP="005B7839">
            <w:pPr>
              <w:bidi w:val="0"/>
              <w:spacing w:after="0" w:line="240" w:lineRule="auto"/>
              <w:jc w:val="center"/>
              <w:rPr>
                <w:rFonts w:ascii="Calibri" w:eastAsia="Times New Roman" w:hAnsi="Calibri" w:cs="Calibri"/>
                <w:b/>
                <w:bCs/>
                <w:color w:val="000000"/>
                <w:lang w:bidi="he-IL"/>
              </w:rPr>
            </w:pPr>
            <w:r w:rsidRPr="005B7839">
              <w:rPr>
                <w:rFonts w:ascii="Calibri" w:eastAsia="Times New Roman" w:hAnsi="Calibri" w:cs="Calibri"/>
                <w:b/>
                <w:bCs/>
                <w:color w:val="000000"/>
                <w:lang w:bidi="he-IL"/>
              </w:rPr>
              <w:t>description</w:t>
            </w:r>
          </w:p>
        </w:tc>
      </w:tr>
      <w:tr w:rsidR="005B7839" w:rsidRPr="005B7839" w:rsidTr="005B7839">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proofErr w:type="spellStart"/>
            <w:r w:rsidRPr="005B7839">
              <w:rPr>
                <w:rFonts w:ascii="Calibri" w:eastAsia="Times New Roman" w:hAnsi="Calibri" w:cs="Calibri"/>
                <w:color w:val="000000"/>
                <w:lang w:bidi="he-IL"/>
              </w:rPr>
              <w:t>clk</w:t>
            </w:r>
            <w:proofErr w:type="spellEnd"/>
            <w:r w:rsidRPr="005B7839">
              <w:rPr>
                <w:rFonts w:ascii="Calibri" w:eastAsia="Times New Roman" w:hAnsi="Calibri" w:cs="Calibri"/>
                <w:color w:val="000000"/>
                <w:lang w:bidi="he-IL"/>
              </w:rPr>
              <w:t>[50MHz]</w:t>
            </w:r>
          </w:p>
        </w:tc>
        <w:tc>
          <w:tcPr>
            <w:tcW w:w="960"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I</w:t>
            </w:r>
            <w:r w:rsidR="005B7839" w:rsidRPr="005B7839">
              <w:rPr>
                <w:rFonts w:ascii="Calibri" w:eastAsia="Times New Roman" w:hAnsi="Calibri" w:cs="Calibri"/>
                <w:color w:val="000000"/>
                <w:lang w:bidi="he-IL"/>
              </w:rPr>
              <w:t>nput</w:t>
            </w:r>
          </w:p>
        </w:tc>
        <w:tc>
          <w:tcPr>
            <w:tcW w:w="11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1</w:t>
            </w:r>
          </w:p>
        </w:tc>
        <w:tc>
          <w:tcPr>
            <w:tcW w:w="56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cl</w:t>
            </w:r>
            <w:r>
              <w:rPr>
                <w:rFonts w:ascii="Calibri" w:eastAsia="Times New Roman" w:hAnsi="Calibri" w:cs="Calibri"/>
                <w:color w:val="000000"/>
                <w:lang w:bidi="he-IL"/>
              </w:rPr>
              <w:t>oc</w:t>
            </w:r>
            <w:r w:rsidRPr="005B7839">
              <w:rPr>
                <w:rFonts w:ascii="Calibri" w:eastAsia="Times New Roman" w:hAnsi="Calibri" w:cs="Calibri"/>
                <w:color w:val="000000"/>
                <w:lang w:bidi="he-IL"/>
              </w:rPr>
              <w:t>k from DE2</w:t>
            </w:r>
          </w:p>
        </w:tc>
      </w:tr>
      <w:tr w:rsidR="005B7839" w:rsidRPr="005B7839" w:rsidTr="005B7839">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proofErr w:type="spellStart"/>
            <w:r w:rsidRPr="005B7839">
              <w:rPr>
                <w:rFonts w:ascii="Calibri" w:eastAsia="Times New Roman" w:hAnsi="Calibri" w:cs="Calibri"/>
                <w:color w:val="000000"/>
                <w:lang w:bidi="he-IL"/>
              </w:rPr>
              <w:t>reset_in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I</w:t>
            </w:r>
            <w:r w:rsidR="005B7839" w:rsidRPr="005B7839">
              <w:rPr>
                <w:rFonts w:ascii="Calibri" w:eastAsia="Times New Roman" w:hAnsi="Calibri" w:cs="Calibri"/>
                <w:color w:val="000000"/>
                <w:lang w:bidi="he-IL"/>
              </w:rPr>
              <w:t>nput</w:t>
            </w:r>
          </w:p>
        </w:tc>
        <w:tc>
          <w:tcPr>
            <w:tcW w:w="11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1</w:t>
            </w:r>
          </w:p>
        </w:tc>
        <w:tc>
          <w:tcPr>
            <w:tcW w:w="56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reset from switch on DE2</w:t>
            </w:r>
          </w:p>
        </w:tc>
      </w:tr>
      <w:tr w:rsidR="005B7839" w:rsidRPr="005B7839" w:rsidTr="005B7839">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proofErr w:type="spellStart"/>
            <w:r w:rsidRPr="005B7839">
              <w:rPr>
                <w:rFonts w:ascii="Calibri" w:eastAsia="Times New Roman" w:hAnsi="Calibri" w:cs="Calibri"/>
                <w:color w:val="000000"/>
                <w:lang w:bidi="he-IL"/>
              </w:rPr>
              <w:t>sys_clk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O</w:t>
            </w:r>
            <w:r w:rsidR="005B7839" w:rsidRPr="005B7839">
              <w:rPr>
                <w:rFonts w:ascii="Calibri" w:eastAsia="Times New Roman" w:hAnsi="Calibri" w:cs="Calibri"/>
                <w:color w:val="000000"/>
                <w:lang w:bidi="he-IL"/>
              </w:rPr>
              <w:t>utput</w:t>
            </w:r>
          </w:p>
        </w:tc>
        <w:tc>
          <w:tcPr>
            <w:tcW w:w="11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1</w:t>
            </w:r>
          </w:p>
        </w:tc>
        <w:tc>
          <w:tcPr>
            <w:tcW w:w="56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clock for system blocks</w:t>
            </w:r>
          </w:p>
        </w:tc>
      </w:tr>
      <w:tr w:rsidR="005B7839" w:rsidRPr="005B7839" w:rsidTr="005B7839">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proofErr w:type="spellStart"/>
            <w:r w:rsidRPr="005B7839">
              <w:rPr>
                <w:rFonts w:ascii="Calibri" w:eastAsia="Times New Roman" w:hAnsi="Calibri" w:cs="Calibri"/>
                <w:color w:val="000000"/>
                <w:lang w:bidi="he-IL"/>
              </w:rPr>
              <w:t>vesa_clk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O</w:t>
            </w:r>
            <w:r w:rsidR="005B7839" w:rsidRPr="005B7839">
              <w:rPr>
                <w:rFonts w:ascii="Calibri" w:eastAsia="Times New Roman" w:hAnsi="Calibri" w:cs="Calibri"/>
                <w:color w:val="000000"/>
                <w:lang w:bidi="he-IL"/>
              </w:rPr>
              <w:t>utput</w:t>
            </w:r>
          </w:p>
        </w:tc>
        <w:tc>
          <w:tcPr>
            <w:tcW w:w="11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1</w:t>
            </w:r>
          </w:p>
        </w:tc>
        <w:tc>
          <w:tcPr>
            <w:tcW w:w="56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D70992">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 xml:space="preserve">clock for </w:t>
            </w:r>
            <w:commentRangeStart w:id="654"/>
            <w:commentRangeStart w:id="655"/>
            <w:r w:rsidR="00D70992">
              <w:rPr>
                <w:rFonts w:ascii="Calibri" w:eastAsia="Times New Roman" w:hAnsi="Calibri" w:cs="Calibri" w:hint="cs"/>
                <w:color w:val="000000"/>
                <w:lang w:bidi="he-IL"/>
              </w:rPr>
              <w:t>VESA</w:t>
            </w:r>
            <w:r w:rsidRPr="005B7839">
              <w:rPr>
                <w:rFonts w:ascii="Calibri" w:eastAsia="Times New Roman" w:hAnsi="Calibri" w:cs="Calibri"/>
                <w:color w:val="000000"/>
                <w:lang w:bidi="he-IL"/>
              </w:rPr>
              <w:t xml:space="preserve"> </w:t>
            </w:r>
            <w:commentRangeEnd w:id="654"/>
            <w:r w:rsidR="00D70992">
              <w:rPr>
                <w:rStyle w:val="CommentReference"/>
                <w:rtl/>
              </w:rPr>
              <w:commentReference w:id="654"/>
            </w:r>
            <w:commentRangeEnd w:id="655"/>
            <w:r w:rsidR="00C709C2">
              <w:rPr>
                <w:rStyle w:val="CommentReference"/>
              </w:rPr>
              <w:commentReference w:id="655"/>
            </w:r>
            <w:r w:rsidRPr="005B7839">
              <w:rPr>
                <w:rFonts w:ascii="Calibri" w:eastAsia="Times New Roman" w:hAnsi="Calibri" w:cs="Calibri"/>
                <w:color w:val="000000"/>
                <w:lang w:bidi="he-IL"/>
              </w:rPr>
              <w:t>block</w:t>
            </w:r>
          </w:p>
        </w:tc>
      </w:tr>
      <w:tr w:rsidR="005B7839" w:rsidRPr="005B7839" w:rsidTr="005B7839">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proofErr w:type="spellStart"/>
            <w:r w:rsidRPr="005B7839">
              <w:rPr>
                <w:rFonts w:ascii="Calibri" w:eastAsia="Times New Roman" w:hAnsi="Calibri" w:cs="Calibri"/>
                <w:color w:val="000000"/>
                <w:lang w:bidi="he-IL"/>
              </w:rPr>
              <w:t>sys_reset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O</w:t>
            </w:r>
            <w:r w:rsidR="005B7839" w:rsidRPr="005B7839">
              <w:rPr>
                <w:rFonts w:ascii="Calibri" w:eastAsia="Times New Roman" w:hAnsi="Calibri" w:cs="Calibri"/>
                <w:color w:val="000000"/>
                <w:lang w:bidi="he-IL"/>
              </w:rPr>
              <w:t>utput</w:t>
            </w:r>
          </w:p>
        </w:tc>
        <w:tc>
          <w:tcPr>
            <w:tcW w:w="11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1</w:t>
            </w:r>
          </w:p>
        </w:tc>
        <w:tc>
          <w:tcPr>
            <w:tcW w:w="56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reset for system blocks</w:t>
            </w:r>
          </w:p>
        </w:tc>
      </w:tr>
      <w:tr w:rsidR="005B7839" w:rsidRPr="005B7839" w:rsidTr="005B7839">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proofErr w:type="spellStart"/>
            <w:r w:rsidRPr="005B7839">
              <w:rPr>
                <w:rFonts w:ascii="Calibri" w:eastAsia="Times New Roman" w:hAnsi="Calibri" w:cs="Calibri"/>
                <w:color w:val="000000"/>
                <w:lang w:bidi="he-IL"/>
              </w:rPr>
              <w:t>vesa_reset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O</w:t>
            </w:r>
            <w:r w:rsidR="005B7839" w:rsidRPr="005B7839">
              <w:rPr>
                <w:rFonts w:ascii="Calibri" w:eastAsia="Times New Roman" w:hAnsi="Calibri" w:cs="Calibri"/>
                <w:color w:val="000000"/>
                <w:lang w:bidi="he-IL"/>
              </w:rPr>
              <w:t>utput</w:t>
            </w:r>
          </w:p>
        </w:tc>
        <w:tc>
          <w:tcPr>
            <w:tcW w:w="11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1</w:t>
            </w:r>
          </w:p>
        </w:tc>
        <w:tc>
          <w:tcPr>
            <w:tcW w:w="5680"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D70992">
            <w:pPr>
              <w:bidi w:val="0"/>
              <w:spacing w:after="0" w:line="240" w:lineRule="auto"/>
              <w:jc w:val="left"/>
              <w:rPr>
                <w:rFonts w:ascii="Calibri" w:eastAsia="Times New Roman" w:hAnsi="Calibri" w:cs="Calibri"/>
                <w:color w:val="000000"/>
                <w:lang w:bidi="he-IL"/>
              </w:rPr>
            </w:pPr>
            <w:r w:rsidRPr="005B7839">
              <w:rPr>
                <w:rFonts w:ascii="Calibri" w:eastAsia="Times New Roman" w:hAnsi="Calibri" w:cs="Calibri"/>
                <w:color w:val="000000"/>
                <w:lang w:bidi="he-IL"/>
              </w:rPr>
              <w:t xml:space="preserve">reset for </w:t>
            </w:r>
            <w:r w:rsidR="00D70992">
              <w:rPr>
                <w:rFonts w:ascii="Calibri" w:eastAsia="Times New Roman" w:hAnsi="Calibri" w:cs="Calibri" w:hint="cs"/>
                <w:color w:val="000000"/>
                <w:lang w:bidi="he-IL"/>
              </w:rPr>
              <w:t>VESA</w:t>
            </w:r>
            <w:r w:rsidRPr="005B7839">
              <w:rPr>
                <w:rFonts w:ascii="Calibri" w:eastAsia="Times New Roman" w:hAnsi="Calibri" w:cs="Calibri"/>
                <w:color w:val="000000"/>
                <w:lang w:bidi="he-IL"/>
              </w:rPr>
              <w:t xml:space="preserve"> block</w:t>
            </w:r>
            <w:commentRangeEnd w:id="653"/>
            <w:r w:rsidR="00C74A1A">
              <w:rPr>
                <w:rStyle w:val="CommentReference"/>
                <w:rtl/>
              </w:rPr>
              <w:commentReference w:id="653"/>
            </w:r>
          </w:p>
        </w:tc>
      </w:tr>
    </w:tbl>
    <w:p w:rsidR="009554DE" w:rsidRDefault="009554DE" w:rsidP="00905057">
      <w:pPr>
        <w:pStyle w:val="Heading2"/>
        <w:bidi w:val="0"/>
        <w:rPr>
          <w:rStyle w:val="IntenseEmphasis"/>
        </w:rPr>
      </w:pPr>
      <w:bookmarkStart w:id="656" w:name="_Toc308900965"/>
      <w:r w:rsidRPr="009554DE">
        <w:rPr>
          <w:rStyle w:val="IntenseEmphasis"/>
        </w:rPr>
        <w:lastRenderedPageBreak/>
        <w:t>Filter</w:t>
      </w:r>
      <w:bookmarkEnd w:id="656"/>
    </w:p>
    <w:p w:rsidR="009332F4" w:rsidRDefault="009332F4">
      <w:pPr>
        <w:keepNext/>
        <w:bidi w:val="0"/>
        <w:jc w:val="center"/>
      </w:pPr>
      <w:r>
        <w:rPr>
          <w:noProof/>
          <w:lang w:bidi="he-IL"/>
        </w:rPr>
        <w:drawing>
          <wp:inline distT="0" distB="0" distL="0" distR="0">
            <wp:extent cx="4121629" cy="2156604"/>
            <wp:effectExtent l="19050" t="0" r="0" b="0"/>
            <wp:docPr id="12" name="Picture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cstate="print"/>
                    <a:srcRect/>
                    <a:stretch>
                      <a:fillRect/>
                    </a:stretch>
                  </pic:blipFill>
                  <pic:spPr bwMode="auto">
                    <a:xfrm>
                      <a:off x="0" y="0"/>
                      <a:ext cx="4121067" cy="2156310"/>
                    </a:xfrm>
                    <a:prstGeom prst="rect">
                      <a:avLst/>
                    </a:prstGeom>
                    <a:noFill/>
                    <a:ln w="9525">
                      <a:noFill/>
                      <a:miter lim="800000"/>
                      <a:headEnd/>
                      <a:tailEnd/>
                    </a:ln>
                  </pic:spPr>
                </pic:pic>
              </a:graphicData>
            </a:graphic>
          </wp:inline>
        </w:drawing>
      </w:r>
    </w:p>
    <w:p w:rsidR="009332F4" w:rsidRDefault="00E92E34">
      <w:pPr>
        <w:pStyle w:val="Caption"/>
        <w:jc w:val="center"/>
      </w:pPr>
      <w:bookmarkStart w:id="657" w:name="_Toc308632030"/>
      <w:r>
        <w:t xml:space="preserve">Figure </w:t>
      </w:r>
      <w:r w:rsidR="00122182">
        <w:fldChar w:fldCharType="begin"/>
      </w:r>
      <w:r>
        <w:instrText xml:space="preserve"> SEQ Figure \* ARABIC </w:instrText>
      </w:r>
      <w:r w:rsidR="00122182">
        <w:fldChar w:fldCharType="separate"/>
      </w:r>
      <w:r w:rsidR="0043004A">
        <w:rPr>
          <w:noProof/>
        </w:rPr>
        <w:t>8</w:t>
      </w:r>
      <w:r w:rsidR="00122182">
        <w:fldChar w:fldCharType="end"/>
      </w:r>
      <w:r>
        <w:t xml:space="preserve"> - Filter</w:t>
      </w:r>
      <w:bookmarkEnd w:id="657"/>
    </w:p>
    <w:p w:rsidR="009554DE" w:rsidRDefault="009554DE" w:rsidP="009554DE">
      <w:pPr>
        <w:bidi w:val="0"/>
        <w:rPr>
          <w:rStyle w:val="Emphasis"/>
        </w:rPr>
      </w:pPr>
      <w:r w:rsidRPr="00F26180">
        <w:rPr>
          <w:rStyle w:val="Emphasis"/>
        </w:rPr>
        <w:t>General Description</w:t>
      </w:r>
    </w:p>
    <w:p w:rsidR="0058167B" w:rsidRDefault="009554DE">
      <w:pPr>
        <w:pStyle w:val="ListParagraph"/>
        <w:numPr>
          <w:ilvl w:val="0"/>
          <w:numId w:val="17"/>
        </w:numPr>
        <w:bidi w:val="0"/>
      </w:pPr>
      <w:r>
        <w:t xml:space="preserve">The Filter block receives </w:t>
      </w:r>
      <w:r w:rsidR="00DC3695">
        <w:t xml:space="preserve">the </w:t>
      </w:r>
      <w:proofErr w:type="spellStart"/>
      <w:r w:rsidR="00DC3695">
        <w:t>CCB_disable</w:t>
      </w:r>
      <w:proofErr w:type="spellEnd"/>
      <w:r w:rsidR="00DC3695">
        <w:t xml:space="preserve"> </w:t>
      </w:r>
      <w:r w:rsidR="00062F59">
        <w:t>signal from</w:t>
      </w:r>
      <w:r w:rsidR="00B774F7">
        <w:t xml:space="preserve"> user</w:t>
      </w:r>
      <w:r w:rsidR="000F67F7">
        <w:t xml:space="preserve"> (a switch on DE2 board)</w:t>
      </w:r>
      <w:r w:rsidR="00DC3695">
        <w:t xml:space="preserve"> in order to disable the CCB for debug purposes.</w:t>
      </w:r>
      <w:r w:rsidR="00496104">
        <w:t xml:space="preserve"> This makes it possible to read and write data to Flash by the GUI without accessing the Flash on initialization.</w:t>
      </w:r>
    </w:p>
    <w:p w:rsidR="006D07B6" w:rsidRDefault="006D07B6" w:rsidP="006D07B6">
      <w:pPr>
        <w:pStyle w:val="ListParagraph"/>
        <w:numPr>
          <w:ilvl w:val="0"/>
          <w:numId w:val="17"/>
        </w:numPr>
        <w:bidi w:val="0"/>
      </w:pPr>
      <w:r>
        <w:t xml:space="preserve">The </w:t>
      </w:r>
      <w:proofErr w:type="spellStart"/>
      <w:r>
        <w:t>CCB_disable</w:t>
      </w:r>
      <w:proofErr w:type="spellEnd"/>
      <w:r>
        <w:t xml:space="preserve"> is generated using a DE2 switch, therefore it could be unstable. The Filter block sample</w:t>
      </w:r>
      <w:r w:rsidR="00E54599">
        <w:t>s</w:t>
      </w:r>
      <w:r w:rsidR="0036377A">
        <w:t xml:space="preserve"> </w:t>
      </w:r>
      <w:r>
        <w:t xml:space="preserve">the signal a given amount of times defined by its generics. </w:t>
      </w:r>
    </w:p>
    <w:p w:rsidR="0058167B" w:rsidRDefault="00DC3695">
      <w:pPr>
        <w:pStyle w:val="ListParagraph"/>
        <w:numPr>
          <w:ilvl w:val="0"/>
          <w:numId w:val="17"/>
        </w:numPr>
        <w:bidi w:val="0"/>
      </w:pPr>
      <w:r>
        <w:t xml:space="preserve">If </w:t>
      </w:r>
      <w:proofErr w:type="spellStart"/>
      <w:r>
        <w:t>CCB_disable</w:t>
      </w:r>
      <w:proofErr w:type="spellEnd"/>
      <w:r>
        <w:t xml:space="preserve"> = ‘1’ the system would function </w:t>
      </w:r>
      <w:r w:rsidR="00062F59">
        <w:t>normally</w:t>
      </w:r>
      <w:r w:rsidR="000F67F7">
        <w:t xml:space="preserve"> – and data would be read from FLASH to CCB RAM in order to start client configuration</w:t>
      </w:r>
      <w:r>
        <w:t>.</w:t>
      </w:r>
    </w:p>
    <w:p w:rsidR="0058167B" w:rsidRDefault="00496104">
      <w:pPr>
        <w:pStyle w:val="ListParagraph"/>
        <w:numPr>
          <w:ilvl w:val="0"/>
          <w:numId w:val="17"/>
        </w:numPr>
        <w:bidi w:val="0"/>
      </w:pPr>
      <w:r>
        <w:t xml:space="preserve">If </w:t>
      </w:r>
      <w:proofErr w:type="spellStart"/>
      <w:r>
        <w:t>CCB_disable</w:t>
      </w:r>
      <w:proofErr w:type="spellEnd"/>
      <w:r>
        <w:t xml:space="preserve"> = ‘0’ the CCB is disabled</w:t>
      </w:r>
      <w:r w:rsidR="000F67F7">
        <w:t xml:space="preserve"> and data would not be read from FLAS</w:t>
      </w:r>
      <w:r w:rsidR="00980DC0">
        <w:t>H, meaning clients would not be configured by that data.</w:t>
      </w:r>
    </w:p>
    <w:p w:rsidR="00D63143" w:rsidRDefault="00D63143" w:rsidP="00D63143">
      <w:pPr>
        <w:pStyle w:val="ListParagraph"/>
        <w:numPr>
          <w:ilvl w:val="0"/>
          <w:numId w:val="17"/>
        </w:numPr>
        <w:bidi w:val="0"/>
      </w:pPr>
      <w:proofErr w:type="spellStart"/>
      <w:r>
        <w:t>Sig_in</w:t>
      </w:r>
      <w:proofErr w:type="spellEnd"/>
      <w:r>
        <w:t xml:space="preserve"> could be sampled once or twice (defined by a generic). Sampling the signals twice helps to avoid </w:t>
      </w:r>
      <w:proofErr w:type="spellStart"/>
      <w:r>
        <w:t>metastability</w:t>
      </w:r>
      <w:proofErr w:type="spellEnd"/>
      <w:r>
        <w:t>.</w:t>
      </w:r>
    </w:p>
    <w:p w:rsidR="006D07B6" w:rsidRDefault="006D07B6" w:rsidP="006D07B6">
      <w:pPr>
        <w:pStyle w:val="ListParagraph"/>
        <w:numPr>
          <w:ilvl w:val="0"/>
          <w:numId w:val="17"/>
        </w:numPr>
        <w:bidi w:val="0"/>
      </w:pPr>
      <w:r>
        <w:t>Generics:</w:t>
      </w:r>
    </w:p>
    <w:p w:rsidR="009332F4" w:rsidRDefault="006D07B6">
      <w:pPr>
        <w:pStyle w:val="ListParagraph"/>
        <w:numPr>
          <w:ilvl w:val="0"/>
          <w:numId w:val="6"/>
        </w:numPr>
        <w:bidi w:val="0"/>
      </w:pPr>
      <w:proofErr w:type="spellStart"/>
      <w:r>
        <w:t>sample_depth_g</w:t>
      </w:r>
      <w:proofErr w:type="spellEnd"/>
      <w:r>
        <w:t xml:space="preserve"> – the number of samples needed before the filtered signal (</w:t>
      </w:r>
      <w:proofErr w:type="spellStart"/>
      <w:r>
        <w:t>Sig_filtered</w:t>
      </w:r>
      <w:proofErr w:type="spellEnd"/>
      <w:r>
        <w:t>) can change from one state to another.</w:t>
      </w:r>
    </w:p>
    <w:p w:rsidR="009332F4" w:rsidRDefault="006D07B6">
      <w:pPr>
        <w:pStyle w:val="ListParagraph"/>
        <w:numPr>
          <w:ilvl w:val="0"/>
          <w:numId w:val="6"/>
        </w:numPr>
        <w:bidi w:val="0"/>
      </w:pPr>
      <w:proofErr w:type="spellStart"/>
      <w:r>
        <w:t>sig_reset_value_g</w:t>
      </w:r>
      <w:proofErr w:type="spellEnd"/>
      <w:r>
        <w:t xml:space="preserve"> – the default value of </w:t>
      </w:r>
      <w:proofErr w:type="spellStart"/>
      <w:r>
        <w:t>sig_filtered</w:t>
      </w:r>
      <w:proofErr w:type="spellEnd"/>
      <w:r>
        <w:t xml:space="preserve"> </w:t>
      </w:r>
      <w:r w:rsidR="00D63143">
        <w:t xml:space="preserve">(0 or 1) before the arrival of enough samples (defined by </w:t>
      </w:r>
      <w:proofErr w:type="spellStart"/>
      <w:r w:rsidR="00D63143">
        <w:t>sample_depth_g</w:t>
      </w:r>
      <w:proofErr w:type="spellEnd"/>
      <w:r w:rsidR="00D63143">
        <w:t>).</w:t>
      </w:r>
    </w:p>
    <w:p w:rsidR="009332F4" w:rsidRDefault="00D63143">
      <w:pPr>
        <w:pStyle w:val="ListParagraph"/>
        <w:numPr>
          <w:ilvl w:val="0"/>
          <w:numId w:val="6"/>
        </w:numPr>
        <w:bidi w:val="0"/>
      </w:pPr>
      <w:proofErr w:type="spellStart"/>
      <w:r>
        <w:t>reset_activity_polarity_g</w:t>
      </w:r>
      <w:proofErr w:type="spellEnd"/>
      <w:r>
        <w:t xml:space="preserve"> – the value of which resets the Filter block (reset is done by the </w:t>
      </w:r>
      <w:proofErr w:type="spellStart"/>
      <w:r>
        <w:t>Sys_reset</w:t>
      </w:r>
      <w:proofErr w:type="spellEnd"/>
      <w:r>
        <w:t xml:space="preserve"> signal)</w:t>
      </w:r>
    </w:p>
    <w:p w:rsidR="009332F4" w:rsidRDefault="00D63143">
      <w:pPr>
        <w:pStyle w:val="ListParagraph"/>
        <w:numPr>
          <w:ilvl w:val="0"/>
          <w:numId w:val="6"/>
        </w:numPr>
        <w:bidi w:val="0"/>
        <w:rPr>
          <w:rStyle w:val="Emphasis"/>
          <w:b w:val="0"/>
          <w:i w:val="0"/>
          <w:spacing w:val="0"/>
        </w:rPr>
      </w:pPr>
      <w:proofErr w:type="spellStart"/>
      <w:r>
        <w:t>sample_twice_en</w:t>
      </w:r>
      <w:proofErr w:type="spellEnd"/>
      <w:r>
        <w:t xml:space="preserve"> – defines if </w:t>
      </w:r>
      <w:proofErr w:type="spellStart"/>
      <w:r>
        <w:t>sig_in</w:t>
      </w:r>
      <w:proofErr w:type="spellEnd"/>
      <w:r>
        <w:t xml:space="preserve"> would be sampled once or twice.</w:t>
      </w:r>
    </w:p>
    <w:p w:rsidR="009332F4" w:rsidRPr="00C74A1A" w:rsidRDefault="005B7839" w:rsidP="00C74A1A">
      <w:pPr>
        <w:bidi w:val="0"/>
        <w:rPr>
          <w:b/>
          <w:i/>
          <w:spacing w:val="10"/>
          <w:rtl/>
          <w:lang w:bidi="he-IL"/>
        </w:rPr>
      </w:pPr>
      <w:r>
        <w:rPr>
          <w:rStyle w:val="Emphasis"/>
        </w:rPr>
        <w:t>Signals</w:t>
      </w:r>
    </w:p>
    <w:tbl>
      <w:tblPr>
        <w:tblW w:w="8605" w:type="dxa"/>
        <w:tblInd w:w="97" w:type="dxa"/>
        <w:tblLook w:val="04A0"/>
      </w:tblPr>
      <w:tblGrid>
        <w:gridCol w:w="1219"/>
        <w:gridCol w:w="879"/>
        <w:gridCol w:w="1721"/>
        <w:gridCol w:w="4888"/>
      </w:tblGrid>
      <w:tr w:rsidR="005B7839" w:rsidRPr="005B7839" w:rsidTr="005B7839">
        <w:trPr>
          <w:trHeight w:val="244"/>
        </w:trPr>
        <w:tc>
          <w:tcPr>
            <w:tcW w:w="111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B7839" w:rsidRPr="005B7839" w:rsidRDefault="005B7839" w:rsidP="005B7839">
            <w:pPr>
              <w:bidi w:val="0"/>
              <w:spacing w:after="0" w:line="240" w:lineRule="auto"/>
              <w:jc w:val="center"/>
              <w:rPr>
                <w:rFonts w:ascii="Calibri" w:eastAsia="Times New Roman" w:hAnsi="Calibri" w:cs="Calibri"/>
                <w:b/>
                <w:bCs/>
                <w:color w:val="000000"/>
                <w:sz w:val="22"/>
                <w:szCs w:val="22"/>
                <w:lang w:bidi="he-IL"/>
              </w:rPr>
            </w:pPr>
            <w:commentRangeStart w:id="658"/>
            <w:r w:rsidRPr="005B7839">
              <w:rPr>
                <w:rFonts w:ascii="Calibri" w:eastAsia="Times New Roman" w:hAnsi="Calibri" w:cs="Calibri"/>
                <w:b/>
                <w:bCs/>
                <w:color w:val="000000"/>
                <w:sz w:val="22"/>
                <w:szCs w:val="22"/>
                <w:lang w:bidi="he-IL"/>
              </w:rPr>
              <w:t>signal name</w:t>
            </w:r>
          </w:p>
        </w:tc>
        <w:tc>
          <w:tcPr>
            <w:tcW w:w="879" w:type="dxa"/>
            <w:tcBorders>
              <w:top w:val="single" w:sz="4" w:space="0" w:color="auto"/>
              <w:left w:val="nil"/>
              <w:bottom w:val="single" w:sz="4" w:space="0" w:color="auto"/>
              <w:right w:val="single" w:sz="4" w:space="0" w:color="auto"/>
            </w:tcBorders>
            <w:shd w:val="clear" w:color="000000" w:fill="FFFF00"/>
            <w:noWrap/>
            <w:vAlign w:val="bottom"/>
            <w:hideMark/>
          </w:tcPr>
          <w:p w:rsidR="005B7839" w:rsidRPr="005B7839" w:rsidRDefault="00153304" w:rsidP="005B7839">
            <w:pPr>
              <w:bidi w:val="0"/>
              <w:spacing w:after="0" w:line="240" w:lineRule="auto"/>
              <w:jc w:val="center"/>
              <w:rPr>
                <w:rFonts w:ascii="Calibri" w:eastAsia="Times New Roman" w:hAnsi="Calibri" w:cs="Calibri"/>
                <w:b/>
                <w:bCs/>
                <w:color w:val="000000"/>
                <w:sz w:val="22"/>
                <w:szCs w:val="22"/>
                <w:lang w:bidi="he-IL"/>
              </w:rPr>
            </w:pPr>
            <w:r w:rsidRPr="005B7839">
              <w:rPr>
                <w:rFonts w:ascii="Calibri" w:eastAsia="Times New Roman" w:hAnsi="Calibri" w:cs="Calibri"/>
                <w:b/>
                <w:bCs/>
                <w:color w:val="000000"/>
                <w:sz w:val="22"/>
                <w:szCs w:val="22"/>
                <w:lang w:bidi="he-IL"/>
              </w:rPr>
              <w:t>T</w:t>
            </w:r>
            <w:r w:rsidR="005B7839" w:rsidRPr="005B7839">
              <w:rPr>
                <w:rFonts w:ascii="Calibri" w:eastAsia="Times New Roman" w:hAnsi="Calibri" w:cs="Calibri"/>
                <w:b/>
                <w:bCs/>
                <w:color w:val="000000"/>
                <w:sz w:val="22"/>
                <w:szCs w:val="22"/>
                <w:lang w:bidi="he-IL"/>
              </w:rPr>
              <w:t>ype</w:t>
            </w:r>
          </w:p>
        </w:tc>
        <w:tc>
          <w:tcPr>
            <w:tcW w:w="1721" w:type="dxa"/>
            <w:tcBorders>
              <w:top w:val="single" w:sz="4" w:space="0" w:color="auto"/>
              <w:left w:val="nil"/>
              <w:bottom w:val="single" w:sz="4" w:space="0" w:color="auto"/>
              <w:right w:val="single" w:sz="4" w:space="0" w:color="auto"/>
            </w:tcBorders>
            <w:shd w:val="clear" w:color="000000" w:fill="FFFF00"/>
            <w:noWrap/>
            <w:vAlign w:val="bottom"/>
            <w:hideMark/>
          </w:tcPr>
          <w:p w:rsidR="005B7839" w:rsidRPr="005B7839" w:rsidRDefault="005B7839" w:rsidP="005B7839">
            <w:pPr>
              <w:bidi w:val="0"/>
              <w:spacing w:after="0" w:line="240" w:lineRule="auto"/>
              <w:jc w:val="center"/>
              <w:rPr>
                <w:rFonts w:ascii="Calibri" w:eastAsia="Times New Roman" w:hAnsi="Calibri" w:cs="Calibri"/>
                <w:b/>
                <w:bCs/>
                <w:color w:val="000000"/>
                <w:sz w:val="22"/>
                <w:szCs w:val="22"/>
                <w:lang w:bidi="he-IL"/>
              </w:rPr>
            </w:pPr>
            <w:r w:rsidRPr="005B7839">
              <w:rPr>
                <w:rFonts w:ascii="Calibri" w:eastAsia="Times New Roman" w:hAnsi="Calibri" w:cs="Calibri"/>
                <w:b/>
                <w:bCs/>
                <w:color w:val="000000"/>
                <w:sz w:val="22"/>
                <w:szCs w:val="22"/>
                <w:lang w:bidi="he-IL"/>
              </w:rPr>
              <w:t>width (bits)</w:t>
            </w:r>
          </w:p>
        </w:tc>
        <w:tc>
          <w:tcPr>
            <w:tcW w:w="4888" w:type="dxa"/>
            <w:tcBorders>
              <w:top w:val="single" w:sz="4" w:space="0" w:color="auto"/>
              <w:left w:val="nil"/>
              <w:bottom w:val="single" w:sz="4" w:space="0" w:color="auto"/>
              <w:right w:val="single" w:sz="4" w:space="0" w:color="auto"/>
            </w:tcBorders>
            <w:shd w:val="clear" w:color="000000" w:fill="FFFF00"/>
            <w:noWrap/>
            <w:vAlign w:val="bottom"/>
            <w:hideMark/>
          </w:tcPr>
          <w:p w:rsidR="005B7839" w:rsidRPr="005B7839" w:rsidRDefault="005B7839" w:rsidP="005B7839">
            <w:pPr>
              <w:bidi w:val="0"/>
              <w:spacing w:after="0" w:line="240" w:lineRule="auto"/>
              <w:jc w:val="center"/>
              <w:rPr>
                <w:rFonts w:ascii="Calibri" w:eastAsia="Times New Roman" w:hAnsi="Calibri" w:cs="Calibri"/>
                <w:b/>
                <w:bCs/>
                <w:color w:val="000000"/>
                <w:sz w:val="22"/>
                <w:szCs w:val="22"/>
                <w:lang w:bidi="he-IL"/>
              </w:rPr>
            </w:pPr>
            <w:r w:rsidRPr="005B7839">
              <w:rPr>
                <w:rFonts w:ascii="Calibri" w:eastAsia="Times New Roman" w:hAnsi="Calibri" w:cs="Calibri"/>
                <w:b/>
                <w:bCs/>
                <w:color w:val="000000"/>
                <w:sz w:val="22"/>
                <w:szCs w:val="22"/>
                <w:lang w:bidi="he-IL"/>
              </w:rPr>
              <w:t>description</w:t>
            </w:r>
          </w:p>
        </w:tc>
      </w:tr>
      <w:tr w:rsidR="005B7839" w:rsidRPr="005B7839" w:rsidTr="005B7839">
        <w:trPr>
          <w:trHeight w:val="244"/>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proofErr w:type="spellStart"/>
            <w:r w:rsidRPr="005B7839">
              <w:rPr>
                <w:rFonts w:ascii="Calibri" w:eastAsia="Times New Roman" w:hAnsi="Calibri" w:cs="Calibri"/>
                <w:color w:val="000000"/>
                <w:sz w:val="22"/>
                <w:szCs w:val="22"/>
                <w:lang w:bidi="he-IL"/>
              </w:rPr>
              <w:t>sig_in</w:t>
            </w:r>
            <w:proofErr w:type="spellEnd"/>
          </w:p>
        </w:tc>
        <w:tc>
          <w:tcPr>
            <w:tcW w:w="879"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I</w:t>
            </w:r>
            <w:r w:rsidR="005B7839" w:rsidRPr="005B7839">
              <w:rPr>
                <w:rFonts w:ascii="Calibri" w:eastAsia="Times New Roman" w:hAnsi="Calibri" w:cs="Calibri"/>
                <w:color w:val="000000"/>
                <w:sz w:val="22"/>
                <w:szCs w:val="22"/>
                <w:lang w:bidi="he-IL"/>
              </w:rPr>
              <w:t>nput</w:t>
            </w:r>
          </w:p>
        </w:tc>
        <w:tc>
          <w:tcPr>
            <w:tcW w:w="1721"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1</w:t>
            </w:r>
          </w:p>
        </w:tc>
        <w:tc>
          <w:tcPr>
            <w:tcW w:w="4888"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the signal which needs filtering</w:t>
            </w:r>
          </w:p>
        </w:tc>
      </w:tr>
      <w:tr w:rsidR="005B7839" w:rsidRPr="005B7839" w:rsidTr="005B7839">
        <w:trPr>
          <w:trHeight w:val="244"/>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proofErr w:type="spellStart"/>
            <w:r w:rsidRPr="005B7839">
              <w:rPr>
                <w:rFonts w:ascii="Calibri" w:eastAsia="Times New Roman" w:hAnsi="Calibri" w:cs="Calibri"/>
                <w:color w:val="000000"/>
                <w:sz w:val="22"/>
                <w:szCs w:val="22"/>
                <w:lang w:bidi="he-IL"/>
              </w:rPr>
              <w:t>clk</w:t>
            </w:r>
            <w:proofErr w:type="spellEnd"/>
            <w:r w:rsidRPr="005B7839">
              <w:rPr>
                <w:rFonts w:ascii="Calibri" w:eastAsia="Times New Roman" w:hAnsi="Calibri" w:cs="Calibri"/>
                <w:color w:val="000000"/>
                <w:sz w:val="22"/>
                <w:szCs w:val="22"/>
                <w:lang w:bidi="he-IL"/>
              </w:rPr>
              <w:t xml:space="preserve"> (100MHz)</w:t>
            </w:r>
          </w:p>
        </w:tc>
        <w:tc>
          <w:tcPr>
            <w:tcW w:w="879"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I</w:t>
            </w:r>
            <w:r w:rsidR="005B7839" w:rsidRPr="005B7839">
              <w:rPr>
                <w:rFonts w:ascii="Calibri" w:eastAsia="Times New Roman" w:hAnsi="Calibri" w:cs="Calibri"/>
                <w:color w:val="000000"/>
                <w:sz w:val="22"/>
                <w:szCs w:val="22"/>
                <w:lang w:bidi="he-IL"/>
              </w:rPr>
              <w:t>nput</w:t>
            </w:r>
          </w:p>
        </w:tc>
        <w:tc>
          <w:tcPr>
            <w:tcW w:w="1721"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1</w:t>
            </w:r>
          </w:p>
        </w:tc>
        <w:tc>
          <w:tcPr>
            <w:tcW w:w="4888"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system clock</w:t>
            </w:r>
          </w:p>
        </w:tc>
      </w:tr>
      <w:tr w:rsidR="005B7839" w:rsidRPr="005B7839" w:rsidTr="005B7839">
        <w:trPr>
          <w:trHeight w:val="244"/>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proofErr w:type="spellStart"/>
            <w:r w:rsidRPr="005B7839">
              <w:rPr>
                <w:rFonts w:ascii="Calibri" w:eastAsia="Times New Roman" w:hAnsi="Calibri" w:cs="Calibri"/>
                <w:color w:val="000000"/>
                <w:sz w:val="22"/>
                <w:szCs w:val="22"/>
                <w:lang w:bidi="he-IL"/>
              </w:rPr>
              <w:t>sys_reset</w:t>
            </w:r>
            <w:proofErr w:type="spellEnd"/>
          </w:p>
        </w:tc>
        <w:tc>
          <w:tcPr>
            <w:tcW w:w="879"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I</w:t>
            </w:r>
            <w:r w:rsidR="005B7839" w:rsidRPr="005B7839">
              <w:rPr>
                <w:rFonts w:ascii="Calibri" w:eastAsia="Times New Roman" w:hAnsi="Calibri" w:cs="Calibri"/>
                <w:color w:val="000000"/>
                <w:sz w:val="22"/>
                <w:szCs w:val="22"/>
                <w:lang w:bidi="he-IL"/>
              </w:rPr>
              <w:t>nput</w:t>
            </w:r>
          </w:p>
        </w:tc>
        <w:tc>
          <w:tcPr>
            <w:tcW w:w="1721"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1</w:t>
            </w:r>
          </w:p>
        </w:tc>
        <w:tc>
          <w:tcPr>
            <w:tcW w:w="4888"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block reset</w:t>
            </w:r>
          </w:p>
        </w:tc>
      </w:tr>
      <w:tr w:rsidR="005B7839" w:rsidRPr="005B7839" w:rsidTr="005B7839">
        <w:trPr>
          <w:trHeight w:val="244"/>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proofErr w:type="spellStart"/>
            <w:r w:rsidRPr="005B7839">
              <w:rPr>
                <w:rFonts w:ascii="Calibri" w:eastAsia="Times New Roman" w:hAnsi="Calibri" w:cs="Calibri"/>
                <w:color w:val="000000"/>
                <w:sz w:val="22"/>
                <w:szCs w:val="22"/>
                <w:lang w:bidi="he-IL"/>
              </w:rPr>
              <w:t>sig_filtered</w:t>
            </w:r>
            <w:proofErr w:type="spellEnd"/>
          </w:p>
        </w:tc>
        <w:tc>
          <w:tcPr>
            <w:tcW w:w="879" w:type="dxa"/>
            <w:tcBorders>
              <w:top w:val="nil"/>
              <w:left w:val="nil"/>
              <w:bottom w:val="single" w:sz="4" w:space="0" w:color="auto"/>
              <w:right w:val="single" w:sz="4" w:space="0" w:color="auto"/>
            </w:tcBorders>
            <w:shd w:val="clear" w:color="auto" w:fill="auto"/>
            <w:noWrap/>
            <w:vAlign w:val="bottom"/>
            <w:hideMark/>
          </w:tcPr>
          <w:p w:rsidR="005B7839" w:rsidRPr="005B7839" w:rsidRDefault="00153304"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O</w:t>
            </w:r>
            <w:r w:rsidR="005B7839" w:rsidRPr="005B7839">
              <w:rPr>
                <w:rFonts w:ascii="Calibri" w:eastAsia="Times New Roman" w:hAnsi="Calibri" w:cs="Calibri"/>
                <w:color w:val="000000"/>
                <w:sz w:val="22"/>
                <w:szCs w:val="22"/>
                <w:lang w:bidi="he-IL"/>
              </w:rPr>
              <w:t>utput</w:t>
            </w:r>
          </w:p>
        </w:tc>
        <w:tc>
          <w:tcPr>
            <w:tcW w:w="1721"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1</w:t>
            </w:r>
          </w:p>
        </w:tc>
        <w:tc>
          <w:tcPr>
            <w:tcW w:w="4888" w:type="dxa"/>
            <w:tcBorders>
              <w:top w:val="nil"/>
              <w:left w:val="nil"/>
              <w:bottom w:val="single" w:sz="4" w:space="0" w:color="auto"/>
              <w:right w:val="single" w:sz="4" w:space="0" w:color="auto"/>
            </w:tcBorders>
            <w:shd w:val="clear" w:color="auto" w:fill="auto"/>
            <w:noWrap/>
            <w:vAlign w:val="bottom"/>
            <w:hideMark/>
          </w:tcPr>
          <w:p w:rsidR="005B7839" w:rsidRPr="005B7839" w:rsidRDefault="005B7839" w:rsidP="005B7839">
            <w:pPr>
              <w:bidi w:val="0"/>
              <w:spacing w:after="0" w:line="240" w:lineRule="auto"/>
              <w:jc w:val="left"/>
              <w:rPr>
                <w:rFonts w:ascii="Calibri" w:eastAsia="Times New Roman" w:hAnsi="Calibri" w:cs="Calibri"/>
                <w:color w:val="000000"/>
                <w:sz w:val="22"/>
                <w:szCs w:val="22"/>
                <w:lang w:bidi="he-IL"/>
              </w:rPr>
            </w:pPr>
            <w:r w:rsidRPr="005B7839">
              <w:rPr>
                <w:rFonts w:ascii="Calibri" w:eastAsia="Times New Roman" w:hAnsi="Calibri" w:cs="Calibri"/>
                <w:color w:val="000000"/>
                <w:sz w:val="22"/>
                <w:szCs w:val="22"/>
                <w:lang w:bidi="he-IL"/>
              </w:rPr>
              <w:t>signal after filtering</w:t>
            </w:r>
            <w:commentRangeEnd w:id="658"/>
            <w:r w:rsidR="00C74A1A">
              <w:rPr>
                <w:rStyle w:val="CommentReference"/>
                <w:rtl/>
              </w:rPr>
              <w:commentReference w:id="658"/>
            </w:r>
          </w:p>
        </w:tc>
      </w:tr>
    </w:tbl>
    <w:p w:rsidR="009332F4" w:rsidRDefault="009332F4">
      <w:pPr>
        <w:pStyle w:val="ListParagraph"/>
        <w:bidi w:val="0"/>
        <w:ind w:left="1440"/>
        <w:jc w:val="left"/>
      </w:pPr>
    </w:p>
    <w:p w:rsidR="0058167B" w:rsidRDefault="0058167B">
      <w:pPr>
        <w:pStyle w:val="ListParagraph"/>
        <w:bidi w:val="0"/>
        <w:rPr>
          <w:rStyle w:val="IntenseEmphasis"/>
          <w:lang w:bidi="he-IL"/>
        </w:rPr>
      </w:pPr>
    </w:p>
    <w:p w:rsidR="00BC552E" w:rsidRDefault="00BC552E" w:rsidP="00BC552E">
      <w:pPr>
        <w:pStyle w:val="Heading2"/>
        <w:bidi w:val="0"/>
        <w:rPr>
          <w:rStyle w:val="IntenseEmphasis"/>
        </w:rPr>
      </w:pPr>
      <w:bookmarkStart w:id="659" w:name="_Toc308900966"/>
      <w:r>
        <w:rPr>
          <w:rStyle w:val="IntenseEmphasis"/>
        </w:rPr>
        <w:lastRenderedPageBreak/>
        <w:t>Wait - client</w:t>
      </w:r>
      <w:bookmarkEnd w:id="659"/>
    </w:p>
    <w:p w:rsidR="00122182" w:rsidRDefault="008233F9" w:rsidP="00122182">
      <w:pPr>
        <w:keepNext/>
        <w:bidi w:val="0"/>
        <w:rPr>
          <w:ins w:id="660" w:author="kelbaz" w:date="2011-11-13T18:17:00Z"/>
        </w:rPr>
        <w:pPrChange w:id="661" w:author="kelbaz" w:date="2011-11-13T18:17:00Z">
          <w:pPr>
            <w:bidi w:val="0"/>
          </w:pPr>
        </w:pPrChange>
      </w:pPr>
      <w:commentRangeStart w:id="662"/>
      <w:commentRangeStart w:id="663"/>
      <w:r>
        <w:rPr>
          <w:noProof/>
          <w:lang w:bidi="he-IL"/>
        </w:rPr>
        <w:drawing>
          <wp:inline distT="0" distB="0" distL="0" distR="0">
            <wp:extent cx="5274310" cy="3659427"/>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3659427"/>
                    </a:xfrm>
                    <a:prstGeom prst="rect">
                      <a:avLst/>
                    </a:prstGeom>
                    <a:noFill/>
                    <a:ln w="9525">
                      <a:noFill/>
                      <a:miter lim="800000"/>
                      <a:headEnd/>
                      <a:tailEnd/>
                    </a:ln>
                  </pic:spPr>
                </pic:pic>
              </a:graphicData>
            </a:graphic>
          </wp:inline>
        </w:drawing>
      </w:r>
      <w:commentRangeEnd w:id="662"/>
      <w:commentRangeEnd w:id="663"/>
      <w:r w:rsidR="00DA4E5D">
        <w:rPr>
          <w:rStyle w:val="CommentReference"/>
        </w:rPr>
        <w:commentReference w:id="662"/>
      </w:r>
    </w:p>
    <w:p w:rsidR="00DA4E5D" w:rsidRDefault="00DA4E5D" w:rsidP="00DA4E5D">
      <w:pPr>
        <w:pStyle w:val="Caption"/>
        <w:rPr>
          <w:ins w:id="664" w:author="kelbaz" w:date="2011-11-13T18:17:00Z"/>
        </w:rPr>
      </w:pPr>
      <w:ins w:id="665" w:author="kelbaz" w:date="2011-11-13T18:17:00Z">
        <w:r>
          <w:t xml:space="preserve">Figure </w:t>
        </w:r>
        <w:r w:rsidR="00122182">
          <w:fldChar w:fldCharType="begin"/>
        </w:r>
        <w:r>
          <w:instrText xml:space="preserve"> SEQ Figure \* ARABIC </w:instrText>
        </w:r>
      </w:ins>
      <w:r w:rsidR="00122182">
        <w:fldChar w:fldCharType="separate"/>
      </w:r>
      <w:ins w:id="666" w:author="dobstbau" w:date="2011-11-14T19:57:00Z">
        <w:r w:rsidR="0043004A">
          <w:rPr>
            <w:noProof/>
          </w:rPr>
          <w:t>9</w:t>
        </w:r>
      </w:ins>
      <w:ins w:id="667" w:author="kelbaz" w:date="2011-11-13T18:17:00Z">
        <w:r w:rsidR="00122182">
          <w:fldChar w:fldCharType="end"/>
        </w:r>
        <w:r>
          <w:rPr>
            <w:noProof/>
          </w:rPr>
          <w:t xml:space="preserve"> - wait calient</w:t>
        </w:r>
      </w:ins>
    </w:p>
    <w:p w:rsidR="008233F9" w:rsidRPr="008233F9" w:rsidRDefault="00C74A1A" w:rsidP="008233F9">
      <w:pPr>
        <w:bidi w:val="0"/>
      </w:pPr>
      <w:r>
        <w:rPr>
          <w:rStyle w:val="CommentReference"/>
          <w:rtl/>
        </w:rPr>
        <w:commentReference w:id="663"/>
      </w:r>
    </w:p>
    <w:p w:rsidR="00BC552E" w:rsidRDefault="00BC552E" w:rsidP="00BC552E">
      <w:pPr>
        <w:bidi w:val="0"/>
        <w:rPr>
          <w:rStyle w:val="Emphasis"/>
        </w:rPr>
      </w:pPr>
      <w:r w:rsidRPr="00F26180">
        <w:rPr>
          <w:rStyle w:val="Emphasis"/>
        </w:rPr>
        <w:t>General Description</w:t>
      </w:r>
    </w:p>
    <w:p w:rsidR="006132CD" w:rsidRDefault="00367A7F" w:rsidP="008233F9">
      <w:pPr>
        <w:pStyle w:val="ListParagraph"/>
        <w:numPr>
          <w:ilvl w:val="0"/>
          <w:numId w:val="21"/>
        </w:numPr>
        <w:bidi w:val="0"/>
      </w:pPr>
      <w:r w:rsidRPr="00BC552E">
        <w:t xml:space="preserve">The Wait Block would occupy the </w:t>
      </w:r>
      <w:r w:rsidRPr="00BC552E">
        <w:rPr>
          <w:lang w:bidi="he-IL"/>
        </w:rPr>
        <w:t>b</w:t>
      </w:r>
      <w:r w:rsidRPr="00BC552E">
        <w:t>us on demand from master (CCB) for a given amount of time</w:t>
      </w:r>
    </w:p>
    <w:p w:rsidR="00C80CFA" w:rsidRDefault="00C80CFA" w:rsidP="00C80CFA">
      <w:pPr>
        <w:pStyle w:val="ListParagraph"/>
        <w:numPr>
          <w:ilvl w:val="0"/>
          <w:numId w:val="21"/>
        </w:numPr>
        <w:bidi w:val="0"/>
      </w:pPr>
      <w:r>
        <w:t>The Wait client has a wishbone slave interface.</w:t>
      </w:r>
    </w:p>
    <w:p w:rsidR="00A71A8E" w:rsidRDefault="00BC325F" w:rsidP="00F83CB2">
      <w:pPr>
        <w:pStyle w:val="ListParagraph"/>
        <w:numPr>
          <w:ilvl w:val="0"/>
          <w:numId w:val="21"/>
        </w:numPr>
        <w:bidi w:val="0"/>
      </w:pPr>
      <w:r>
        <w:t xml:space="preserve">The counter </w:t>
      </w:r>
      <w:r w:rsidR="004556E7">
        <w:t>in the</w:t>
      </w:r>
      <w:r>
        <w:t xml:space="preserve"> wait control and the timer will calculate the needed time to occupy the bus</w:t>
      </w:r>
      <w:r w:rsidR="00C91C8C">
        <w:t>: The timer will raise the ‘</w:t>
      </w:r>
      <w:proofErr w:type="spellStart"/>
      <w:r w:rsidR="00C91C8C">
        <w:t>timer_tic</w:t>
      </w:r>
      <w:proofErr w:type="spellEnd"/>
      <w:r w:rsidR="00C91C8C">
        <w:t xml:space="preserve">’ signal every time unit (generic) for one cycle time, the counter will count the number of </w:t>
      </w:r>
      <w:proofErr w:type="spellStart"/>
      <w:r w:rsidR="00C91C8C">
        <w:t>time_unit</w:t>
      </w:r>
      <w:proofErr w:type="spellEnd"/>
      <w:r w:rsidR="004556E7">
        <w:t xml:space="preserve"> tics, when the counting will arrive to ‘</w:t>
      </w:r>
      <w:proofErr w:type="spellStart"/>
      <w:r w:rsidR="004556E7">
        <w:t>w</w:t>
      </w:r>
      <w:r w:rsidR="004C3C4D">
        <w:t>a</w:t>
      </w:r>
      <w:r w:rsidR="004556E7">
        <w:t>it_reg</w:t>
      </w:r>
      <w:proofErr w:type="spellEnd"/>
      <w:r w:rsidR="004556E7">
        <w:t xml:space="preserve">’ – the value saved in the register- </w:t>
      </w:r>
      <w:r w:rsidR="00644E35">
        <w:t>the wait control will raise ‘finish’ to signify that this transaction is finis</w:t>
      </w:r>
      <w:r w:rsidR="005711A7">
        <w:t>h.</w:t>
      </w:r>
      <w:r w:rsidR="00644E35">
        <w:t xml:space="preserve">  </w:t>
      </w:r>
      <w:r w:rsidR="004556E7">
        <w:t xml:space="preserve">  </w:t>
      </w:r>
      <w:r w:rsidR="00C91C8C">
        <w:t xml:space="preserve">    </w:t>
      </w:r>
    </w:p>
    <w:tbl>
      <w:tblPr>
        <w:tblW w:w="9233" w:type="dxa"/>
        <w:tblInd w:w="97" w:type="dxa"/>
        <w:tblLook w:val="04A0"/>
      </w:tblPr>
      <w:tblGrid>
        <w:gridCol w:w="2203"/>
        <w:gridCol w:w="1814"/>
        <w:gridCol w:w="5216"/>
      </w:tblGrid>
      <w:tr w:rsidR="00FC4BE6" w:rsidRPr="00FC4BE6" w:rsidTr="00FC4BE6">
        <w:trPr>
          <w:trHeight w:val="406"/>
        </w:trPr>
        <w:tc>
          <w:tcPr>
            <w:tcW w:w="2203" w:type="dxa"/>
            <w:tcBorders>
              <w:top w:val="single" w:sz="8" w:space="0" w:color="auto"/>
              <w:left w:val="single" w:sz="8" w:space="0" w:color="auto"/>
              <w:bottom w:val="single" w:sz="8" w:space="0" w:color="auto"/>
              <w:right w:val="single" w:sz="8" w:space="0" w:color="auto"/>
            </w:tcBorders>
            <w:shd w:val="clear" w:color="000000" w:fill="FFFF00"/>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Pin Name</w:t>
            </w:r>
          </w:p>
        </w:tc>
        <w:tc>
          <w:tcPr>
            <w:tcW w:w="1814" w:type="dxa"/>
            <w:tcBorders>
              <w:top w:val="single" w:sz="8" w:space="0" w:color="auto"/>
              <w:left w:val="nil"/>
              <w:bottom w:val="single" w:sz="8" w:space="0" w:color="auto"/>
              <w:right w:val="single" w:sz="8" w:space="0" w:color="auto"/>
            </w:tcBorders>
            <w:shd w:val="clear" w:color="000000" w:fill="FFFF00"/>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Direction</w:t>
            </w:r>
          </w:p>
        </w:tc>
        <w:tc>
          <w:tcPr>
            <w:tcW w:w="5216" w:type="dxa"/>
            <w:tcBorders>
              <w:top w:val="single" w:sz="8" w:space="0" w:color="auto"/>
              <w:left w:val="nil"/>
              <w:bottom w:val="single" w:sz="8" w:space="0" w:color="auto"/>
              <w:right w:val="single" w:sz="8" w:space="0" w:color="auto"/>
            </w:tcBorders>
            <w:shd w:val="clear" w:color="000000" w:fill="FFFF00"/>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Description</w:t>
            </w:r>
          </w:p>
        </w:tc>
      </w:tr>
      <w:tr w:rsidR="00FC4BE6" w:rsidRPr="00FC4BE6" w:rsidTr="00FC4BE6">
        <w:trPr>
          <w:trHeight w:val="244"/>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Sys_clk</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clock</w:t>
            </w:r>
          </w:p>
        </w:tc>
      </w:tr>
      <w:tr w:rsidR="00FC4BE6" w:rsidRPr="00FC4BE6" w:rsidTr="00FC4BE6">
        <w:trPr>
          <w:trHeight w:val="604"/>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Sys_reset</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Reset. Reset polarity will be set according to the generic parameter '</w:t>
            </w:r>
            <w:proofErr w:type="spellStart"/>
            <w:r w:rsidRPr="00FC4BE6">
              <w:rPr>
                <w:rFonts w:ascii="Calibri" w:eastAsia="Times New Roman" w:hAnsi="Calibri" w:cs="Calibri"/>
                <w:color w:val="000000"/>
                <w:lang w:bidi="he-IL"/>
              </w:rPr>
              <w:t>reset_polarity_g</w:t>
            </w:r>
            <w:proofErr w:type="spellEnd"/>
            <w:r w:rsidRPr="00FC4BE6">
              <w:rPr>
                <w:rFonts w:ascii="Calibri" w:eastAsia="Times New Roman" w:hAnsi="Calibri" w:cs="Calibri"/>
                <w:color w:val="000000"/>
                <w:lang w:bidi="he-IL"/>
              </w:rPr>
              <w:t>'</w:t>
            </w:r>
          </w:p>
        </w:tc>
      </w:tr>
      <w:tr w:rsidR="00FC4BE6" w:rsidRPr="00FC4BE6" w:rsidTr="00FC4BE6">
        <w:trPr>
          <w:trHeight w:val="406"/>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Dat_in</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Data output from the wishbone slave – NOT USED</w:t>
            </w:r>
          </w:p>
        </w:tc>
      </w:tr>
      <w:tr w:rsidR="00FC4BE6" w:rsidRPr="00FC4BE6" w:rsidTr="00FC4BE6">
        <w:trPr>
          <w:trHeight w:val="406"/>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 xml:space="preserve"> </w:t>
            </w:r>
            <w:proofErr w:type="spellStart"/>
            <w:r w:rsidRPr="00FC4BE6">
              <w:rPr>
                <w:rFonts w:ascii="Calibri" w:eastAsia="Times New Roman" w:hAnsi="Calibri" w:cs="Calibri"/>
                <w:color w:val="000000"/>
                <w:lang w:bidi="he-IL"/>
              </w:rPr>
              <w:t>We_in</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The wishbone write enable signal. When ‘1’ write to the unit</w:t>
            </w:r>
          </w:p>
        </w:tc>
      </w:tr>
      <w:tr w:rsidR="00FC4BE6" w:rsidRPr="00FC4BE6" w:rsidTr="00FC4BE6">
        <w:trPr>
          <w:trHeight w:val="604"/>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Stb_in</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The wishbone STB signal</w:t>
            </w:r>
          </w:p>
        </w:tc>
      </w:tr>
      <w:tr w:rsidR="00FC4BE6" w:rsidRPr="00FC4BE6" w:rsidTr="00FC4BE6">
        <w:trPr>
          <w:trHeight w:val="604"/>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Cyc_in</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The wishbone CYC signal</w:t>
            </w:r>
          </w:p>
        </w:tc>
      </w:tr>
      <w:tr w:rsidR="00FC4BE6" w:rsidRPr="00FC4BE6" w:rsidTr="00FC4BE6">
        <w:trPr>
          <w:trHeight w:val="33"/>
        </w:trPr>
        <w:tc>
          <w:tcPr>
            <w:tcW w:w="2203" w:type="dxa"/>
            <w:tcBorders>
              <w:top w:val="nil"/>
              <w:left w:val="single" w:sz="8" w:space="0" w:color="auto"/>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lastRenderedPageBreak/>
              <w:t>Ack_output</w:t>
            </w:r>
            <w:proofErr w:type="spellEnd"/>
          </w:p>
        </w:tc>
        <w:tc>
          <w:tcPr>
            <w:tcW w:w="1814" w:type="dxa"/>
            <w:tcBorders>
              <w:top w:val="nil"/>
              <w:left w:val="nil"/>
              <w:bottom w:val="single" w:sz="8" w:space="0" w:color="auto"/>
              <w:right w:val="single" w:sz="8" w:space="0" w:color="auto"/>
            </w:tcBorders>
            <w:shd w:val="clear" w:color="auto" w:fill="auto"/>
            <w:hideMark/>
          </w:tcPr>
          <w:p w:rsidR="00FC4BE6" w:rsidRPr="00FC4BE6" w:rsidRDefault="00FC4BE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out</w:t>
            </w:r>
          </w:p>
        </w:tc>
        <w:tc>
          <w:tcPr>
            <w:tcW w:w="5216" w:type="dxa"/>
            <w:tcBorders>
              <w:top w:val="nil"/>
              <w:left w:val="nil"/>
              <w:bottom w:val="single" w:sz="8" w:space="0" w:color="auto"/>
              <w:right w:val="single" w:sz="8" w:space="0" w:color="auto"/>
            </w:tcBorders>
            <w:shd w:val="clear" w:color="auto" w:fill="auto"/>
            <w:hideMark/>
          </w:tcPr>
          <w:p w:rsidR="00FC4BE6" w:rsidRPr="00FC4BE6" w:rsidRDefault="00FC4BE6" w:rsidP="00FC4BE6">
            <w:pPr>
              <w:keepNext/>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Indicate that the unit finish to wait, and free the BUS</w:t>
            </w:r>
          </w:p>
        </w:tc>
      </w:tr>
    </w:tbl>
    <w:p w:rsidR="00A71A8E" w:rsidRDefault="00FC4BE6" w:rsidP="00F83CB2">
      <w:pPr>
        <w:pStyle w:val="Caption"/>
        <w:jc w:val="center"/>
        <w:rPr>
          <w:rtl/>
          <w:lang w:bidi="he-IL"/>
        </w:rPr>
      </w:pPr>
      <w:r>
        <w:t xml:space="preserve">Table </w:t>
      </w:r>
      <w:ins w:id="668" w:author="dobstbau" w:date="2011-11-12T22:46:00Z">
        <w:r w:rsidR="00122182">
          <w:fldChar w:fldCharType="begin"/>
        </w:r>
        <w:r w:rsidR="003C51A9">
          <w:instrText xml:space="preserve"> SEQ Table \* ARABIC </w:instrText>
        </w:r>
      </w:ins>
      <w:r w:rsidR="00122182">
        <w:fldChar w:fldCharType="separate"/>
      </w:r>
      <w:ins w:id="669" w:author="dobstbau" w:date="2011-11-12T22:46:00Z">
        <w:r w:rsidR="003C51A9">
          <w:rPr>
            <w:noProof/>
          </w:rPr>
          <w:t>21</w:t>
        </w:r>
        <w:r w:rsidR="00122182">
          <w:fldChar w:fldCharType="end"/>
        </w:r>
      </w:ins>
      <w:del w:id="670"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21</w:delText>
        </w:r>
        <w:r w:rsidR="00122182" w:rsidDel="003C51A9">
          <w:fldChar w:fldCharType="end"/>
        </w:r>
      </w:del>
      <w:r>
        <w:t xml:space="preserve"> - wait client signals</w:t>
      </w:r>
    </w:p>
    <w:tbl>
      <w:tblPr>
        <w:tblW w:w="11077" w:type="dxa"/>
        <w:tblInd w:w="97" w:type="dxa"/>
        <w:tblLook w:val="04A0"/>
        <w:tblPrChange w:id="671" w:author="kelbaz" w:date="2011-11-13T18:41:00Z">
          <w:tblPr>
            <w:tblW w:w="9173" w:type="dxa"/>
            <w:tblInd w:w="97" w:type="dxa"/>
            <w:tblLook w:val="04A0"/>
          </w:tblPr>
        </w:tblPrChange>
      </w:tblPr>
      <w:tblGrid>
        <w:gridCol w:w="3080"/>
        <w:gridCol w:w="1904"/>
        <w:gridCol w:w="1904"/>
        <w:gridCol w:w="4189"/>
        <w:tblGridChange w:id="672">
          <w:tblGrid>
            <w:gridCol w:w="3080"/>
            <w:gridCol w:w="1904"/>
            <w:gridCol w:w="1904"/>
            <w:gridCol w:w="4189"/>
          </w:tblGrid>
        </w:tblGridChange>
      </w:tblGrid>
      <w:tr w:rsidR="004A4FF6" w:rsidRPr="00FC4BE6" w:rsidTr="004A4FF6">
        <w:trPr>
          <w:trHeight w:val="233"/>
          <w:trPrChange w:id="673" w:author="kelbaz" w:date="2011-11-13T18:41:00Z">
            <w:trPr>
              <w:trHeight w:val="233"/>
            </w:trPr>
          </w:trPrChange>
        </w:trPr>
        <w:tc>
          <w:tcPr>
            <w:tcW w:w="3080" w:type="dxa"/>
            <w:tcBorders>
              <w:top w:val="single" w:sz="8" w:space="0" w:color="auto"/>
              <w:left w:val="single" w:sz="8" w:space="0" w:color="auto"/>
              <w:bottom w:val="single" w:sz="8" w:space="0" w:color="auto"/>
              <w:right w:val="single" w:sz="8" w:space="0" w:color="auto"/>
            </w:tcBorders>
            <w:shd w:val="clear" w:color="000000" w:fill="00B0F0"/>
            <w:hideMark/>
            <w:tcPrChange w:id="674" w:author="kelbaz" w:date="2011-11-13T18:41:00Z">
              <w:tcPr>
                <w:tcW w:w="3080" w:type="dxa"/>
                <w:tcBorders>
                  <w:top w:val="single" w:sz="8" w:space="0" w:color="auto"/>
                  <w:left w:val="single" w:sz="8" w:space="0" w:color="auto"/>
                  <w:bottom w:val="single" w:sz="8" w:space="0" w:color="auto"/>
                  <w:right w:val="single" w:sz="8" w:space="0" w:color="auto"/>
                </w:tcBorders>
                <w:shd w:val="clear" w:color="000000" w:fill="00B0F0"/>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Generic Parameter</w:t>
            </w:r>
          </w:p>
        </w:tc>
        <w:tc>
          <w:tcPr>
            <w:tcW w:w="1904" w:type="dxa"/>
            <w:tcBorders>
              <w:top w:val="single" w:sz="8" w:space="0" w:color="auto"/>
              <w:left w:val="nil"/>
              <w:bottom w:val="single" w:sz="8" w:space="0" w:color="auto"/>
              <w:right w:val="single" w:sz="8" w:space="0" w:color="auto"/>
            </w:tcBorders>
            <w:shd w:val="clear" w:color="000000" w:fill="00B0F0"/>
            <w:tcPrChange w:id="675" w:author="kelbaz" w:date="2011-11-13T18:41:00Z">
              <w:tcPr>
                <w:tcW w:w="1904" w:type="dxa"/>
                <w:tcBorders>
                  <w:top w:val="single" w:sz="8" w:space="0" w:color="auto"/>
                  <w:left w:val="nil"/>
                  <w:bottom w:val="single" w:sz="8" w:space="0" w:color="auto"/>
                  <w:right w:val="nil"/>
                </w:tcBorders>
                <w:shd w:val="clear" w:color="000000" w:fill="00B0F0"/>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676" w:author="kelbaz" w:date="2011-11-13T18:42:00Z">
                <w:pPr>
                  <w:bidi w:val="0"/>
                  <w:spacing w:after="0" w:line="240" w:lineRule="auto"/>
                </w:pPr>
              </w:pPrChange>
            </w:pPr>
            <w:ins w:id="677" w:author="kelbaz" w:date="2011-11-13T18:40:00Z">
              <w:r>
                <w:rPr>
                  <w:rFonts w:ascii="Calibri" w:eastAsia="Times New Roman" w:hAnsi="Calibri" w:cs="Calibri"/>
                  <w:color w:val="000000"/>
                  <w:lang w:bidi="he-IL"/>
                </w:rPr>
                <w:t>type</w:t>
              </w:r>
            </w:ins>
          </w:p>
        </w:tc>
        <w:tc>
          <w:tcPr>
            <w:tcW w:w="1904" w:type="dxa"/>
            <w:tcBorders>
              <w:top w:val="single" w:sz="8" w:space="0" w:color="auto"/>
              <w:left w:val="single" w:sz="8" w:space="0" w:color="auto"/>
              <w:bottom w:val="single" w:sz="8" w:space="0" w:color="auto"/>
              <w:right w:val="single" w:sz="8" w:space="0" w:color="auto"/>
            </w:tcBorders>
            <w:shd w:val="clear" w:color="000000" w:fill="00B0F0"/>
            <w:hideMark/>
            <w:tcPrChange w:id="678" w:author="kelbaz" w:date="2011-11-13T18:41:00Z">
              <w:tcPr>
                <w:tcW w:w="1904" w:type="dxa"/>
                <w:tcBorders>
                  <w:top w:val="single" w:sz="8" w:space="0" w:color="auto"/>
                  <w:left w:val="nil"/>
                  <w:bottom w:val="single" w:sz="8" w:space="0" w:color="auto"/>
                  <w:right w:val="single" w:sz="8" w:space="0" w:color="auto"/>
                </w:tcBorders>
                <w:shd w:val="clear" w:color="000000" w:fill="00B0F0"/>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Default Value</w:t>
            </w:r>
          </w:p>
        </w:tc>
        <w:tc>
          <w:tcPr>
            <w:tcW w:w="4189" w:type="dxa"/>
            <w:tcBorders>
              <w:top w:val="single" w:sz="8" w:space="0" w:color="auto"/>
              <w:left w:val="nil"/>
              <w:bottom w:val="single" w:sz="8" w:space="0" w:color="auto"/>
              <w:right w:val="single" w:sz="8" w:space="0" w:color="auto"/>
            </w:tcBorders>
            <w:shd w:val="clear" w:color="000000" w:fill="00B0F0"/>
            <w:hideMark/>
            <w:tcPrChange w:id="679" w:author="kelbaz" w:date="2011-11-13T18:41:00Z">
              <w:tcPr>
                <w:tcW w:w="4189" w:type="dxa"/>
                <w:tcBorders>
                  <w:top w:val="single" w:sz="8" w:space="0" w:color="auto"/>
                  <w:left w:val="nil"/>
                  <w:bottom w:val="single" w:sz="8" w:space="0" w:color="auto"/>
                  <w:right w:val="single" w:sz="8" w:space="0" w:color="auto"/>
                </w:tcBorders>
                <w:shd w:val="clear" w:color="000000" w:fill="00B0F0"/>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Description</w:t>
            </w:r>
          </w:p>
        </w:tc>
      </w:tr>
      <w:tr w:rsidR="004A4FF6" w:rsidRPr="00FC4BE6" w:rsidTr="004A4FF6">
        <w:trPr>
          <w:trHeight w:val="577"/>
          <w:trPrChange w:id="680" w:author="kelbaz" w:date="2011-11-13T18:41:00Z">
            <w:trPr>
              <w:trHeight w:val="577"/>
            </w:trPr>
          </w:trPrChange>
        </w:trPr>
        <w:tc>
          <w:tcPr>
            <w:tcW w:w="3080" w:type="dxa"/>
            <w:tcBorders>
              <w:top w:val="nil"/>
              <w:left w:val="single" w:sz="8" w:space="0" w:color="auto"/>
              <w:bottom w:val="single" w:sz="8" w:space="0" w:color="auto"/>
              <w:right w:val="single" w:sz="8" w:space="0" w:color="auto"/>
            </w:tcBorders>
            <w:shd w:val="clear" w:color="auto" w:fill="auto"/>
            <w:hideMark/>
            <w:tcPrChange w:id="681"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reset_activity_polarity_g</w:t>
            </w:r>
            <w:proofErr w:type="spellEnd"/>
          </w:p>
        </w:tc>
        <w:tc>
          <w:tcPr>
            <w:tcW w:w="1904" w:type="dxa"/>
            <w:tcBorders>
              <w:top w:val="single" w:sz="8" w:space="0" w:color="auto"/>
              <w:left w:val="nil"/>
              <w:bottom w:val="single" w:sz="8" w:space="0" w:color="auto"/>
              <w:right w:val="single" w:sz="8" w:space="0" w:color="auto"/>
            </w:tcBorders>
            <w:tcPrChange w:id="682"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683" w:author="kelbaz" w:date="2011-11-13T18:42:00Z">
                <w:pPr>
                  <w:bidi w:val="0"/>
                  <w:spacing w:after="0" w:line="240" w:lineRule="auto"/>
                </w:pPr>
              </w:pPrChange>
            </w:pPr>
            <w:proofErr w:type="spellStart"/>
            <w:ins w:id="684" w:author="kelbaz" w:date="2011-11-13T18:41:00Z">
              <w:r>
                <w:rPr>
                  <w:rFonts w:ascii="Calibri" w:eastAsia="Times New Roman" w:hAnsi="Calibri" w:cs="Calibri"/>
                  <w:color w:val="000000"/>
                  <w:lang w:bidi="he-IL"/>
                </w:rPr>
                <w:t>Std_logic</w:t>
              </w:r>
            </w:ins>
            <w:proofErr w:type="spellEnd"/>
          </w:p>
        </w:tc>
        <w:tc>
          <w:tcPr>
            <w:tcW w:w="1904" w:type="dxa"/>
            <w:tcBorders>
              <w:top w:val="nil"/>
              <w:left w:val="single" w:sz="8" w:space="0" w:color="auto"/>
              <w:bottom w:val="single" w:sz="8" w:space="0" w:color="auto"/>
              <w:right w:val="single" w:sz="8" w:space="0" w:color="auto"/>
            </w:tcBorders>
            <w:shd w:val="clear" w:color="auto" w:fill="auto"/>
            <w:hideMark/>
            <w:tcPrChange w:id="685"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‘1’</w:t>
            </w:r>
          </w:p>
        </w:tc>
        <w:tc>
          <w:tcPr>
            <w:tcW w:w="4189" w:type="dxa"/>
            <w:tcBorders>
              <w:top w:val="nil"/>
              <w:left w:val="nil"/>
              <w:bottom w:val="single" w:sz="8" w:space="0" w:color="auto"/>
              <w:right w:val="single" w:sz="8" w:space="0" w:color="auto"/>
            </w:tcBorders>
            <w:shd w:val="clear" w:color="auto" w:fill="auto"/>
            <w:hideMark/>
            <w:tcPrChange w:id="686"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jc w:val="left"/>
              <w:rPr>
                <w:rFonts w:ascii="Calibri" w:eastAsia="Times New Roman" w:hAnsi="Calibri" w:cs="Calibri"/>
                <w:color w:val="000000"/>
                <w:lang w:bidi="he-IL"/>
              </w:rPr>
            </w:pPr>
            <w:r w:rsidRPr="00FC4BE6">
              <w:rPr>
                <w:rFonts w:ascii="Calibri" w:eastAsia="Times New Roman" w:hAnsi="Calibri" w:cs="Calibri"/>
                <w:color w:val="000000"/>
                <w:lang w:bidi="he-IL"/>
              </w:rPr>
              <w:t>defines reset active polarity: '0' active low, '1' active high</w:t>
            </w:r>
          </w:p>
        </w:tc>
      </w:tr>
      <w:tr w:rsidR="004A4FF6" w:rsidRPr="00FC4BE6" w:rsidTr="004A4FF6">
        <w:trPr>
          <w:trHeight w:val="577"/>
          <w:trPrChange w:id="687" w:author="kelbaz" w:date="2011-11-13T18:41:00Z">
            <w:trPr>
              <w:trHeight w:val="577"/>
            </w:trPr>
          </w:trPrChange>
        </w:trPr>
        <w:tc>
          <w:tcPr>
            <w:tcW w:w="3080" w:type="dxa"/>
            <w:tcBorders>
              <w:top w:val="nil"/>
              <w:left w:val="single" w:sz="8" w:space="0" w:color="auto"/>
              <w:bottom w:val="single" w:sz="8" w:space="0" w:color="auto"/>
              <w:right w:val="single" w:sz="8" w:space="0" w:color="auto"/>
            </w:tcBorders>
            <w:shd w:val="clear" w:color="auto" w:fill="auto"/>
            <w:hideMark/>
            <w:tcPrChange w:id="688"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block_enable_polarity_g</w:t>
            </w:r>
            <w:proofErr w:type="spellEnd"/>
          </w:p>
        </w:tc>
        <w:tc>
          <w:tcPr>
            <w:tcW w:w="1904" w:type="dxa"/>
            <w:tcBorders>
              <w:top w:val="single" w:sz="8" w:space="0" w:color="auto"/>
              <w:left w:val="nil"/>
              <w:bottom w:val="single" w:sz="8" w:space="0" w:color="auto"/>
              <w:right w:val="single" w:sz="8" w:space="0" w:color="auto"/>
            </w:tcBorders>
            <w:tcPrChange w:id="689"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690" w:author="kelbaz" w:date="2011-11-13T18:42:00Z">
                <w:pPr>
                  <w:bidi w:val="0"/>
                  <w:spacing w:after="0" w:line="240" w:lineRule="auto"/>
                </w:pPr>
              </w:pPrChange>
            </w:pPr>
            <w:proofErr w:type="spellStart"/>
            <w:ins w:id="691" w:author="kelbaz" w:date="2011-11-13T18:42:00Z">
              <w:r w:rsidRPr="004A4FF6">
                <w:rPr>
                  <w:rFonts w:ascii="Calibri" w:eastAsia="Times New Roman" w:hAnsi="Calibri" w:cs="Calibri"/>
                  <w:color w:val="000000"/>
                  <w:lang w:bidi="he-IL"/>
                </w:rPr>
                <w:t>std_logic</w:t>
              </w:r>
            </w:ins>
            <w:proofErr w:type="spellEnd"/>
          </w:p>
        </w:tc>
        <w:tc>
          <w:tcPr>
            <w:tcW w:w="1904" w:type="dxa"/>
            <w:tcBorders>
              <w:top w:val="nil"/>
              <w:left w:val="single" w:sz="8" w:space="0" w:color="auto"/>
              <w:bottom w:val="single" w:sz="8" w:space="0" w:color="auto"/>
              <w:right w:val="single" w:sz="8" w:space="0" w:color="auto"/>
            </w:tcBorders>
            <w:shd w:val="clear" w:color="auto" w:fill="auto"/>
            <w:hideMark/>
            <w:tcPrChange w:id="692"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‘1’</w:t>
            </w:r>
          </w:p>
        </w:tc>
        <w:tc>
          <w:tcPr>
            <w:tcW w:w="4189" w:type="dxa"/>
            <w:tcBorders>
              <w:top w:val="nil"/>
              <w:left w:val="nil"/>
              <w:bottom w:val="single" w:sz="8" w:space="0" w:color="auto"/>
              <w:right w:val="single" w:sz="8" w:space="0" w:color="auto"/>
            </w:tcBorders>
            <w:shd w:val="clear" w:color="auto" w:fill="auto"/>
            <w:hideMark/>
            <w:tcPrChange w:id="693"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jc w:val="left"/>
              <w:rPr>
                <w:rFonts w:ascii="Calibri" w:eastAsia="Times New Roman" w:hAnsi="Calibri" w:cs="Calibri"/>
                <w:color w:val="000000"/>
                <w:lang w:bidi="he-IL"/>
              </w:rPr>
            </w:pPr>
            <w:r w:rsidRPr="00FC4BE6">
              <w:rPr>
                <w:rFonts w:ascii="Calibri" w:eastAsia="Times New Roman" w:hAnsi="Calibri" w:cs="Calibri"/>
                <w:color w:val="000000"/>
                <w:lang w:bidi="he-IL"/>
              </w:rPr>
              <w:t>defines the active block enable polarity : '0' active low, '1' active high</w:t>
            </w:r>
          </w:p>
        </w:tc>
      </w:tr>
      <w:tr w:rsidR="004A4FF6" w:rsidRPr="00FC4BE6" w:rsidTr="004A4FF6">
        <w:trPr>
          <w:trHeight w:val="577"/>
          <w:trPrChange w:id="694" w:author="kelbaz" w:date="2011-11-13T18:41:00Z">
            <w:trPr>
              <w:trHeight w:val="577"/>
            </w:trPr>
          </w:trPrChange>
        </w:trPr>
        <w:tc>
          <w:tcPr>
            <w:tcW w:w="3080" w:type="dxa"/>
            <w:tcBorders>
              <w:top w:val="nil"/>
              <w:left w:val="single" w:sz="8" w:space="0" w:color="auto"/>
              <w:bottom w:val="single" w:sz="8" w:space="0" w:color="auto"/>
              <w:right w:val="single" w:sz="8" w:space="0" w:color="auto"/>
            </w:tcBorders>
            <w:shd w:val="clear" w:color="auto" w:fill="auto"/>
            <w:hideMark/>
            <w:tcPrChange w:id="695"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finish_activity_polarity_g</w:t>
            </w:r>
            <w:proofErr w:type="spellEnd"/>
          </w:p>
        </w:tc>
        <w:tc>
          <w:tcPr>
            <w:tcW w:w="1904" w:type="dxa"/>
            <w:tcBorders>
              <w:top w:val="single" w:sz="8" w:space="0" w:color="auto"/>
              <w:left w:val="nil"/>
              <w:bottom w:val="single" w:sz="8" w:space="0" w:color="auto"/>
              <w:right w:val="single" w:sz="8" w:space="0" w:color="auto"/>
            </w:tcBorders>
            <w:tcPrChange w:id="696"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697" w:author="kelbaz" w:date="2011-11-13T18:42:00Z">
                <w:pPr>
                  <w:bidi w:val="0"/>
                  <w:spacing w:after="0" w:line="240" w:lineRule="auto"/>
                </w:pPr>
              </w:pPrChange>
            </w:pPr>
            <w:proofErr w:type="spellStart"/>
            <w:ins w:id="698" w:author="kelbaz" w:date="2011-11-13T18:42:00Z">
              <w:r w:rsidRPr="004A4FF6">
                <w:rPr>
                  <w:rFonts w:ascii="Calibri" w:eastAsia="Times New Roman" w:hAnsi="Calibri" w:cs="Calibri"/>
                  <w:color w:val="000000"/>
                  <w:lang w:bidi="he-IL"/>
                </w:rPr>
                <w:t>std_logic</w:t>
              </w:r>
            </w:ins>
            <w:proofErr w:type="spellEnd"/>
          </w:p>
        </w:tc>
        <w:tc>
          <w:tcPr>
            <w:tcW w:w="1904" w:type="dxa"/>
            <w:tcBorders>
              <w:top w:val="nil"/>
              <w:left w:val="single" w:sz="8" w:space="0" w:color="auto"/>
              <w:bottom w:val="single" w:sz="8" w:space="0" w:color="auto"/>
              <w:right w:val="single" w:sz="8" w:space="0" w:color="auto"/>
            </w:tcBorders>
            <w:shd w:val="clear" w:color="auto" w:fill="auto"/>
            <w:hideMark/>
            <w:tcPrChange w:id="699"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‘1’</w:t>
            </w:r>
          </w:p>
        </w:tc>
        <w:tc>
          <w:tcPr>
            <w:tcW w:w="4189" w:type="dxa"/>
            <w:tcBorders>
              <w:top w:val="nil"/>
              <w:left w:val="nil"/>
              <w:bottom w:val="single" w:sz="8" w:space="0" w:color="auto"/>
              <w:right w:val="single" w:sz="8" w:space="0" w:color="auto"/>
            </w:tcBorders>
            <w:shd w:val="clear" w:color="auto" w:fill="auto"/>
            <w:hideMark/>
            <w:tcPrChange w:id="700"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jc w:val="left"/>
              <w:rPr>
                <w:rFonts w:ascii="Calibri" w:eastAsia="Times New Roman" w:hAnsi="Calibri" w:cs="Calibri"/>
                <w:color w:val="000000"/>
                <w:lang w:bidi="he-IL"/>
              </w:rPr>
            </w:pPr>
            <w:r w:rsidRPr="00FC4BE6">
              <w:rPr>
                <w:rFonts w:ascii="Calibri" w:eastAsia="Times New Roman" w:hAnsi="Calibri" w:cs="Calibri"/>
                <w:color w:val="000000"/>
                <w:lang w:bidi="he-IL"/>
              </w:rPr>
              <w:t>defines finish active polarity: '0' active low, '1' active high</w:t>
            </w:r>
          </w:p>
        </w:tc>
      </w:tr>
      <w:tr w:rsidR="004A4FF6" w:rsidRPr="00FC4BE6" w:rsidTr="004A4FF6">
        <w:trPr>
          <w:trHeight w:val="388"/>
          <w:trPrChange w:id="701" w:author="kelbaz" w:date="2011-11-13T18:41:00Z">
            <w:trPr>
              <w:trHeight w:val="388"/>
            </w:trPr>
          </w:trPrChange>
        </w:trPr>
        <w:tc>
          <w:tcPr>
            <w:tcW w:w="3080" w:type="dxa"/>
            <w:tcBorders>
              <w:top w:val="nil"/>
              <w:left w:val="single" w:sz="8" w:space="0" w:color="auto"/>
              <w:bottom w:val="single" w:sz="8" w:space="0" w:color="auto"/>
              <w:right w:val="single" w:sz="8" w:space="0" w:color="auto"/>
            </w:tcBorders>
            <w:shd w:val="clear" w:color="auto" w:fill="auto"/>
            <w:hideMark/>
            <w:tcPrChange w:id="702"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wait_value_width_g</w:t>
            </w:r>
            <w:proofErr w:type="spellEnd"/>
          </w:p>
        </w:tc>
        <w:tc>
          <w:tcPr>
            <w:tcW w:w="1904" w:type="dxa"/>
            <w:tcBorders>
              <w:top w:val="single" w:sz="8" w:space="0" w:color="auto"/>
              <w:left w:val="nil"/>
              <w:bottom w:val="single" w:sz="8" w:space="0" w:color="auto"/>
              <w:right w:val="single" w:sz="8" w:space="0" w:color="auto"/>
            </w:tcBorders>
            <w:tcPrChange w:id="703"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704" w:author="kelbaz" w:date="2011-11-13T18:42:00Z">
                <w:pPr>
                  <w:bidi w:val="0"/>
                  <w:spacing w:after="0" w:line="240" w:lineRule="auto"/>
                </w:pPr>
              </w:pPrChange>
            </w:pPr>
            <w:ins w:id="705" w:author="kelbaz" w:date="2011-11-13T18:42:00Z">
              <w:r w:rsidRPr="004A4FF6">
                <w:rPr>
                  <w:rFonts w:ascii="Calibri" w:eastAsia="Times New Roman" w:hAnsi="Calibri" w:cs="Calibri"/>
                  <w:color w:val="000000"/>
                  <w:lang w:bidi="he-IL"/>
                </w:rPr>
                <w:t>natural</w:t>
              </w:r>
            </w:ins>
          </w:p>
        </w:tc>
        <w:tc>
          <w:tcPr>
            <w:tcW w:w="1904" w:type="dxa"/>
            <w:tcBorders>
              <w:top w:val="nil"/>
              <w:left w:val="single" w:sz="8" w:space="0" w:color="auto"/>
              <w:bottom w:val="single" w:sz="8" w:space="0" w:color="auto"/>
              <w:right w:val="single" w:sz="8" w:space="0" w:color="auto"/>
            </w:tcBorders>
            <w:shd w:val="clear" w:color="auto" w:fill="auto"/>
            <w:hideMark/>
            <w:tcPrChange w:id="706"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8</w:t>
            </w:r>
          </w:p>
        </w:tc>
        <w:tc>
          <w:tcPr>
            <w:tcW w:w="4189" w:type="dxa"/>
            <w:tcBorders>
              <w:top w:val="nil"/>
              <w:left w:val="nil"/>
              <w:bottom w:val="single" w:sz="8" w:space="0" w:color="auto"/>
              <w:right w:val="single" w:sz="8" w:space="0" w:color="auto"/>
            </w:tcBorders>
            <w:shd w:val="clear" w:color="auto" w:fill="auto"/>
            <w:hideMark/>
            <w:tcPrChange w:id="707"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jc w:val="left"/>
              <w:rPr>
                <w:rFonts w:ascii="Calibri" w:eastAsia="Times New Roman" w:hAnsi="Calibri" w:cs="Calibri"/>
                <w:color w:val="000000"/>
                <w:lang w:bidi="he-IL"/>
              </w:rPr>
            </w:pPr>
            <w:r w:rsidRPr="00FC4BE6">
              <w:rPr>
                <w:rFonts w:ascii="Calibri" w:eastAsia="Times New Roman" w:hAnsi="Calibri" w:cs="Calibri"/>
                <w:color w:val="000000"/>
                <w:lang w:bidi="he-IL"/>
              </w:rPr>
              <w:t xml:space="preserve">width of the </w:t>
            </w:r>
            <w:proofErr w:type="spellStart"/>
            <w:r w:rsidRPr="00FC4BE6">
              <w:rPr>
                <w:rFonts w:ascii="Calibri" w:eastAsia="Times New Roman" w:hAnsi="Calibri" w:cs="Calibri"/>
                <w:color w:val="000000"/>
                <w:lang w:bidi="he-IL"/>
              </w:rPr>
              <w:t>wait_reg</w:t>
            </w:r>
            <w:proofErr w:type="spellEnd"/>
            <w:r w:rsidRPr="00FC4BE6">
              <w:rPr>
                <w:rFonts w:ascii="Calibri" w:eastAsia="Times New Roman" w:hAnsi="Calibri" w:cs="Calibri"/>
                <w:color w:val="000000"/>
                <w:lang w:bidi="he-IL"/>
              </w:rPr>
              <w:t xml:space="preserve"> vector</w:t>
            </w:r>
          </w:p>
        </w:tc>
      </w:tr>
      <w:tr w:rsidR="004A4FF6" w:rsidRPr="00FC4BE6" w:rsidTr="004A4FF6">
        <w:trPr>
          <w:trHeight w:val="577"/>
          <w:trPrChange w:id="708" w:author="kelbaz" w:date="2011-11-13T18:41:00Z">
            <w:trPr>
              <w:trHeight w:val="577"/>
            </w:trPr>
          </w:trPrChange>
        </w:trPr>
        <w:tc>
          <w:tcPr>
            <w:tcW w:w="3080" w:type="dxa"/>
            <w:tcBorders>
              <w:top w:val="nil"/>
              <w:left w:val="single" w:sz="8" w:space="0" w:color="auto"/>
              <w:bottom w:val="single" w:sz="8" w:space="0" w:color="auto"/>
              <w:right w:val="single" w:sz="8" w:space="0" w:color="auto"/>
            </w:tcBorders>
            <w:shd w:val="clear" w:color="auto" w:fill="auto"/>
            <w:hideMark/>
            <w:tcPrChange w:id="709"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timer_freq_g</w:t>
            </w:r>
            <w:proofErr w:type="spellEnd"/>
          </w:p>
        </w:tc>
        <w:tc>
          <w:tcPr>
            <w:tcW w:w="1904" w:type="dxa"/>
            <w:tcBorders>
              <w:top w:val="single" w:sz="8" w:space="0" w:color="auto"/>
              <w:left w:val="nil"/>
              <w:bottom w:val="single" w:sz="8" w:space="0" w:color="auto"/>
              <w:right w:val="single" w:sz="8" w:space="0" w:color="auto"/>
            </w:tcBorders>
            <w:tcPrChange w:id="710"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711" w:author="kelbaz" w:date="2011-11-13T18:42:00Z">
                <w:pPr>
                  <w:bidi w:val="0"/>
                  <w:spacing w:after="0" w:line="240" w:lineRule="auto"/>
                </w:pPr>
              </w:pPrChange>
            </w:pPr>
            <w:ins w:id="712" w:author="kelbaz" w:date="2011-11-13T18:42:00Z">
              <w:r w:rsidRPr="004A4FF6">
                <w:rPr>
                  <w:rFonts w:ascii="Calibri" w:eastAsia="Times New Roman" w:hAnsi="Calibri" w:cs="Calibri"/>
                  <w:color w:val="000000"/>
                  <w:lang w:bidi="he-IL"/>
                </w:rPr>
                <w:t>positive</w:t>
              </w:r>
            </w:ins>
          </w:p>
        </w:tc>
        <w:tc>
          <w:tcPr>
            <w:tcW w:w="1904" w:type="dxa"/>
            <w:tcBorders>
              <w:top w:val="nil"/>
              <w:left w:val="single" w:sz="8" w:space="0" w:color="auto"/>
              <w:bottom w:val="single" w:sz="8" w:space="0" w:color="auto"/>
              <w:right w:val="single" w:sz="8" w:space="0" w:color="auto"/>
            </w:tcBorders>
            <w:shd w:val="clear" w:color="auto" w:fill="auto"/>
            <w:hideMark/>
            <w:tcPrChange w:id="713"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100</w:t>
            </w:r>
          </w:p>
        </w:tc>
        <w:tc>
          <w:tcPr>
            <w:tcW w:w="4189" w:type="dxa"/>
            <w:tcBorders>
              <w:top w:val="nil"/>
              <w:left w:val="nil"/>
              <w:bottom w:val="single" w:sz="8" w:space="0" w:color="auto"/>
              <w:right w:val="single" w:sz="8" w:space="0" w:color="auto"/>
            </w:tcBorders>
            <w:shd w:val="clear" w:color="auto" w:fill="auto"/>
            <w:hideMark/>
            <w:tcPrChange w:id="714"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jc w:val="left"/>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timer_tick</w:t>
            </w:r>
            <w:proofErr w:type="spellEnd"/>
            <w:r w:rsidRPr="00FC4BE6">
              <w:rPr>
                <w:rFonts w:ascii="Calibri" w:eastAsia="Times New Roman" w:hAnsi="Calibri" w:cs="Calibri"/>
                <w:color w:val="000000"/>
                <w:lang w:bidi="he-IL"/>
              </w:rPr>
              <w:t xml:space="preserve"> will raise for 1 </w:t>
            </w:r>
            <w:proofErr w:type="spellStart"/>
            <w:r w:rsidRPr="00FC4BE6">
              <w:rPr>
                <w:rFonts w:ascii="Calibri" w:eastAsia="Times New Roman" w:hAnsi="Calibri" w:cs="Calibri"/>
                <w:color w:val="000000"/>
                <w:lang w:bidi="he-IL"/>
              </w:rPr>
              <w:t>sys_clk</w:t>
            </w:r>
            <w:proofErr w:type="spellEnd"/>
            <w:r w:rsidRPr="00FC4BE6">
              <w:rPr>
                <w:rFonts w:ascii="Calibri" w:eastAsia="Times New Roman" w:hAnsi="Calibri" w:cs="Calibri"/>
                <w:color w:val="000000"/>
                <w:lang w:bidi="he-IL"/>
              </w:rPr>
              <w:t xml:space="preserve"> period every </w:t>
            </w:r>
            <w:proofErr w:type="spellStart"/>
            <w:r w:rsidRPr="00FC4BE6">
              <w:rPr>
                <w:rFonts w:ascii="Calibri" w:eastAsia="Times New Roman" w:hAnsi="Calibri" w:cs="Calibri"/>
                <w:color w:val="000000"/>
                <w:lang w:bidi="he-IL"/>
              </w:rPr>
              <w:t>timer_freq_g</w:t>
            </w:r>
            <w:proofErr w:type="spellEnd"/>
            <w:r w:rsidRPr="00FC4BE6">
              <w:rPr>
                <w:rFonts w:ascii="Calibri" w:eastAsia="Times New Roman" w:hAnsi="Calibri" w:cs="Calibri"/>
                <w:color w:val="000000"/>
                <w:lang w:bidi="he-IL"/>
              </w:rPr>
              <w:t>. units: [Hz]</w:t>
            </w:r>
          </w:p>
        </w:tc>
      </w:tr>
      <w:tr w:rsidR="004A4FF6" w:rsidRPr="00FC4BE6" w:rsidTr="004A4FF6">
        <w:trPr>
          <w:trHeight w:val="765"/>
          <w:trPrChange w:id="715" w:author="kelbaz" w:date="2011-11-13T18:41:00Z">
            <w:trPr>
              <w:trHeight w:val="765"/>
            </w:trPr>
          </w:trPrChange>
        </w:trPr>
        <w:tc>
          <w:tcPr>
            <w:tcW w:w="3080" w:type="dxa"/>
            <w:tcBorders>
              <w:top w:val="nil"/>
              <w:left w:val="single" w:sz="8" w:space="0" w:color="auto"/>
              <w:bottom w:val="single" w:sz="8" w:space="0" w:color="auto"/>
              <w:right w:val="single" w:sz="8" w:space="0" w:color="auto"/>
            </w:tcBorders>
            <w:shd w:val="clear" w:color="auto" w:fill="auto"/>
            <w:hideMark/>
            <w:tcPrChange w:id="716"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clk_freq_g</w:t>
            </w:r>
            <w:proofErr w:type="spellEnd"/>
          </w:p>
        </w:tc>
        <w:tc>
          <w:tcPr>
            <w:tcW w:w="1904" w:type="dxa"/>
            <w:tcBorders>
              <w:top w:val="single" w:sz="8" w:space="0" w:color="auto"/>
              <w:left w:val="nil"/>
              <w:bottom w:val="single" w:sz="8" w:space="0" w:color="auto"/>
              <w:right w:val="single" w:sz="8" w:space="0" w:color="auto"/>
            </w:tcBorders>
            <w:tcPrChange w:id="717"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718" w:author="kelbaz" w:date="2011-11-13T18:42:00Z">
                <w:pPr>
                  <w:bidi w:val="0"/>
                  <w:spacing w:after="0" w:line="240" w:lineRule="auto"/>
                </w:pPr>
              </w:pPrChange>
            </w:pPr>
            <w:ins w:id="719" w:author="kelbaz" w:date="2011-11-13T18:42:00Z">
              <w:r w:rsidRPr="004A4FF6">
                <w:rPr>
                  <w:rFonts w:ascii="Calibri" w:eastAsia="Times New Roman" w:hAnsi="Calibri" w:cs="Calibri"/>
                  <w:color w:val="000000"/>
                  <w:lang w:bidi="he-IL"/>
                </w:rPr>
                <w:t>positive</w:t>
              </w:r>
            </w:ins>
          </w:p>
        </w:tc>
        <w:tc>
          <w:tcPr>
            <w:tcW w:w="1904" w:type="dxa"/>
            <w:tcBorders>
              <w:top w:val="nil"/>
              <w:left w:val="single" w:sz="8" w:space="0" w:color="auto"/>
              <w:bottom w:val="single" w:sz="8" w:space="0" w:color="auto"/>
              <w:right w:val="single" w:sz="8" w:space="0" w:color="auto"/>
            </w:tcBorders>
            <w:shd w:val="clear" w:color="auto" w:fill="auto"/>
            <w:hideMark/>
            <w:tcPrChange w:id="720"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10000</w:t>
            </w:r>
          </w:p>
        </w:tc>
        <w:tc>
          <w:tcPr>
            <w:tcW w:w="4189" w:type="dxa"/>
            <w:tcBorders>
              <w:top w:val="nil"/>
              <w:left w:val="nil"/>
              <w:bottom w:val="single" w:sz="8" w:space="0" w:color="auto"/>
              <w:right w:val="single" w:sz="8" w:space="0" w:color="auto"/>
            </w:tcBorders>
            <w:shd w:val="clear" w:color="auto" w:fill="auto"/>
            <w:hideMark/>
            <w:tcPrChange w:id="721"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jc w:val="left"/>
              <w:rPr>
                <w:rFonts w:ascii="Calibri" w:eastAsia="Times New Roman" w:hAnsi="Calibri" w:cs="Calibri"/>
                <w:color w:val="000000"/>
                <w:lang w:bidi="he-IL"/>
              </w:rPr>
            </w:pPr>
            <w:proofErr w:type="gramStart"/>
            <w:r w:rsidRPr="00FC4BE6">
              <w:rPr>
                <w:rFonts w:ascii="Calibri" w:eastAsia="Times New Roman" w:hAnsi="Calibri" w:cs="Calibri"/>
                <w:color w:val="000000"/>
                <w:lang w:bidi="he-IL"/>
              </w:rPr>
              <w:t>the</w:t>
            </w:r>
            <w:proofErr w:type="gramEnd"/>
            <w:r w:rsidRPr="00FC4BE6">
              <w:rPr>
                <w:rFonts w:ascii="Calibri" w:eastAsia="Times New Roman" w:hAnsi="Calibri" w:cs="Calibri"/>
                <w:color w:val="000000"/>
                <w:lang w:bidi="he-IL"/>
              </w:rPr>
              <w:t xml:space="preserve"> clock input to the block. </w:t>
            </w:r>
            <w:proofErr w:type="gramStart"/>
            <w:r w:rsidRPr="00FC4BE6">
              <w:rPr>
                <w:rFonts w:ascii="Calibri" w:eastAsia="Times New Roman" w:hAnsi="Calibri" w:cs="Calibri"/>
                <w:color w:val="000000"/>
                <w:lang w:bidi="he-IL"/>
              </w:rPr>
              <w:t>this</w:t>
            </w:r>
            <w:proofErr w:type="gramEnd"/>
            <w:r w:rsidRPr="00FC4BE6">
              <w:rPr>
                <w:rFonts w:ascii="Calibri" w:eastAsia="Times New Roman" w:hAnsi="Calibri" w:cs="Calibri"/>
                <w:color w:val="000000"/>
                <w:lang w:bidi="he-IL"/>
              </w:rPr>
              <w:t xml:space="preserve"> is the clock used in the system containing the timer unit. units: [Hz]</w:t>
            </w:r>
          </w:p>
        </w:tc>
      </w:tr>
      <w:tr w:rsidR="004A4FF6" w:rsidRPr="00FC4BE6" w:rsidTr="004A4FF6">
        <w:trPr>
          <w:trHeight w:val="765"/>
          <w:trPrChange w:id="722" w:author="kelbaz" w:date="2011-11-13T18:41:00Z">
            <w:trPr>
              <w:trHeight w:val="765"/>
            </w:trPr>
          </w:trPrChange>
        </w:trPr>
        <w:tc>
          <w:tcPr>
            <w:tcW w:w="3080" w:type="dxa"/>
            <w:tcBorders>
              <w:top w:val="nil"/>
              <w:left w:val="single" w:sz="8" w:space="0" w:color="auto"/>
              <w:bottom w:val="single" w:sz="8" w:space="0" w:color="auto"/>
              <w:right w:val="single" w:sz="8" w:space="0" w:color="auto"/>
            </w:tcBorders>
            <w:shd w:val="clear" w:color="auto" w:fill="auto"/>
            <w:hideMark/>
            <w:tcPrChange w:id="723" w:author="kelbaz" w:date="2011-11-13T18:41:00Z">
              <w:tcPr>
                <w:tcW w:w="3080" w:type="dxa"/>
                <w:tcBorders>
                  <w:top w:val="nil"/>
                  <w:left w:val="single" w:sz="8" w:space="0" w:color="auto"/>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proofErr w:type="spellStart"/>
            <w:r w:rsidRPr="00FC4BE6">
              <w:rPr>
                <w:rFonts w:ascii="Calibri" w:eastAsia="Times New Roman" w:hAnsi="Calibri" w:cs="Calibri"/>
                <w:color w:val="000000"/>
                <w:lang w:bidi="he-IL"/>
              </w:rPr>
              <w:t>timer_en_polarity_g</w:t>
            </w:r>
            <w:proofErr w:type="spellEnd"/>
          </w:p>
        </w:tc>
        <w:tc>
          <w:tcPr>
            <w:tcW w:w="1904" w:type="dxa"/>
            <w:tcBorders>
              <w:top w:val="single" w:sz="8" w:space="0" w:color="auto"/>
              <w:left w:val="nil"/>
              <w:bottom w:val="single" w:sz="8" w:space="0" w:color="auto"/>
              <w:right w:val="single" w:sz="8" w:space="0" w:color="auto"/>
            </w:tcBorders>
            <w:tcPrChange w:id="724" w:author="kelbaz" w:date="2011-11-13T18:41:00Z">
              <w:tcPr>
                <w:tcW w:w="1904" w:type="dxa"/>
                <w:tcBorders>
                  <w:top w:val="nil"/>
                  <w:left w:val="nil"/>
                  <w:bottom w:val="single" w:sz="8" w:space="0" w:color="auto"/>
                  <w:right w:val="nil"/>
                </w:tcBorders>
              </w:tcPr>
            </w:tcPrChange>
          </w:tcPr>
          <w:p w:rsidR="00122182" w:rsidRDefault="004A4FF6" w:rsidP="00122182">
            <w:pPr>
              <w:bidi w:val="0"/>
              <w:spacing w:after="0" w:line="240" w:lineRule="auto"/>
              <w:jc w:val="center"/>
              <w:rPr>
                <w:rFonts w:ascii="Calibri" w:eastAsia="Times New Roman" w:hAnsi="Calibri" w:cs="Calibri"/>
                <w:color w:val="000000"/>
                <w:lang w:bidi="he-IL"/>
              </w:rPr>
              <w:pPrChange w:id="725" w:author="kelbaz" w:date="2011-11-13T18:42:00Z">
                <w:pPr>
                  <w:bidi w:val="0"/>
                  <w:spacing w:after="0" w:line="240" w:lineRule="auto"/>
                </w:pPr>
              </w:pPrChange>
            </w:pPr>
            <w:proofErr w:type="spellStart"/>
            <w:ins w:id="726" w:author="kelbaz" w:date="2011-11-13T18:41:00Z">
              <w:r w:rsidRPr="004A4FF6">
                <w:rPr>
                  <w:rFonts w:ascii="Calibri" w:eastAsia="Times New Roman" w:hAnsi="Calibri" w:cs="Calibri"/>
                  <w:color w:val="000000"/>
                  <w:lang w:bidi="he-IL"/>
                </w:rPr>
                <w:t>std_logic</w:t>
              </w:r>
            </w:ins>
            <w:proofErr w:type="spellEnd"/>
          </w:p>
        </w:tc>
        <w:tc>
          <w:tcPr>
            <w:tcW w:w="1904" w:type="dxa"/>
            <w:tcBorders>
              <w:top w:val="nil"/>
              <w:left w:val="single" w:sz="8" w:space="0" w:color="auto"/>
              <w:bottom w:val="single" w:sz="8" w:space="0" w:color="auto"/>
              <w:right w:val="single" w:sz="8" w:space="0" w:color="auto"/>
            </w:tcBorders>
            <w:shd w:val="clear" w:color="auto" w:fill="auto"/>
            <w:hideMark/>
            <w:tcPrChange w:id="727" w:author="kelbaz" w:date="2011-11-13T18:41:00Z">
              <w:tcPr>
                <w:tcW w:w="1904"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bidi w:val="0"/>
              <w:spacing w:after="0" w:line="240" w:lineRule="auto"/>
              <w:rPr>
                <w:rFonts w:ascii="Calibri" w:eastAsia="Times New Roman" w:hAnsi="Calibri" w:cs="Calibri"/>
                <w:color w:val="000000"/>
                <w:lang w:bidi="he-IL"/>
              </w:rPr>
            </w:pPr>
            <w:r w:rsidRPr="00FC4BE6">
              <w:rPr>
                <w:rFonts w:ascii="Calibri" w:eastAsia="Times New Roman" w:hAnsi="Calibri" w:cs="Calibri"/>
                <w:color w:val="000000"/>
                <w:lang w:bidi="he-IL"/>
              </w:rPr>
              <w:t>‘1’</w:t>
            </w:r>
          </w:p>
        </w:tc>
        <w:tc>
          <w:tcPr>
            <w:tcW w:w="4189" w:type="dxa"/>
            <w:tcBorders>
              <w:top w:val="nil"/>
              <w:left w:val="nil"/>
              <w:bottom w:val="single" w:sz="8" w:space="0" w:color="auto"/>
              <w:right w:val="single" w:sz="8" w:space="0" w:color="auto"/>
            </w:tcBorders>
            <w:shd w:val="clear" w:color="auto" w:fill="auto"/>
            <w:hideMark/>
            <w:tcPrChange w:id="728" w:author="kelbaz" w:date="2011-11-13T18:41:00Z">
              <w:tcPr>
                <w:tcW w:w="4189" w:type="dxa"/>
                <w:tcBorders>
                  <w:top w:val="nil"/>
                  <w:left w:val="nil"/>
                  <w:bottom w:val="single" w:sz="8" w:space="0" w:color="auto"/>
                  <w:right w:val="single" w:sz="8" w:space="0" w:color="auto"/>
                </w:tcBorders>
                <w:shd w:val="clear" w:color="auto" w:fill="auto"/>
                <w:hideMark/>
              </w:tcPr>
            </w:tcPrChange>
          </w:tcPr>
          <w:p w:rsidR="004A4FF6" w:rsidRPr="00FC4BE6" w:rsidRDefault="004A4FF6" w:rsidP="00FC4BE6">
            <w:pPr>
              <w:keepNext/>
              <w:bidi w:val="0"/>
              <w:spacing w:after="0" w:line="240" w:lineRule="auto"/>
              <w:jc w:val="left"/>
              <w:rPr>
                <w:rFonts w:ascii="Calibri" w:eastAsia="Times New Roman" w:hAnsi="Calibri" w:cs="Calibri"/>
                <w:color w:val="000000"/>
                <w:lang w:bidi="he-IL"/>
              </w:rPr>
            </w:pPr>
            <w:r w:rsidRPr="00FC4BE6">
              <w:rPr>
                <w:rFonts w:ascii="Calibri" w:eastAsia="Times New Roman" w:hAnsi="Calibri" w:cs="Calibri"/>
                <w:color w:val="000000"/>
                <w:lang w:bidi="he-IL"/>
              </w:rPr>
              <w:t>defines the polarity which the timer enable (</w:t>
            </w:r>
            <w:proofErr w:type="spellStart"/>
            <w:r w:rsidRPr="00FC4BE6">
              <w:rPr>
                <w:rFonts w:ascii="Calibri" w:eastAsia="Times New Roman" w:hAnsi="Calibri" w:cs="Calibri"/>
                <w:color w:val="000000"/>
                <w:lang w:bidi="he-IL"/>
              </w:rPr>
              <w:t>timer_en</w:t>
            </w:r>
            <w:proofErr w:type="spellEnd"/>
            <w:r w:rsidRPr="00FC4BE6">
              <w:rPr>
                <w:rFonts w:ascii="Calibri" w:eastAsia="Times New Roman" w:hAnsi="Calibri" w:cs="Calibri"/>
                <w:color w:val="000000"/>
                <w:lang w:bidi="he-IL"/>
              </w:rPr>
              <w:t xml:space="preserve">) is active on: '0' active low, '1' active high  </w:t>
            </w:r>
          </w:p>
        </w:tc>
      </w:tr>
    </w:tbl>
    <w:p w:rsidR="00A71A8E" w:rsidRDefault="00FC4BE6" w:rsidP="00FC4BE6">
      <w:pPr>
        <w:pStyle w:val="Caption"/>
        <w:jc w:val="center"/>
      </w:pPr>
      <w:r>
        <w:t xml:space="preserve">Table </w:t>
      </w:r>
      <w:ins w:id="729" w:author="dobstbau" w:date="2011-11-12T22:46:00Z">
        <w:r w:rsidR="00122182">
          <w:fldChar w:fldCharType="begin"/>
        </w:r>
        <w:r w:rsidR="003C51A9">
          <w:instrText xml:space="preserve"> SEQ Table \* ARABIC </w:instrText>
        </w:r>
      </w:ins>
      <w:r w:rsidR="00122182">
        <w:fldChar w:fldCharType="separate"/>
      </w:r>
      <w:ins w:id="730" w:author="dobstbau" w:date="2011-11-12T22:46:00Z">
        <w:r w:rsidR="003C51A9">
          <w:rPr>
            <w:noProof/>
          </w:rPr>
          <w:t>22</w:t>
        </w:r>
        <w:r w:rsidR="00122182">
          <w:fldChar w:fldCharType="end"/>
        </w:r>
      </w:ins>
      <w:del w:id="731"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22</w:delText>
        </w:r>
        <w:r w:rsidR="00122182" w:rsidDel="003C51A9">
          <w:fldChar w:fldCharType="end"/>
        </w:r>
      </w:del>
      <w:r>
        <w:rPr>
          <w:noProof/>
        </w:rPr>
        <w:t xml:space="preserve"> - wait client generics</w:t>
      </w:r>
    </w:p>
    <w:p w:rsidR="00A71A8E" w:rsidRPr="00584A2C" w:rsidRDefault="00584A2C" w:rsidP="00A71A8E">
      <w:pPr>
        <w:bidi w:val="0"/>
      </w:pPr>
      <w:proofErr w:type="spellStart"/>
      <w:r w:rsidRPr="00584A2C">
        <w:t>Wait_client_ins</w:t>
      </w:r>
      <w:proofErr w:type="spellEnd"/>
      <w:r w:rsidRPr="00584A2C">
        <w:t>: This unit wi</w:t>
      </w:r>
      <w:r>
        <w:t xml:space="preserve">ll count number of </w:t>
      </w:r>
      <w:proofErr w:type="spellStart"/>
      <w:r>
        <w:t>wait_reg</w:t>
      </w:r>
      <w:proofErr w:type="spellEnd"/>
      <w:r>
        <w:t xml:space="preserve"> ‘ticks’ from the timer and then will upraise </w:t>
      </w:r>
      <w:r w:rsidR="002410CB">
        <w:t>the finish signal.</w:t>
      </w:r>
    </w:p>
    <w:p w:rsidR="00584A2C" w:rsidRPr="00584A2C" w:rsidRDefault="00584A2C" w:rsidP="00584A2C">
      <w:pPr>
        <w:bidi w:val="0"/>
      </w:pPr>
    </w:p>
    <w:p w:rsidR="002410CB" w:rsidDel="00BF59E2" w:rsidRDefault="002410CB" w:rsidP="002410CB">
      <w:pPr>
        <w:pStyle w:val="Caption"/>
        <w:keepNext/>
        <w:rPr>
          <w:del w:id="732" w:author="kelbaz" w:date="2011-11-13T18:20:00Z"/>
        </w:rPr>
      </w:pPr>
      <w:commentRangeStart w:id="733"/>
      <w:commentRangeStart w:id="734"/>
      <w:del w:id="735" w:author="kelbaz" w:date="2011-11-13T18:20:00Z">
        <w:r w:rsidDel="00BF59E2">
          <w:delText xml:space="preserve">Table </w:delText>
        </w:r>
      </w:del>
      <w:ins w:id="736" w:author="dobstbau" w:date="2011-11-12T22:46:00Z">
        <w:del w:id="737" w:author="kelbaz" w:date="2011-11-13T18:20:00Z">
          <w:r w:rsidR="00122182" w:rsidDel="00BF59E2">
            <w:rPr>
              <w:b w:val="0"/>
              <w:bCs w:val="0"/>
              <w:caps w:val="0"/>
            </w:rPr>
            <w:fldChar w:fldCharType="begin"/>
          </w:r>
          <w:r w:rsidR="003C51A9" w:rsidDel="00BF59E2">
            <w:delInstrText xml:space="preserve"> SEQ Table \* ARABIC </w:delInstrText>
          </w:r>
        </w:del>
      </w:ins>
      <w:del w:id="738" w:author="kelbaz" w:date="2011-11-13T18:20:00Z">
        <w:r w:rsidR="00122182" w:rsidDel="00BF59E2">
          <w:rPr>
            <w:b w:val="0"/>
            <w:bCs w:val="0"/>
            <w:caps w:val="0"/>
          </w:rPr>
          <w:fldChar w:fldCharType="separate"/>
        </w:r>
      </w:del>
      <w:ins w:id="739" w:author="dobstbau" w:date="2011-11-12T22:46:00Z">
        <w:del w:id="740" w:author="kelbaz" w:date="2011-11-13T18:20:00Z">
          <w:r w:rsidR="003C51A9" w:rsidDel="00BF59E2">
            <w:rPr>
              <w:noProof/>
            </w:rPr>
            <w:delText>23</w:delText>
          </w:r>
          <w:r w:rsidR="00122182" w:rsidDel="00BF59E2">
            <w:rPr>
              <w:b w:val="0"/>
              <w:bCs w:val="0"/>
              <w:caps w:val="0"/>
            </w:rPr>
            <w:fldChar w:fldCharType="end"/>
          </w:r>
        </w:del>
      </w:ins>
      <w:del w:id="741" w:author="kelbaz" w:date="2011-11-13T18:20:00Z">
        <w:r w:rsidR="00122182" w:rsidDel="00BF59E2">
          <w:rPr>
            <w:b w:val="0"/>
            <w:bCs w:val="0"/>
            <w:caps w:val="0"/>
          </w:rPr>
          <w:fldChar w:fldCharType="begin"/>
        </w:r>
        <w:r w:rsidR="006A2BF5" w:rsidDel="00BF59E2">
          <w:delInstrText xml:space="preserve"> SEQ Table \* ARABIC </w:delInstrText>
        </w:r>
        <w:r w:rsidR="00122182" w:rsidDel="00BF59E2">
          <w:rPr>
            <w:b w:val="0"/>
            <w:bCs w:val="0"/>
            <w:caps w:val="0"/>
          </w:rPr>
          <w:fldChar w:fldCharType="separate"/>
        </w:r>
        <w:r w:rsidDel="00BF59E2">
          <w:rPr>
            <w:noProof/>
          </w:rPr>
          <w:delText>23</w:delText>
        </w:r>
        <w:r w:rsidR="00122182" w:rsidDel="00BF59E2">
          <w:rPr>
            <w:b w:val="0"/>
            <w:bCs w:val="0"/>
            <w:caps w:val="0"/>
          </w:rPr>
          <w:fldChar w:fldCharType="end"/>
        </w:r>
        <w:r w:rsidDel="00BF59E2">
          <w:rPr>
            <w:noProof/>
          </w:rPr>
          <w:delText xml:space="preserve"> - wait_client_int interface</w:delText>
        </w:r>
        <w:commentRangeEnd w:id="733"/>
        <w:r w:rsidR="00F83CB2" w:rsidDel="00BF59E2">
          <w:rPr>
            <w:rStyle w:val="CommentReference"/>
            <w:b w:val="0"/>
            <w:bCs w:val="0"/>
            <w:caps w:val="0"/>
            <w:rtl/>
          </w:rPr>
          <w:commentReference w:id="733"/>
        </w:r>
      </w:del>
      <w:commentRangeEnd w:id="734"/>
      <w:r w:rsidR="00A95087">
        <w:rPr>
          <w:rStyle w:val="CommentReference"/>
          <w:b w:val="0"/>
          <w:bCs w:val="0"/>
          <w:caps w:val="0"/>
        </w:rPr>
        <w:commentReference w:id="734"/>
      </w:r>
    </w:p>
    <w:tbl>
      <w:tblPr>
        <w:tblW w:w="8964" w:type="dxa"/>
        <w:tblInd w:w="97" w:type="dxa"/>
        <w:tblLook w:val="04A0"/>
      </w:tblPr>
      <w:tblGrid>
        <w:gridCol w:w="1876"/>
        <w:gridCol w:w="1672"/>
        <w:gridCol w:w="5416"/>
      </w:tblGrid>
      <w:tr w:rsidR="00584A2C" w:rsidRPr="00584A2C" w:rsidTr="00584A2C">
        <w:trPr>
          <w:trHeight w:val="292"/>
        </w:trPr>
        <w:tc>
          <w:tcPr>
            <w:tcW w:w="1876" w:type="dxa"/>
            <w:tcBorders>
              <w:top w:val="single" w:sz="4" w:space="0" w:color="auto"/>
              <w:left w:val="single" w:sz="4" w:space="0" w:color="auto"/>
              <w:bottom w:val="single" w:sz="4" w:space="0" w:color="auto"/>
              <w:right w:val="single" w:sz="4" w:space="0" w:color="auto"/>
            </w:tcBorders>
            <w:shd w:val="clear" w:color="000000" w:fill="FFFF00"/>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Pin Name</w:t>
            </w:r>
          </w:p>
        </w:tc>
        <w:tc>
          <w:tcPr>
            <w:tcW w:w="1672" w:type="dxa"/>
            <w:tcBorders>
              <w:top w:val="single" w:sz="4" w:space="0" w:color="auto"/>
              <w:left w:val="nil"/>
              <w:bottom w:val="single" w:sz="4" w:space="0" w:color="auto"/>
              <w:right w:val="single" w:sz="4" w:space="0" w:color="auto"/>
            </w:tcBorders>
            <w:shd w:val="clear" w:color="000000" w:fill="FFFF00"/>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Direction</w:t>
            </w:r>
          </w:p>
        </w:tc>
        <w:tc>
          <w:tcPr>
            <w:tcW w:w="5416" w:type="dxa"/>
            <w:tcBorders>
              <w:top w:val="single" w:sz="4" w:space="0" w:color="auto"/>
              <w:left w:val="nil"/>
              <w:bottom w:val="single" w:sz="4" w:space="0" w:color="auto"/>
              <w:right w:val="single" w:sz="4" w:space="0" w:color="auto"/>
            </w:tcBorders>
            <w:shd w:val="clear" w:color="000000" w:fill="FFFF00"/>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Description</w:t>
            </w:r>
          </w:p>
        </w:tc>
      </w:tr>
      <w:tr w:rsidR="00584A2C" w:rsidRPr="00584A2C" w:rsidTr="00584A2C">
        <w:trPr>
          <w:trHeight w:val="292"/>
        </w:trPr>
        <w:tc>
          <w:tcPr>
            <w:tcW w:w="1876" w:type="dxa"/>
            <w:tcBorders>
              <w:top w:val="nil"/>
              <w:left w:val="single" w:sz="4" w:space="0" w:color="auto"/>
              <w:bottom w:val="single" w:sz="4" w:space="0" w:color="auto"/>
              <w:right w:val="single" w:sz="4" w:space="0" w:color="auto"/>
            </w:tcBorders>
            <w:shd w:val="clear" w:color="auto" w:fill="auto"/>
            <w:hideMark/>
          </w:tcPr>
          <w:p w:rsidR="00584A2C" w:rsidRPr="00584A2C" w:rsidRDefault="00584A2C" w:rsidP="00584A2C">
            <w:pPr>
              <w:bidi w:val="0"/>
              <w:spacing w:after="0" w:line="240" w:lineRule="auto"/>
              <w:rPr>
                <w:rFonts w:ascii="Calibri" w:eastAsia="Times New Roman" w:hAnsi="Calibri" w:cs="Calibri"/>
                <w:color w:val="000000"/>
                <w:lang w:bidi="he-IL"/>
              </w:rPr>
            </w:pPr>
            <w:proofErr w:type="spellStart"/>
            <w:r w:rsidRPr="00584A2C">
              <w:rPr>
                <w:rFonts w:ascii="Calibri" w:eastAsia="Times New Roman" w:hAnsi="Calibri" w:cs="Calibri"/>
                <w:color w:val="000000"/>
                <w:lang w:bidi="he-IL"/>
              </w:rPr>
              <w:t>Sys_clk</w:t>
            </w:r>
            <w:proofErr w:type="spellEnd"/>
          </w:p>
        </w:tc>
        <w:tc>
          <w:tcPr>
            <w:tcW w:w="1672" w:type="dxa"/>
            <w:tcBorders>
              <w:top w:val="nil"/>
              <w:left w:val="nil"/>
              <w:bottom w:val="single" w:sz="4" w:space="0" w:color="auto"/>
              <w:right w:val="single" w:sz="4" w:space="0" w:color="auto"/>
            </w:tcBorders>
            <w:shd w:val="clear" w:color="auto" w:fill="auto"/>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input</w:t>
            </w:r>
          </w:p>
        </w:tc>
        <w:tc>
          <w:tcPr>
            <w:tcW w:w="5416" w:type="dxa"/>
            <w:tcBorders>
              <w:top w:val="nil"/>
              <w:left w:val="nil"/>
              <w:bottom w:val="single" w:sz="4" w:space="0" w:color="auto"/>
              <w:right w:val="single" w:sz="4" w:space="0" w:color="auto"/>
            </w:tcBorders>
            <w:shd w:val="clear" w:color="auto" w:fill="auto"/>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clock</w:t>
            </w:r>
          </w:p>
        </w:tc>
      </w:tr>
      <w:tr w:rsidR="00584A2C" w:rsidRPr="00584A2C" w:rsidTr="00584A2C">
        <w:trPr>
          <w:trHeight w:val="745"/>
        </w:trPr>
        <w:tc>
          <w:tcPr>
            <w:tcW w:w="1876" w:type="dxa"/>
            <w:tcBorders>
              <w:top w:val="nil"/>
              <w:left w:val="single" w:sz="4" w:space="0" w:color="auto"/>
              <w:bottom w:val="single" w:sz="4" w:space="0" w:color="auto"/>
              <w:right w:val="single" w:sz="4" w:space="0" w:color="auto"/>
            </w:tcBorders>
            <w:shd w:val="clear" w:color="auto" w:fill="auto"/>
            <w:hideMark/>
          </w:tcPr>
          <w:p w:rsidR="00584A2C" w:rsidRPr="00584A2C" w:rsidRDefault="00584A2C" w:rsidP="00584A2C">
            <w:pPr>
              <w:bidi w:val="0"/>
              <w:spacing w:after="0" w:line="240" w:lineRule="auto"/>
              <w:rPr>
                <w:rFonts w:ascii="Calibri" w:eastAsia="Times New Roman" w:hAnsi="Calibri" w:cs="Calibri"/>
                <w:color w:val="000000"/>
                <w:lang w:bidi="he-IL"/>
              </w:rPr>
            </w:pPr>
            <w:proofErr w:type="spellStart"/>
            <w:r w:rsidRPr="00584A2C">
              <w:rPr>
                <w:rFonts w:ascii="Calibri" w:eastAsia="Times New Roman" w:hAnsi="Calibri" w:cs="Calibri"/>
                <w:color w:val="000000"/>
                <w:lang w:bidi="he-IL"/>
              </w:rPr>
              <w:t>Sys_reset</w:t>
            </w:r>
            <w:proofErr w:type="spellEnd"/>
          </w:p>
        </w:tc>
        <w:tc>
          <w:tcPr>
            <w:tcW w:w="1672" w:type="dxa"/>
            <w:tcBorders>
              <w:top w:val="nil"/>
              <w:left w:val="nil"/>
              <w:bottom w:val="single" w:sz="4" w:space="0" w:color="auto"/>
              <w:right w:val="single" w:sz="4" w:space="0" w:color="auto"/>
            </w:tcBorders>
            <w:shd w:val="clear" w:color="auto" w:fill="auto"/>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input</w:t>
            </w:r>
          </w:p>
        </w:tc>
        <w:tc>
          <w:tcPr>
            <w:tcW w:w="5416" w:type="dxa"/>
            <w:tcBorders>
              <w:top w:val="nil"/>
              <w:left w:val="nil"/>
              <w:bottom w:val="single" w:sz="4" w:space="0" w:color="auto"/>
              <w:right w:val="single" w:sz="4" w:space="0" w:color="auto"/>
            </w:tcBorders>
            <w:shd w:val="clear" w:color="auto" w:fill="auto"/>
            <w:hideMark/>
          </w:tcPr>
          <w:p w:rsidR="00584A2C" w:rsidRPr="00584A2C" w:rsidRDefault="00584A2C" w:rsidP="00584A2C">
            <w:pPr>
              <w:bidi w:val="0"/>
              <w:spacing w:after="0" w:line="240" w:lineRule="auto"/>
              <w:rPr>
                <w:rFonts w:ascii="Calibri" w:eastAsia="Times New Roman" w:hAnsi="Calibri" w:cs="Calibri"/>
                <w:color w:val="000000"/>
                <w:lang w:bidi="he-IL"/>
              </w:rPr>
            </w:pPr>
            <w:r w:rsidRPr="00584A2C">
              <w:rPr>
                <w:rFonts w:ascii="Calibri" w:eastAsia="Times New Roman" w:hAnsi="Calibri" w:cs="Calibri"/>
                <w:color w:val="000000"/>
                <w:lang w:bidi="he-IL"/>
              </w:rPr>
              <w:t>Reset. Reset polarity will be set according to the generic parameter '</w:t>
            </w:r>
            <w:proofErr w:type="spellStart"/>
            <w:r w:rsidRPr="00584A2C">
              <w:rPr>
                <w:rFonts w:ascii="Calibri" w:eastAsia="Times New Roman" w:hAnsi="Calibri" w:cs="Calibri"/>
                <w:color w:val="000000"/>
                <w:lang w:bidi="he-IL"/>
              </w:rPr>
              <w:t>reset_polarity_g</w:t>
            </w:r>
            <w:proofErr w:type="spellEnd"/>
            <w:r w:rsidRPr="00584A2C">
              <w:rPr>
                <w:rFonts w:ascii="Calibri" w:eastAsia="Times New Roman" w:hAnsi="Calibri" w:cs="Calibri"/>
                <w:color w:val="000000"/>
                <w:lang w:bidi="he-IL"/>
              </w:rPr>
              <w:t>'</w:t>
            </w:r>
          </w:p>
        </w:tc>
      </w:tr>
      <w:tr w:rsidR="00584A2C" w:rsidRPr="00584A2C" w:rsidTr="00584A2C">
        <w:trPr>
          <w:trHeight w:val="292"/>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enable</w:t>
            </w:r>
          </w:p>
        </w:tc>
        <w:tc>
          <w:tcPr>
            <w:tcW w:w="1672" w:type="dxa"/>
            <w:tcBorders>
              <w:top w:val="nil"/>
              <w:left w:val="nil"/>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input</w:t>
            </w:r>
          </w:p>
        </w:tc>
        <w:tc>
          <w:tcPr>
            <w:tcW w:w="5416" w:type="dxa"/>
            <w:tcBorders>
              <w:top w:val="nil"/>
              <w:left w:val="nil"/>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determines if the wait client is enables</w:t>
            </w:r>
          </w:p>
        </w:tc>
      </w:tr>
      <w:tr w:rsidR="00584A2C" w:rsidRPr="00584A2C" w:rsidTr="00584A2C">
        <w:trPr>
          <w:trHeight w:val="292"/>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proofErr w:type="spellStart"/>
            <w:r w:rsidRPr="00584A2C">
              <w:rPr>
                <w:rFonts w:ascii="Calibri" w:eastAsia="Times New Roman" w:hAnsi="Calibri" w:cs="Calibri"/>
                <w:color w:val="000000"/>
                <w:sz w:val="22"/>
                <w:szCs w:val="22"/>
                <w:lang w:bidi="he-IL"/>
              </w:rPr>
              <w:t>wait_reg</w:t>
            </w:r>
            <w:proofErr w:type="spellEnd"/>
          </w:p>
        </w:tc>
        <w:tc>
          <w:tcPr>
            <w:tcW w:w="1672" w:type="dxa"/>
            <w:tcBorders>
              <w:top w:val="nil"/>
              <w:left w:val="nil"/>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input</w:t>
            </w:r>
          </w:p>
        </w:tc>
        <w:tc>
          <w:tcPr>
            <w:tcW w:w="5416" w:type="dxa"/>
            <w:tcBorders>
              <w:top w:val="nil"/>
              <w:left w:val="nil"/>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 xml:space="preserve">The waiting time value </w:t>
            </w:r>
            <w:proofErr w:type="spellStart"/>
            <w:r w:rsidRPr="00584A2C">
              <w:rPr>
                <w:rFonts w:ascii="Calibri" w:eastAsia="Times New Roman" w:hAnsi="Calibri" w:cs="Calibri"/>
                <w:color w:val="000000"/>
                <w:sz w:val="22"/>
                <w:szCs w:val="22"/>
                <w:lang w:bidi="he-IL"/>
              </w:rPr>
              <w:t>recieved</w:t>
            </w:r>
            <w:proofErr w:type="spellEnd"/>
            <w:r w:rsidRPr="00584A2C">
              <w:rPr>
                <w:rFonts w:ascii="Calibri" w:eastAsia="Times New Roman" w:hAnsi="Calibri" w:cs="Calibri"/>
                <w:color w:val="000000"/>
                <w:sz w:val="22"/>
                <w:szCs w:val="22"/>
                <w:lang w:bidi="he-IL"/>
              </w:rPr>
              <w:t xml:space="preserve"> from registers</w:t>
            </w:r>
          </w:p>
        </w:tc>
      </w:tr>
      <w:tr w:rsidR="00584A2C" w:rsidRPr="00584A2C" w:rsidTr="00584A2C">
        <w:trPr>
          <w:trHeight w:val="292"/>
        </w:trPr>
        <w:tc>
          <w:tcPr>
            <w:tcW w:w="1876" w:type="dxa"/>
            <w:tcBorders>
              <w:top w:val="nil"/>
              <w:left w:val="single" w:sz="4" w:space="0" w:color="auto"/>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finish</w:t>
            </w:r>
          </w:p>
        </w:tc>
        <w:tc>
          <w:tcPr>
            <w:tcW w:w="1672" w:type="dxa"/>
            <w:tcBorders>
              <w:top w:val="nil"/>
              <w:left w:val="nil"/>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output</w:t>
            </w:r>
          </w:p>
        </w:tc>
        <w:tc>
          <w:tcPr>
            <w:tcW w:w="5416" w:type="dxa"/>
            <w:tcBorders>
              <w:top w:val="nil"/>
              <w:left w:val="nil"/>
              <w:bottom w:val="single" w:sz="4" w:space="0" w:color="auto"/>
              <w:right w:val="single" w:sz="4" w:space="0" w:color="auto"/>
            </w:tcBorders>
            <w:shd w:val="clear" w:color="auto" w:fill="auto"/>
            <w:noWrap/>
            <w:vAlign w:val="bottom"/>
            <w:hideMark/>
          </w:tcPr>
          <w:p w:rsidR="00584A2C" w:rsidRPr="00584A2C" w:rsidRDefault="00584A2C" w:rsidP="00584A2C">
            <w:pPr>
              <w:bidi w:val="0"/>
              <w:spacing w:after="0" w:line="240" w:lineRule="auto"/>
              <w:jc w:val="left"/>
              <w:rPr>
                <w:rFonts w:ascii="Calibri" w:eastAsia="Times New Roman" w:hAnsi="Calibri" w:cs="Calibri"/>
                <w:color w:val="000000"/>
                <w:sz w:val="22"/>
                <w:szCs w:val="22"/>
                <w:lang w:bidi="he-IL"/>
              </w:rPr>
            </w:pPr>
            <w:r w:rsidRPr="00584A2C">
              <w:rPr>
                <w:rFonts w:ascii="Calibri" w:eastAsia="Times New Roman" w:hAnsi="Calibri" w:cs="Calibri"/>
                <w:color w:val="000000"/>
                <w:sz w:val="22"/>
                <w:szCs w:val="22"/>
                <w:lang w:bidi="he-IL"/>
              </w:rPr>
              <w:t>this signal signify the end of the wait transaction</w:t>
            </w:r>
          </w:p>
        </w:tc>
      </w:tr>
    </w:tbl>
    <w:p w:rsidR="00122182" w:rsidRDefault="00BF59E2" w:rsidP="00122182">
      <w:pPr>
        <w:pStyle w:val="Caption"/>
        <w:keepNext/>
        <w:jc w:val="center"/>
        <w:rPr>
          <w:ins w:id="742" w:author="kelbaz" w:date="2011-11-13T18:20:00Z"/>
        </w:rPr>
        <w:pPrChange w:id="743" w:author="kelbaz" w:date="2011-11-13T18:20:00Z">
          <w:pPr>
            <w:pStyle w:val="Caption"/>
            <w:keepNext/>
          </w:pPr>
        </w:pPrChange>
      </w:pPr>
      <w:commentRangeStart w:id="744"/>
      <w:ins w:id="745" w:author="kelbaz" w:date="2011-11-13T18:20:00Z">
        <w:r>
          <w:t xml:space="preserve">Table </w:t>
        </w:r>
        <w:r w:rsidR="00122182">
          <w:fldChar w:fldCharType="begin"/>
        </w:r>
        <w:r>
          <w:instrText xml:space="preserve"> SEQ Table \* ARABIC </w:instrText>
        </w:r>
        <w:r w:rsidR="00122182">
          <w:fldChar w:fldCharType="separate"/>
        </w:r>
        <w:r>
          <w:rPr>
            <w:noProof/>
          </w:rPr>
          <w:t>23</w:t>
        </w:r>
        <w:r w:rsidR="00122182">
          <w:fldChar w:fldCharType="end"/>
        </w:r>
        <w:r>
          <w:rPr>
            <w:noProof/>
          </w:rPr>
          <w:t xml:space="preserve"> - wait_client_int interface</w:t>
        </w:r>
        <w:commentRangeEnd w:id="744"/>
        <w:r>
          <w:rPr>
            <w:rStyle w:val="CommentReference"/>
            <w:b w:val="0"/>
            <w:bCs w:val="0"/>
            <w:caps w:val="0"/>
          </w:rPr>
          <w:commentReference w:id="744"/>
        </w:r>
      </w:ins>
    </w:p>
    <w:p w:rsidR="00584A2C" w:rsidRDefault="00584A2C" w:rsidP="00584A2C">
      <w:pPr>
        <w:bidi w:val="0"/>
      </w:pPr>
    </w:p>
    <w:p w:rsidR="002410CB" w:rsidRDefault="002410CB" w:rsidP="002410CB">
      <w:pPr>
        <w:bidi w:val="0"/>
      </w:pPr>
    </w:p>
    <w:p w:rsidR="002410CB" w:rsidDel="00BF59E2" w:rsidRDefault="002410CB" w:rsidP="002410CB">
      <w:pPr>
        <w:pStyle w:val="Caption"/>
        <w:keepNext/>
        <w:rPr>
          <w:del w:id="746" w:author="kelbaz" w:date="2011-11-13T18:20:00Z"/>
        </w:rPr>
      </w:pPr>
      <w:commentRangeStart w:id="747"/>
      <w:commentRangeStart w:id="748"/>
      <w:del w:id="749" w:author="kelbaz" w:date="2011-11-13T18:20:00Z">
        <w:r w:rsidDel="00BF59E2">
          <w:delText xml:space="preserve">Table </w:delText>
        </w:r>
      </w:del>
      <w:ins w:id="750" w:author="dobstbau" w:date="2011-11-12T22:46:00Z">
        <w:del w:id="751" w:author="kelbaz" w:date="2011-11-13T18:20:00Z">
          <w:r w:rsidR="00122182" w:rsidDel="00BF59E2">
            <w:rPr>
              <w:b w:val="0"/>
              <w:bCs w:val="0"/>
              <w:caps w:val="0"/>
            </w:rPr>
            <w:fldChar w:fldCharType="begin"/>
          </w:r>
          <w:r w:rsidR="003C51A9" w:rsidDel="00BF59E2">
            <w:delInstrText xml:space="preserve"> SEQ Table \* ARABIC </w:delInstrText>
          </w:r>
        </w:del>
      </w:ins>
      <w:del w:id="752" w:author="kelbaz" w:date="2011-11-13T18:20:00Z">
        <w:r w:rsidR="00122182" w:rsidDel="00BF59E2">
          <w:rPr>
            <w:b w:val="0"/>
            <w:bCs w:val="0"/>
            <w:caps w:val="0"/>
          </w:rPr>
          <w:fldChar w:fldCharType="separate"/>
        </w:r>
      </w:del>
      <w:ins w:id="753" w:author="dobstbau" w:date="2011-11-12T22:46:00Z">
        <w:del w:id="754" w:author="kelbaz" w:date="2011-11-13T18:20:00Z">
          <w:r w:rsidR="003C51A9" w:rsidDel="00BF59E2">
            <w:rPr>
              <w:noProof/>
            </w:rPr>
            <w:delText>24</w:delText>
          </w:r>
          <w:r w:rsidR="00122182" w:rsidDel="00BF59E2">
            <w:rPr>
              <w:b w:val="0"/>
              <w:bCs w:val="0"/>
              <w:caps w:val="0"/>
            </w:rPr>
            <w:fldChar w:fldCharType="end"/>
          </w:r>
        </w:del>
      </w:ins>
      <w:del w:id="755" w:author="kelbaz" w:date="2011-11-13T18:20:00Z">
        <w:r w:rsidR="00122182" w:rsidDel="00BF59E2">
          <w:rPr>
            <w:b w:val="0"/>
            <w:bCs w:val="0"/>
            <w:caps w:val="0"/>
          </w:rPr>
          <w:fldChar w:fldCharType="begin"/>
        </w:r>
        <w:r w:rsidR="006A2BF5" w:rsidDel="00BF59E2">
          <w:delInstrText xml:space="preserve"> SEQ Table \* ARABIC </w:delInstrText>
        </w:r>
        <w:r w:rsidR="00122182" w:rsidDel="00BF59E2">
          <w:rPr>
            <w:b w:val="0"/>
            <w:bCs w:val="0"/>
            <w:caps w:val="0"/>
          </w:rPr>
          <w:fldChar w:fldCharType="separate"/>
        </w:r>
        <w:r w:rsidDel="00BF59E2">
          <w:rPr>
            <w:noProof/>
          </w:rPr>
          <w:delText>24</w:delText>
        </w:r>
        <w:r w:rsidR="00122182" w:rsidDel="00BF59E2">
          <w:rPr>
            <w:b w:val="0"/>
            <w:bCs w:val="0"/>
            <w:caps w:val="0"/>
          </w:rPr>
          <w:fldChar w:fldCharType="end"/>
        </w:r>
        <w:r w:rsidDel="00BF59E2">
          <w:delText xml:space="preserve"> - wait_client_int generics</w:delText>
        </w:r>
        <w:commentRangeEnd w:id="747"/>
        <w:r w:rsidR="00F83CB2" w:rsidDel="00BF59E2">
          <w:rPr>
            <w:rStyle w:val="CommentReference"/>
            <w:b w:val="0"/>
            <w:bCs w:val="0"/>
            <w:caps w:val="0"/>
            <w:rtl/>
          </w:rPr>
          <w:commentReference w:id="747"/>
        </w:r>
      </w:del>
      <w:commentRangeEnd w:id="748"/>
      <w:r w:rsidR="00A95087">
        <w:rPr>
          <w:rStyle w:val="CommentReference"/>
          <w:b w:val="0"/>
          <w:bCs w:val="0"/>
          <w:caps w:val="0"/>
        </w:rPr>
        <w:commentReference w:id="748"/>
      </w:r>
    </w:p>
    <w:tbl>
      <w:tblPr>
        <w:tblW w:w="11728" w:type="dxa"/>
        <w:tblInd w:w="97" w:type="dxa"/>
        <w:tblLook w:val="04A0"/>
        <w:tblPrChange w:id="756" w:author="kelbaz" w:date="2011-11-13T18:43:00Z">
          <w:tblPr>
            <w:tblW w:w="10328" w:type="dxa"/>
            <w:tblInd w:w="97" w:type="dxa"/>
            <w:tblLook w:val="04A0"/>
          </w:tblPr>
        </w:tblPrChange>
      </w:tblPr>
      <w:tblGrid>
        <w:gridCol w:w="2468"/>
        <w:gridCol w:w="1400"/>
        <w:gridCol w:w="1400"/>
        <w:gridCol w:w="6460"/>
        <w:tblGridChange w:id="757">
          <w:tblGrid>
            <w:gridCol w:w="2468"/>
            <w:gridCol w:w="1400"/>
            <w:gridCol w:w="1400"/>
            <w:gridCol w:w="6460"/>
          </w:tblGrid>
        </w:tblGridChange>
      </w:tblGrid>
      <w:tr w:rsidR="00A95087" w:rsidRPr="002410CB" w:rsidTr="00A95087">
        <w:trPr>
          <w:trHeight w:val="510"/>
          <w:trPrChange w:id="758" w:author="kelbaz" w:date="2011-11-13T18:43:00Z">
            <w:trPr>
              <w:trHeight w:val="510"/>
            </w:trPr>
          </w:trPrChange>
        </w:trPr>
        <w:tc>
          <w:tcPr>
            <w:tcW w:w="2468" w:type="dxa"/>
            <w:tcBorders>
              <w:top w:val="single" w:sz="4" w:space="0" w:color="auto"/>
              <w:left w:val="single" w:sz="4" w:space="0" w:color="auto"/>
              <w:bottom w:val="single" w:sz="4" w:space="0" w:color="auto"/>
              <w:right w:val="single" w:sz="4" w:space="0" w:color="auto"/>
            </w:tcBorders>
            <w:shd w:val="clear" w:color="000000" w:fill="00B0F0"/>
            <w:hideMark/>
            <w:tcPrChange w:id="759" w:author="kelbaz" w:date="2011-11-13T18:43:00Z">
              <w:tcPr>
                <w:tcW w:w="2468" w:type="dxa"/>
                <w:tcBorders>
                  <w:top w:val="single" w:sz="4" w:space="0" w:color="auto"/>
                  <w:left w:val="single" w:sz="4" w:space="0" w:color="auto"/>
                  <w:bottom w:val="single" w:sz="4" w:space="0" w:color="auto"/>
                  <w:right w:val="single" w:sz="4" w:space="0" w:color="auto"/>
                </w:tcBorders>
                <w:shd w:val="clear" w:color="000000" w:fill="00B0F0"/>
                <w:hideMark/>
              </w:tcPr>
            </w:tcPrChange>
          </w:tcPr>
          <w:p w:rsidR="00A95087" w:rsidRPr="002410CB" w:rsidRDefault="00A95087" w:rsidP="002410CB">
            <w:pPr>
              <w:bidi w:val="0"/>
              <w:spacing w:after="0" w:line="240" w:lineRule="auto"/>
              <w:rPr>
                <w:rFonts w:ascii="Calibri" w:eastAsia="Times New Roman" w:hAnsi="Calibri" w:cs="Calibri"/>
                <w:color w:val="000000"/>
                <w:lang w:bidi="he-IL"/>
              </w:rPr>
            </w:pPr>
            <w:r w:rsidRPr="002410CB">
              <w:rPr>
                <w:rFonts w:ascii="Calibri" w:eastAsia="Times New Roman" w:hAnsi="Calibri" w:cs="Calibri"/>
                <w:color w:val="000000"/>
                <w:lang w:bidi="he-IL"/>
              </w:rPr>
              <w:t>Generic Parameter</w:t>
            </w:r>
          </w:p>
        </w:tc>
        <w:tc>
          <w:tcPr>
            <w:tcW w:w="1400" w:type="dxa"/>
            <w:tcBorders>
              <w:top w:val="single" w:sz="4" w:space="0" w:color="auto"/>
              <w:left w:val="nil"/>
              <w:bottom w:val="single" w:sz="4" w:space="0" w:color="auto"/>
              <w:right w:val="single" w:sz="4" w:space="0" w:color="auto"/>
            </w:tcBorders>
            <w:shd w:val="clear" w:color="000000" w:fill="00B0F0"/>
            <w:tcPrChange w:id="760" w:author="kelbaz" w:date="2011-11-13T18:43:00Z">
              <w:tcPr>
                <w:tcW w:w="1400" w:type="dxa"/>
                <w:tcBorders>
                  <w:top w:val="single" w:sz="4" w:space="0" w:color="auto"/>
                  <w:left w:val="nil"/>
                  <w:bottom w:val="single" w:sz="4" w:space="0" w:color="auto"/>
                  <w:right w:val="nil"/>
                </w:tcBorders>
                <w:shd w:val="clear" w:color="000000" w:fill="00B0F0"/>
              </w:tcPr>
            </w:tcPrChange>
          </w:tcPr>
          <w:p w:rsidR="00A95087" w:rsidRPr="002410CB" w:rsidRDefault="00A95087" w:rsidP="002410CB">
            <w:pPr>
              <w:bidi w:val="0"/>
              <w:spacing w:after="0" w:line="240" w:lineRule="auto"/>
              <w:jc w:val="center"/>
              <w:rPr>
                <w:rFonts w:ascii="Calibri" w:eastAsia="Times New Roman" w:hAnsi="Calibri" w:cs="Calibri"/>
                <w:color w:val="000000"/>
                <w:lang w:bidi="he-IL"/>
              </w:rPr>
            </w:pPr>
            <w:ins w:id="761" w:author="kelbaz" w:date="2011-11-13T18:43:00Z">
              <w:r>
                <w:rPr>
                  <w:rFonts w:ascii="Calibri" w:eastAsia="Times New Roman" w:hAnsi="Calibri" w:cs="Calibri"/>
                  <w:color w:val="000000"/>
                  <w:lang w:bidi="he-IL"/>
                </w:rPr>
                <w:t>type</w:t>
              </w:r>
            </w:ins>
          </w:p>
        </w:tc>
        <w:tc>
          <w:tcPr>
            <w:tcW w:w="1400" w:type="dxa"/>
            <w:tcBorders>
              <w:top w:val="single" w:sz="4" w:space="0" w:color="auto"/>
              <w:left w:val="single" w:sz="4" w:space="0" w:color="auto"/>
              <w:bottom w:val="single" w:sz="4" w:space="0" w:color="auto"/>
              <w:right w:val="single" w:sz="4" w:space="0" w:color="auto"/>
            </w:tcBorders>
            <w:shd w:val="clear" w:color="000000" w:fill="00B0F0"/>
            <w:hideMark/>
            <w:tcPrChange w:id="762" w:author="kelbaz" w:date="2011-11-13T18:43:00Z">
              <w:tcPr>
                <w:tcW w:w="1400" w:type="dxa"/>
                <w:tcBorders>
                  <w:top w:val="single" w:sz="4" w:space="0" w:color="auto"/>
                  <w:left w:val="nil"/>
                  <w:bottom w:val="single" w:sz="4" w:space="0" w:color="auto"/>
                  <w:right w:val="single" w:sz="4" w:space="0" w:color="auto"/>
                </w:tcBorders>
                <w:shd w:val="clear" w:color="000000" w:fill="00B0F0"/>
                <w:hideMark/>
              </w:tcPr>
            </w:tcPrChange>
          </w:tcPr>
          <w:p w:rsidR="00A95087" w:rsidRPr="002410CB" w:rsidRDefault="00A95087" w:rsidP="002410CB">
            <w:pPr>
              <w:bidi w:val="0"/>
              <w:spacing w:after="0" w:line="240" w:lineRule="auto"/>
              <w:jc w:val="center"/>
              <w:rPr>
                <w:rFonts w:ascii="Calibri" w:eastAsia="Times New Roman" w:hAnsi="Calibri" w:cs="Calibri"/>
                <w:color w:val="000000"/>
                <w:lang w:bidi="he-IL"/>
              </w:rPr>
            </w:pPr>
            <w:r w:rsidRPr="002410CB">
              <w:rPr>
                <w:rFonts w:ascii="Calibri" w:eastAsia="Times New Roman" w:hAnsi="Calibri" w:cs="Calibri"/>
                <w:color w:val="000000"/>
                <w:lang w:bidi="he-IL"/>
              </w:rPr>
              <w:t>Default Value</w:t>
            </w:r>
          </w:p>
        </w:tc>
        <w:tc>
          <w:tcPr>
            <w:tcW w:w="6460" w:type="dxa"/>
            <w:tcBorders>
              <w:top w:val="single" w:sz="4" w:space="0" w:color="auto"/>
              <w:left w:val="nil"/>
              <w:bottom w:val="single" w:sz="4" w:space="0" w:color="auto"/>
              <w:right w:val="single" w:sz="4" w:space="0" w:color="auto"/>
            </w:tcBorders>
            <w:shd w:val="clear" w:color="000000" w:fill="00B0F0"/>
            <w:hideMark/>
            <w:tcPrChange w:id="763" w:author="kelbaz" w:date="2011-11-13T18:43:00Z">
              <w:tcPr>
                <w:tcW w:w="6460" w:type="dxa"/>
                <w:tcBorders>
                  <w:top w:val="single" w:sz="4" w:space="0" w:color="auto"/>
                  <w:left w:val="nil"/>
                  <w:bottom w:val="single" w:sz="4" w:space="0" w:color="auto"/>
                  <w:right w:val="single" w:sz="4" w:space="0" w:color="auto"/>
                </w:tcBorders>
                <w:shd w:val="clear" w:color="000000" w:fill="00B0F0"/>
                <w:hideMark/>
              </w:tcPr>
            </w:tcPrChange>
          </w:tcPr>
          <w:p w:rsidR="00A95087" w:rsidRPr="002410CB" w:rsidRDefault="00A95087" w:rsidP="002410CB">
            <w:pPr>
              <w:bidi w:val="0"/>
              <w:spacing w:after="0" w:line="240" w:lineRule="auto"/>
              <w:rPr>
                <w:rFonts w:ascii="Calibri" w:eastAsia="Times New Roman" w:hAnsi="Calibri" w:cs="Calibri"/>
                <w:color w:val="000000"/>
                <w:lang w:bidi="he-IL"/>
              </w:rPr>
            </w:pPr>
            <w:r w:rsidRPr="002410CB">
              <w:rPr>
                <w:rFonts w:ascii="Calibri" w:eastAsia="Times New Roman" w:hAnsi="Calibri" w:cs="Calibri"/>
                <w:color w:val="000000"/>
                <w:lang w:bidi="he-IL"/>
              </w:rPr>
              <w:t>Description</w:t>
            </w:r>
          </w:p>
        </w:tc>
      </w:tr>
      <w:tr w:rsidR="00A95087" w:rsidRPr="002410CB" w:rsidTr="00A95087">
        <w:trPr>
          <w:trHeight w:val="525"/>
          <w:trPrChange w:id="764" w:author="kelbaz" w:date="2011-11-13T18:43:00Z">
            <w:trPr>
              <w:trHeight w:val="525"/>
            </w:trPr>
          </w:trPrChange>
        </w:trPr>
        <w:tc>
          <w:tcPr>
            <w:tcW w:w="2468" w:type="dxa"/>
            <w:tcBorders>
              <w:top w:val="nil"/>
              <w:left w:val="single" w:sz="4" w:space="0" w:color="auto"/>
              <w:bottom w:val="single" w:sz="4" w:space="0" w:color="auto"/>
              <w:right w:val="single" w:sz="4" w:space="0" w:color="auto"/>
            </w:tcBorders>
            <w:shd w:val="clear" w:color="auto" w:fill="auto"/>
            <w:noWrap/>
            <w:vAlign w:val="bottom"/>
            <w:hideMark/>
            <w:tcPrChange w:id="765" w:author="kelbaz" w:date="2011-11-13T18:43:00Z">
              <w:tcPr>
                <w:tcW w:w="246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proofErr w:type="spellStart"/>
            <w:r w:rsidRPr="002410CB">
              <w:rPr>
                <w:rFonts w:ascii="Calibri" w:eastAsia="Times New Roman" w:hAnsi="Calibri" w:cs="Calibri"/>
                <w:color w:val="000000"/>
                <w:sz w:val="22"/>
                <w:szCs w:val="22"/>
                <w:lang w:bidi="he-IL"/>
              </w:rPr>
              <w:t>reset_activity_polarity_g</w:t>
            </w:r>
            <w:proofErr w:type="spellEnd"/>
          </w:p>
        </w:tc>
        <w:tc>
          <w:tcPr>
            <w:tcW w:w="1400" w:type="dxa"/>
            <w:tcBorders>
              <w:top w:val="single" w:sz="4" w:space="0" w:color="auto"/>
              <w:left w:val="nil"/>
              <w:bottom w:val="single" w:sz="4" w:space="0" w:color="auto"/>
              <w:right w:val="single" w:sz="4" w:space="0" w:color="auto"/>
            </w:tcBorders>
            <w:tcPrChange w:id="766" w:author="kelbaz" w:date="2011-11-13T18:43:00Z">
              <w:tcPr>
                <w:tcW w:w="1400" w:type="dxa"/>
                <w:tcBorders>
                  <w:top w:val="nil"/>
                  <w:left w:val="nil"/>
                  <w:bottom w:val="single" w:sz="4" w:space="0" w:color="auto"/>
                  <w:right w:val="nil"/>
                </w:tcBorders>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proofErr w:type="spellStart"/>
            <w:ins w:id="767" w:author="kelbaz" w:date="2011-11-13T18:43:00Z">
              <w:r>
                <w:rPr>
                  <w:rFonts w:ascii="Calibri" w:eastAsia="Times New Roman" w:hAnsi="Calibri" w:cs="Calibri"/>
                  <w:color w:val="000000"/>
                  <w:sz w:val="22"/>
                  <w:szCs w:val="22"/>
                  <w:lang w:bidi="he-IL"/>
                </w:rPr>
                <w:t>Std_logic</w:t>
              </w:r>
            </w:ins>
            <w:proofErr w:type="spellEnd"/>
          </w:p>
        </w:tc>
        <w:tc>
          <w:tcPr>
            <w:tcW w:w="1400" w:type="dxa"/>
            <w:tcBorders>
              <w:top w:val="nil"/>
              <w:left w:val="single" w:sz="4" w:space="0" w:color="auto"/>
              <w:bottom w:val="single" w:sz="4" w:space="0" w:color="auto"/>
              <w:right w:val="single" w:sz="4" w:space="0" w:color="auto"/>
            </w:tcBorders>
            <w:shd w:val="clear" w:color="auto" w:fill="auto"/>
            <w:noWrap/>
            <w:vAlign w:val="bottom"/>
            <w:hideMark/>
            <w:tcPrChange w:id="768" w:author="kelbaz" w:date="2011-11-13T18:43:00Z">
              <w:tcPr>
                <w:tcW w:w="140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1'</w:t>
            </w:r>
          </w:p>
        </w:tc>
        <w:tc>
          <w:tcPr>
            <w:tcW w:w="6460" w:type="dxa"/>
            <w:tcBorders>
              <w:top w:val="nil"/>
              <w:left w:val="nil"/>
              <w:bottom w:val="single" w:sz="4" w:space="0" w:color="auto"/>
              <w:right w:val="single" w:sz="4" w:space="0" w:color="auto"/>
            </w:tcBorders>
            <w:shd w:val="clear" w:color="auto" w:fill="auto"/>
            <w:noWrap/>
            <w:vAlign w:val="bottom"/>
            <w:hideMark/>
            <w:tcPrChange w:id="769" w:author="kelbaz" w:date="2011-11-13T18:43:00Z">
              <w:tcPr>
                <w:tcW w:w="646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defines reset active polarity: '0' active low, '1' active high</w:t>
            </w:r>
          </w:p>
        </w:tc>
      </w:tr>
      <w:tr w:rsidR="00A95087" w:rsidRPr="002410CB" w:rsidTr="00A95087">
        <w:trPr>
          <w:trHeight w:val="540"/>
          <w:trPrChange w:id="770" w:author="kelbaz" w:date="2011-11-13T18:43:00Z">
            <w:trPr>
              <w:trHeight w:val="540"/>
            </w:trPr>
          </w:trPrChange>
        </w:trPr>
        <w:tc>
          <w:tcPr>
            <w:tcW w:w="2468" w:type="dxa"/>
            <w:tcBorders>
              <w:top w:val="nil"/>
              <w:left w:val="single" w:sz="4" w:space="0" w:color="auto"/>
              <w:bottom w:val="single" w:sz="4" w:space="0" w:color="auto"/>
              <w:right w:val="single" w:sz="4" w:space="0" w:color="auto"/>
            </w:tcBorders>
            <w:shd w:val="clear" w:color="auto" w:fill="auto"/>
            <w:noWrap/>
            <w:vAlign w:val="bottom"/>
            <w:hideMark/>
            <w:tcPrChange w:id="771" w:author="kelbaz" w:date="2011-11-13T18:43:00Z">
              <w:tcPr>
                <w:tcW w:w="246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proofErr w:type="spellStart"/>
            <w:r w:rsidRPr="002410CB">
              <w:rPr>
                <w:rFonts w:ascii="Calibri" w:eastAsia="Times New Roman" w:hAnsi="Calibri" w:cs="Calibri"/>
                <w:color w:val="000000"/>
                <w:sz w:val="22"/>
                <w:szCs w:val="22"/>
                <w:lang w:bidi="he-IL"/>
              </w:rPr>
              <w:t>block_enable_polarity_g</w:t>
            </w:r>
            <w:proofErr w:type="spellEnd"/>
          </w:p>
        </w:tc>
        <w:tc>
          <w:tcPr>
            <w:tcW w:w="1400" w:type="dxa"/>
            <w:tcBorders>
              <w:top w:val="single" w:sz="4" w:space="0" w:color="auto"/>
              <w:left w:val="nil"/>
              <w:bottom w:val="single" w:sz="4" w:space="0" w:color="auto"/>
              <w:right w:val="single" w:sz="4" w:space="0" w:color="auto"/>
            </w:tcBorders>
            <w:tcPrChange w:id="772" w:author="kelbaz" w:date="2011-11-13T18:43:00Z">
              <w:tcPr>
                <w:tcW w:w="1400" w:type="dxa"/>
                <w:tcBorders>
                  <w:top w:val="nil"/>
                  <w:left w:val="nil"/>
                  <w:bottom w:val="single" w:sz="4" w:space="0" w:color="auto"/>
                  <w:right w:val="nil"/>
                </w:tcBorders>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proofErr w:type="spellStart"/>
            <w:ins w:id="773" w:author="kelbaz" w:date="2011-11-13T18:43:00Z">
              <w:r>
                <w:rPr>
                  <w:rFonts w:ascii="Calibri" w:eastAsia="Times New Roman" w:hAnsi="Calibri" w:cs="Calibri"/>
                  <w:color w:val="000000"/>
                  <w:sz w:val="22"/>
                  <w:szCs w:val="22"/>
                  <w:lang w:bidi="he-IL"/>
                </w:rPr>
                <w:t>Std_logic</w:t>
              </w:r>
            </w:ins>
            <w:proofErr w:type="spellEnd"/>
          </w:p>
        </w:tc>
        <w:tc>
          <w:tcPr>
            <w:tcW w:w="1400" w:type="dxa"/>
            <w:tcBorders>
              <w:top w:val="nil"/>
              <w:left w:val="single" w:sz="4" w:space="0" w:color="auto"/>
              <w:bottom w:val="single" w:sz="4" w:space="0" w:color="auto"/>
              <w:right w:val="single" w:sz="4" w:space="0" w:color="auto"/>
            </w:tcBorders>
            <w:shd w:val="clear" w:color="auto" w:fill="auto"/>
            <w:noWrap/>
            <w:vAlign w:val="bottom"/>
            <w:hideMark/>
            <w:tcPrChange w:id="774" w:author="kelbaz" w:date="2011-11-13T18:43:00Z">
              <w:tcPr>
                <w:tcW w:w="140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1'</w:t>
            </w:r>
          </w:p>
        </w:tc>
        <w:tc>
          <w:tcPr>
            <w:tcW w:w="6460" w:type="dxa"/>
            <w:tcBorders>
              <w:top w:val="nil"/>
              <w:left w:val="nil"/>
              <w:bottom w:val="single" w:sz="4" w:space="0" w:color="auto"/>
              <w:right w:val="single" w:sz="4" w:space="0" w:color="auto"/>
            </w:tcBorders>
            <w:shd w:val="clear" w:color="auto" w:fill="auto"/>
            <w:noWrap/>
            <w:vAlign w:val="bottom"/>
            <w:hideMark/>
            <w:tcPrChange w:id="775" w:author="kelbaz" w:date="2011-11-13T18:43:00Z">
              <w:tcPr>
                <w:tcW w:w="646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defines the active block enable polarity : '0' active low, '1' active high</w:t>
            </w:r>
          </w:p>
        </w:tc>
      </w:tr>
      <w:tr w:rsidR="00A95087" w:rsidRPr="002410CB" w:rsidTr="00A95087">
        <w:trPr>
          <w:trHeight w:val="480"/>
          <w:trPrChange w:id="776" w:author="kelbaz" w:date="2011-11-13T18:43:00Z">
            <w:trPr>
              <w:trHeight w:val="480"/>
            </w:trPr>
          </w:trPrChange>
        </w:trPr>
        <w:tc>
          <w:tcPr>
            <w:tcW w:w="2468" w:type="dxa"/>
            <w:tcBorders>
              <w:top w:val="nil"/>
              <w:left w:val="single" w:sz="4" w:space="0" w:color="auto"/>
              <w:bottom w:val="single" w:sz="4" w:space="0" w:color="auto"/>
              <w:right w:val="single" w:sz="4" w:space="0" w:color="auto"/>
            </w:tcBorders>
            <w:shd w:val="clear" w:color="auto" w:fill="auto"/>
            <w:noWrap/>
            <w:vAlign w:val="bottom"/>
            <w:hideMark/>
            <w:tcPrChange w:id="777" w:author="kelbaz" w:date="2011-11-13T18:43:00Z">
              <w:tcPr>
                <w:tcW w:w="246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proofErr w:type="spellStart"/>
            <w:r w:rsidRPr="002410CB">
              <w:rPr>
                <w:rFonts w:ascii="Calibri" w:eastAsia="Times New Roman" w:hAnsi="Calibri" w:cs="Calibri"/>
                <w:color w:val="000000"/>
                <w:sz w:val="22"/>
                <w:szCs w:val="22"/>
                <w:lang w:bidi="he-IL"/>
              </w:rPr>
              <w:t>finish_activity_polarity_g</w:t>
            </w:r>
            <w:proofErr w:type="spellEnd"/>
          </w:p>
        </w:tc>
        <w:tc>
          <w:tcPr>
            <w:tcW w:w="1400" w:type="dxa"/>
            <w:tcBorders>
              <w:top w:val="single" w:sz="4" w:space="0" w:color="auto"/>
              <w:left w:val="nil"/>
              <w:bottom w:val="single" w:sz="4" w:space="0" w:color="auto"/>
              <w:right w:val="single" w:sz="4" w:space="0" w:color="auto"/>
            </w:tcBorders>
            <w:tcPrChange w:id="778" w:author="kelbaz" w:date="2011-11-13T18:43:00Z">
              <w:tcPr>
                <w:tcW w:w="1400" w:type="dxa"/>
                <w:tcBorders>
                  <w:top w:val="nil"/>
                  <w:left w:val="nil"/>
                  <w:bottom w:val="single" w:sz="4" w:space="0" w:color="auto"/>
                  <w:right w:val="nil"/>
                </w:tcBorders>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proofErr w:type="spellStart"/>
            <w:ins w:id="779" w:author="kelbaz" w:date="2011-11-13T18:43:00Z">
              <w:r>
                <w:rPr>
                  <w:rFonts w:ascii="Calibri" w:eastAsia="Times New Roman" w:hAnsi="Calibri" w:cs="Calibri"/>
                  <w:color w:val="000000"/>
                  <w:sz w:val="22"/>
                  <w:szCs w:val="22"/>
                  <w:lang w:bidi="he-IL"/>
                </w:rPr>
                <w:t>Std_logic</w:t>
              </w:r>
            </w:ins>
            <w:proofErr w:type="spellEnd"/>
          </w:p>
        </w:tc>
        <w:tc>
          <w:tcPr>
            <w:tcW w:w="1400" w:type="dxa"/>
            <w:tcBorders>
              <w:top w:val="nil"/>
              <w:left w:val="single" w:sz="4" w:space="0" w:color="auto"/>
              <w:bottom w:val="single" w:sz="4" w:space="0" w:color="auto"/>
              <w:right w:val="single" w:sz="4" w:space="0" w:color="auto"/>
            </w:tcBorders>
            <w:shd w:val="clear" w:color="auto" w:fill="auto"/>
            <w:noWrap/>
            <w:vAlign w:val="bottom"/>
            <w:hideMark/>
            <w:tcPrChange w:id="780" w:author="kelbaz" w:date="2011-11-13T18:43:00Z">
              <w:tcPr>
                <w:tcW w:w="140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1'</w:t>
            </w:r>
          </w:p>
        </w:tc>
        <w:tc>
          <w:tcPr>
            <w:tcW w:w="6460" w:type="dxa"/>
            <w:tcBorders>
              <w:top w:val="nil"/>
              <w:left w:val="nil"/>
              <w:bottom w:val="single" w:sz="4" w:space="0" w:color="auto"/>
              <w:right w:val="single" w:sz="4" w:space="0" w:color="auto"/>
            </w:tcBorders>
            <w:shd w:val="clear" w:color="auto" w:fill="auto"/>
            <w:noWrap/>
            <w:vAlign w:val="bottom"/>
            <w:hideMark/>
            <w:tcPrChange w:id="781" w:author="kelbaz" w:date="2011-11-13T18:43:00Z">
              <w:tcPr>
                <w:tcW w:w="646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defines finish active polarity: '0' active low, '1' active high</w:t>
            </w:r>
          </w:p>
        </w:tc>
      </w:tr>
      <w:tr w:rsidR="00A95087" w:rsidRPr="002410CB" w:rsidTr="00A95087">
        <w:trPr>
          <w:trHeight w:val="420"/>
          <w:trPrChange w:id="782" w:author="kelbaz" w:date="2011-11-13T18:43:00Z">
            <w:trPr>
              <w:trHeight w:val="420"/>
            </w:trPr>
          </w:trPrChange>
        </w:trPr>
        <w:tc>
          <w:tcPr>
            <w:tcW w:w="2468" w:type="dxa"/>
            <w:tcBorders>
              <w:top w:val="nil"/>
              <w:left w:val="single" w:sz="4" w:space="0" w:color="auto"/>
              <w:bottom w:val="single" w:sz="4" w:space="0" w:color="auto"/>
              <w:right w:val="single" w:sz="4" w:space="0" w:color="auto"/>
            </w:tcBorders>
            <w:shd w:val="clear" w:color="auto" w:fill="auto"/>
            <w:noWrap/>
            <w:vAlign w:val="bottom"/>
            <w:hideMark/>
            <w:tcPrChange w:id="783" w:author="kelbaz" w:date="2011-11-13T18:43:00Z">
              <w:tcPr>
                <w:tcW w:w="246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proofErr w:type="spellStart"/>
            <w:r w:rsidRPr="002410CB">
              <w:rPr>
                <w:rFonts w:ascii="Calibri" w:eastAsia="Times New Roman" w:hAnsi="Calibri" w:cs="Calibri"/>
                <w:color w:val="000000"/>
                <w:sz w:val="22"/>
                <w:szCs w:val="22"/>
                <w:lang w:bidi="he-IL"/>
              </w:rPr>
              <w:t>wait_value_width_g</w:t>
            </w:r>
            <w:proofErr w:type="spellEnd"/>
          </w:p>
        </w:tc>
        <w:tc>
          <w:tcPr>
            <w:tcW w:w="1400" w:type="dxa"/>
            <w:tcBorders>
              <w:top w:val="single" w:sz="4" w:space="0" w:color="auto"/>
              <w:left w:val="nil"/>
              <w:bottom w:val="single" w:sz="4" w:space="0" w:color="auto"/>
              <w:right w:val="single" w:sz="4" w:space="0" w:color="auto"/>
            </w:tcBorders>
            <w:tcPrChange w:id="784" w:author="kelbaz" w:date="2011-11-13T18:43:00Z">
              <w:tcPr>
                <w:tcW w:w="1400" w:type="dxa"/>
                <w:tcBorders>
                  <w:top w:val="nil"/>
                  <w:left w:val="nil"/>
                  <w:bottom w:val="single" w:sz="4" w:space="0" w:color="auto"/>
                  <w:right w:val="nil"/>
                </w:tcBorders>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ins w:id="785" w:author="kelbaz" w:date="2011-11-13T18:43:00Z">
              <w:r w:rsidRPr="00A95087">
                <w:rPr>
                  <w:rFonts w:ascii="Calibri" w:eastAsia="Times New Roman" w:hAnsi="Calibri" w:cs="Calibri"/>
                  <w:color w:val="000000"/>
                  <w:sz w:val="22"/>
                  <w:szCs w:val="22"/>
                  <w:lang w:bidi="he-IL"/>
                </w:rPr>
                <w:t>natural</w:t>
              </w:r>
            </w:ins>
          </w:p>
        </w:tc>
        <w:tc>
          <w:tcPr>
            <w:tcW w:w="1400" w:type="dxa"/>
            <w:tcBorders>
              <w:top w:val="nil"/>
              <w:left w:val="single" w:sz="4" w:space="0" w:color="auto"/>
              <w:bottom w:val="single" w:sz="4" w:space="0" w:color="auto"/>
              <w:right w:val="single" w:sz="4" w:space="0" w:color="auto"/>
            </w:tcBorders>
            <w:shd w:val="clear" w:color="auto" w:fill="auto"/>
            <w:noWrap/>
            <w:vAlign w:val="bottom"/>
            <w:hideMark/>
            <w:tcPrChange w:id="786" w:author="kelbaz" w:date="2011-11-13T18:43:00Z">
              <w:tcPr>
                <w:tcW w:w="140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center"/>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8</w:t>
            </w:r>
          </w:p>
        </w:tc>
        <w:tc>
          <w:tcPr>
            <w:tcW w:w="6460" w:type="dxa"/>
            <w:tcBorders>
              <w:top w:val="nil"/>
              <w:left w:val="nil"/>
              <w:bottom w:val="single" w:sz="4" w:space="0" w:color="auto"/>
              <w:right w:val="single" w:sz="4" w:space="0" w:color="auto"/>
            </w:tcBorders>
            <w:shd w:val="clear" w:color="auto" w:fill="auto"/>
            <w:noWrap/>
            <w:vAlign w:val="bottom"/>
            <w:hideMark/>
            <w:tcPrChange w:id="787" w:author="kelbaz" w:date="2011-11-13T18:43:00Z">
              <w:tcPr>
                <w:tcW w:w="6460" w:type="dxa"/>
                <w:tcBorders>
                  <w:top w:val="nil"/>
                  <w:left w:val="nil"/>
                  <w:bottom w:val="single" w:sz="4" w:space="0" w:color="auto"/>
                  <w:right w:val="single" w:sz="4" w:space="0" w:color="auto"/>
                </w:tcBorders>
                <w:shd w:val="clear" w:color="auto" w:fill="auto"/>
                <w:noWrap/>
                <w:vAlign w:val="bottom"/>
                <w:hideMark/>
              </w:tcPr>
            </w:tcPrChange>
          </w:tcPr>
          <w:p w:rsidR="00A95087" w:rsidRPr="002410CB" w:rsidRDefault="00A95087" w:rsidP="002410CB">
            <w:pPr>
              <w:bidi w:val="0"/>
              <w:spacing w:after="0" w:line="240" w:lineRule="auto"/>
              <w:jc w:val="left"/>
              <w:rPr>
                <w:rFonts w:ascii="Calibri" w:eastAsia="Times New Roman" w:hAnsi="Calibri" w:cs="Calibri"/>
                <w:color w:val="000000"/>
                <w:sz w:val="22"/>
                <w:szCs w:val="22"/>
                <w:lang w:bidi="he-IL"/>
              </w:rPr>
            </w:pPr>
            <w:r w:rsidRPr="002410CB">
              <w:rPr>
                <w:rFonts w:ascii="Calibri" w:eastAsia="Times New Roman" w:hAnsi="Calibri" w:cs="Calibri"/>
                <w:color w:val="000000"/>
                <w:sz w:val="22"/>
                <w:szCs w:val="22"/>
                <w:lang w:bidi="he-IL"/>
              </w:rPr>
              <w:t xml:space="preserve">width of the </w:t>
            </w:r>
            <w:proofErr w:type="spellStart"/>
            <w:r w:rsidRPr="002410CB">
              <w:rPr>
                <w:rFonts w:ascii="Calibri" w:eastAsia="Times New Roman" w:hAnsi="Calibri" w:cs="Calibri"/>
                <w:color w:val="000000"/>
                <w:sz w:val="22"/>
                <w:szCs w:val="22"/>
                <w:lang w:bidi="he-IL"/>
              </w:rPr>
              <w:t>wait_reg</w:t>
            </w:r>
            <w:proofErr w:type="spellEnd"/>
            <w:r w:rsidRPr="002410CB">
              <w:rPr>
                <w:rFonts w:ascii="Calibri" w:eastAsia="Times New Roman" w:hAnsi="Calibri" w:cs="Calibri"/>
                <w:color w:val="000000"/>
                <w:sz w:val="22"/>
                <w:szCs w:val="22"/>
                <w:lang w:bidi="he-IL"/>
              </w:rPr>
              <w:t xml:space="preserve"> vector</w:t>
            </w:r>
          </w:p>
        </w:tc>
      </w:tr>
    </w:tbl>
    <w:p w:rsidR="00122182" w:rsidRDefault="00BF59E2" w:rsidP="00122182">
      <w:pPr>
        <w:pStyle w:val="Caption"/>
        <w:keepNext/>
        <w:jc w:val="center"/>
        <w:rPr>
          <w:ins w:id="788" w:author="kelbaz" w:date="2011-11-13T18:20:00Z"/>
        </w:rPr>
        <w:pPrChange w:id="789" w:author="kelbaz" w:date="2011-11-13T18:20:00Z">
          <w:pPr>
            <w:pStyle w:val="Caption"/>
            <w:keepNext/>
          </w:pPr>
        </w:pPrChange>
      </w:pPr>
      <w:commentRangeStart w:id="790"/>
      <w:ins w:id="791" w:author="kelbaz" w:date="2011-11-13T18:20:00Z">
        <w:r>
          <w:t xml:space="preserve">Table </w:t>
        </w:r>
        <w:r w:rsidR="00122182">
          <w:fldChar w:fldCharType="begin"/>
        </w:r>
        <w:r>
          <w:instrText xml:space="preserve"> SEQ Table \* ARABIC </w:instrText>
        </w:r>
        <w:r w:rsidR="00122182">
          <w:fldChar w:fldCharType="separate"/>
        </w:r>
        <w:r>
          <w:rPr>
            <w:noProof/>
          </w:rPr>
          <w:t>24</w:t>
        </w:r>
        <w:r w:rsidR="00122182">
          <w:fldChar w:fldCharType="end"/>
        </w:r>
        <w:r>
          <w:t xml:space="preserve"> - wait_client_int generics</w:t>
        </w:r>
        <w:commentRangeEnd w:id="790"/>
        <w:r>
          <w:rPr>
            <w:rStyle w:val="CommentReference"/>
            <w:b w:val="0"/>
            <w:bCs w:val="0"/>
            <w:caps w:val="0"/>
            <w:rtl/>
          </w:rPr>
          <w:commentReference w:id="790"/>
        </w:r>
      </w:ins>
    </w:p>
    <w:p w:rsidR="002410CB" w:rsidDel="00BF59E2" w:rsidRDefault="002410CB" w:rsidP="002410CB">
      <w:pPr>
        <w:bidi w:val="0"/>
        <w:rPr>
          <w:del w:id="792" w:author="kelbaz" w:date="2011-11-13T18:20:00Z"/>
        </w:rPr>
      </w:pPr>
    </w:p>
    <w:p w:rsidR="00A71A8E" w:rsidRDefault="00A71A8E" w:rsidP="00A71A8E">
      <w:pPr>
        <w:pStyle w:val="ListParagraph"/>
        <w:bidi w:val="0"/>
      </w:pPr>
    </w:p>
    <w:p w:rsidR="00EF62F8" w:rsidRDefault="00EF62F8" w:rsidP="00EF62F8">
      <w:pPr>
        <w:bidi w:val="0"/>
      </w:pPr>
      <w:r>
        <w:rPr>
          <w:b/>
          <w:bCs/>
        </w:rPr>
        <w:lastRenderedPageBreak/>
        <w:t xml:space="preserve">Timer - </w:t>
      </w:r>
      <w:r>
        <w:t xml:space="preserve">A timer unit is placed inside every Led unit and function as detailed in the </w:t>
      </w:r>
      <w:r>
        <w:rPr>
          <w:u w:val="single"/>
        </w:rPr>
        <w:t>Led</w:t>
      </w:r>
      <w:r>
        <w:t xml:space="preserve"> description.</w:t>
      </w:r>
    </w:p>
    <w:p w:rsidR="00EF62F8" w:rsidDel="00BF59E2" w:rsidRDefault="00EF62F8" w:rsidP="00EF62F8">
      <w:pPr>
        <w:pStyle w:val="Caption"/>
        <w:keepNext/>
        <w:rPr>
          <w:del w:id="793" w:author="kelbaz" w:date="2011-11-13T18:20:00Z"/>
        </w:rPr>
      </w:pPr>
      <w:bookmarkStart w:id="794" w:name="_Toc308546024"/>
      <w:commentRangeStart w:id="795"/>
      <w:del w:id="796" w:author="kelbaz" w:date="2011-11-13T18:20:00Z">
        <w:r w:rsidDel="00BF59E2">
          <w:delText xml:space="preserve">Table </w:delText>
        </w:r>
      </w:del>
      <w:ins w:id="797" w:author="dobstbau" w:date="2011-11-12T22:46:00Z">
        <w:del w:id="798" w:author="kelbaz" w:date="2011-11-13T18:20:00Z">
          <w:r w:rsidR="00122182" w:rsidDel="00BF59E2">
            <w:rPr>
              <w:b w:val="0"/>
              <w:bCs w:val="0"/>
              <w:caps w:val="0"/>
            </w:rPr>
            <w:fldChar w:fldCharType="begin"/>
          </w:r>
          <w:r w:rsidR="003C51A9" w:rsidDel="00BF59E2">
            <w:delInstrText xml:space="preserve"> SEQ Table \* ARABIC </w:delInstrText>
          </w:r>
        </w:del>
      </w:ins>
      <w:del w:id="799" w:author="kelbaz" w:date="2011-11-13T18:20:00Z">
        <w:r w:rsidR="00122182" w:rsidDel="00BF59E2">
          <w:rPr>
            <w:b w:val="0"/>
            <w:bCs w:val="0"/>
            <w:caps w:val="0"/>
          </w:rPr>
          <w:fldChar w:fldCharType="separate"/>
        </w:r>
      </w:del>
      <w:ins w:id="800" w:author="dobstbau" w:date="2011-11-12T22:46:00Z">
        <w:del w:id="801" w:author="kelbaz" w:date="2011-11-13T18:20:00Z">
          <w:r w:rsidR="003C51A9" w:rsidDel="00BF59E2">
            <w:rPr>
              <w:noProof/>
            </w:rPr>
            <w:delText>25</w:delText>
          </w:r>
          <w:r w:rsidR="00122182" w:rsidDel="00BF59E2">
            <w:rPr>
              <w:b w:val="0"/>
              <w:bCs w:val="0"/>
              <w:caps w:val="0"/>
            </w:rPr>
            <w:fldChar w:fldCharType="end"/>
          </w:r>
        </w:del>
      </w:ins>
      <w:del w:id="802" w:author="kelbaz" w:date="2011-11-13T18:20:00Z">
        <w:r w:rsidR="00122182" w:rsidDel="00BF59E2">
          <w:rPr>
            <w:b w:val="0"/>
            <w:bCs w:val="0"/>
            <w:caps w:val="0"/>
          </w:rPr>
          <w:fldChar w:fldCharType="begin"/>
        </w:r>
        <w:r w:rsidR="006A2BF5" w:rsidDel="00BF59E2">
          <w:delInstrText xml:space="preserve"> SEQ Table \* ARABIC </w:delInstrText>
        </w:r>
        <w:r w:rsidR="00122182" w:rsidDel="00BF59E2">
          <w:rPr>
            <w:b w:val="0"/>
            <w:bCs w:val="0"/>
            <w:caps w:val="0"/>
          </w:rPr>
          <w:fldChar w:fldCharType="separate"/>
        </w:r>
        <w:r w:rsidR="002410CB" w:rsidDel="00BF59E2">
          <w:rPr>
            <w:noProof/>
          </w:rPr>
          <w:delText>25</w:delText>
        </w:r>
        <w:r w:rsidR="00122182" w:rsidDel="00BF59E2">
          <w:rPr>
            <w:b w:val="0"/>
            <w:bCs w:val="0"/>
            <w:caps w:val="0"/>
          </w:rPr>
          <w:fldChar w:fldCharType="end"/>
        </w:r>
        <w:r w:rsidDel="00BF59E2">
          <w:delText xml:space="preserve"> - Timer interface</w:delText>
        </w:r>
        <w:bookmarkEnd w:id="794"/>
        <w:commentRangeEnd w:id="795"/>
        <w:r w:rsidR="009F13B3" w:rsidDel="00BF59E2">
          <w:rPr>
            <w:rStyle w:val="CommentReference"/>
            <w:b w:val="0"/>
            <w:bCs w:val="0"/>
            <w:caps w:val="0"/>
            <w:rtl/>
          </w:rPr>
          <w:commentReference w:id="795"/>
        </w:r>
      </w:del>
    </w:p>
    <w:tbl>
      <w:tblPr>
        <w:tblW w:w="9520" w:type="dxa"/>
        <w:tblInd w:w="97" w:type="dxa"/>
        <w:tblLook w:val="04A0"/>
      </w:tblPr>
      <w:tblGrid>
        <w:gridCol w:w="1720"/>
        <w:gridCol w:w="960"/>
        <w:gridCol w:w="2180"/>
        <w:gridCol w:w="4660"/>
      </w:tblGrid>
      <w:tr w:rsidR="00EF62F8" w:rsidRPr="00B94419" w:rsidTr="00692424">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F62F8" w:rsidRPr="00B94419" w:rsidRDefault="00EF62F8" w:rsidP="00692424">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EF62F8" w:rsidRPr="00B94419" w:rsidRDefault="00EF62F8" w:rsidP="00692424">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EF62F8" w:rsidRPr="00B94419" w:rsidRDefault="00EF62F8" w:rsidP="00692424">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EF62F8" w:rsidRPr="00B94419" w:rsidRDefault="00EF62F8" w:rsidP="00692424">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description</w:t>
            </w:r>
          </w:p>
        </w:tc>
      </w:tr>
      <w:tr w:rsidR="00EF62F8" w:rsidRPr="00B94419" w:rsidTr="0069242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 </w:t>
            </w:r>
            <w:proofErr w:type="spellStart"/>
            <w:r w:rsidRPr="00B94419">
              <w:rPr>
                <w:rFonts w:ascii="Calibri" w:eastAsia="Times New Roman" w:hAnsi="Calibri" w:cs="Calibri"/>
                <w:color w:val="000000"/>
                <w:sz w:val="18"/>
                <w:szCs w:val="18"/>
                <w:lang w:bidi="he-IL"/>
              </w:rPr>
              <w:t>sys_clk</w:t>
            </w:r>
            <w:proofErr w:type="spellEnd"/>
            <w:r w:rsidRPr="00B94419">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system clock</w:t>
            </w:r>
          </w:p>
        </w:tc>
      </w:tr>
      <w:tr w:rsidR="00EF62F8" w:rsidRPr="00B94419" w:rsidTr="0069242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sys_reset</w:t>
            </w:r>
            <w:proofErr w:type="spellEnd"/>
            <w:r w:rsidRPr="00B94419">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system reset</w:t>
            </w:r>
          </w:p>
        </w:tc>
      </w:tr>
      <w:tr w:rsidR="00EF62F8" w:rsidRPr="00B94419" w:rsidTr="0069242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determines if the timer is enabled</w:t>
            </w:r>
          </w:p>
        </w:tc>
      </w:tr>
      <w:tr w:rsidR="00EF62F8" w:rsidRPr="00B94419" w:rsidTr="0069242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timer_tick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EF62F8" w:rsidRPr="00B94419" w:rsidRDefault="00EF62F8" w:rsidP="00692424">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EF62F8" w:rsidRPr="00B94419" w:rsidRDefault="00EF62F8"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asserted for 1 cycle every 100,000 cycles </w:t>
            </w:r>
          </w:p>
        </w:tc>
      </w:tr>
    </w:tbl>
    <w:p w:rsidR="00122182" w:rsidRDefault="00BF59E2" w:rsidP="00122182">
      <w:pPr>
        <w:pStyle w:val="Caption"/>
        <w:keepNext/>
        <w:jc w:val="center"/>
        <w:rPr>
          <w:ins w:id="803" w:author="kelbaz" w:date="2011-11-13T18:20:00Z"/>
        </w:rPr>
        <w:pPrChange w:id="804" w:author="kelbaz" w:date="2011-11-13T18:20:00Z">
          <w:pPr>
            <w:pStyle w:val="Caption"/>
            <w:keepNext/>
          </w:pPr>
        </w:pPrChange>
      </w:pPr>
      <w:commentRangeStart w:id="805"/>
      <w:ins w:id="806" w:author="kelbaz" w:date="2011-11-13T18:20:00Z">
        <w:r>
          <w:t xml:space="preserve">Table </w:t>
        </w:r>
        <w:r w:rsidR="00122182">
          <w:fldChar w:fldCharType="begin"/>
        </w:r>
        <w:r>
          <w:instrText xml:space="preserve"> SEQ Table \* ARABIC </w:instrText>
        </w:r>
        <w:r w:rsidR="00122182">
          <w:fldChar w:fldCharType="separate"/>
        </w:r>
        <w:r>
          <w:rPr>
            <w:noProof/>
          </w:rPr>
          <w:t>25</w:t>
        </w:r>
        <w:r w:rsidR="00122182">
          <w:fldChar w:fldCharType="end"/>
        </w:r>
        <w:r>
          <w:t xml:space="preserve"> - Timer interface</w:t>
        </w:r>
        <w:commentRangeEnd w:id="805"/>
        <w:r>
          <w:rPr>
            <w:rStyle w:val="CommentReference"/>
            <w:b w:val="0"/>
            <w:bCs w:val="0"/>
            <w:caps w:val="0"/>
            <w:rtl/>
          </w:rPr>
          <w:commentReference w:id="805"/>
        </w:r>
      </w:ins>
    </w:p>
    <w:p w:rsidR="00EF62F8" w:rsidRDefault="00EF62F8" w:rsidP="00EF62F8">
      <w:pPr>
        <w:bidi w:val="0"/>
      </w:pPr>
    </w:p>
    <w:p w:rsidR="00EF62F8" w:rsidDel="00BF59E2" w:rsidRDefault="00EF62F8" w:rsidP="00EF62F8">
      <w:pPr>
        <w:pStyle w:val="Caption"/>
        <w:keepNext/>
        <w:rPr>
          <w:del w:id="807" w:author="kelbaz" w:date="2011-11-13T18:21:00Z"/>
        </w:rPr>
      </w:pPr>
      <w:bookmarkStart w:id="808" w:name="_Toc308546025"/>
      <w:commentRangeStart w:id="809"/>
      <w:del w:id="810" w:author="kelbaz" w:date="2011-11-13T18:21:00Z">
        <w:r w:rsidDel="00BF59E2">
          <w:delText xml:space="preserve">Table </w:delText>
        </w:r>
      </w:del>
      <w:ins w:id="811" w:author="dobstbau" w:date="2011-11-12T22:46:00Z">
        <w:del w:id="812" w:author="kelbaz" w:date="2011-11-13T18:21:00Z">
          <w:r w:rsidR="00122182" w:rsidDel="00BF59E2">
            <w:rPr>
              <w:b w:val="0"/>
              <w:bCs w:val="0"/>
              <w:caps w:val="0"/>
            </w:rPr>
            <w:fldChar w:fldCharType="begin"/>
          </w:r>
          <w:r w:rsidR="003C51A9" w:rsidDel="00BF59E2">
            <w:delInstrText xml:space="preserve"> SEQ Table \* ARABIC </w:delInstrText>
          </w:r>
        </w:del>
      </w:ins>
      <w:del w:id="813" w:author="kelbaz" w:date="2011-11-13T18:21:00Z">
        <w:r w:rsidR="00122182" w:rsidDel="00BF59E2">
          <w:rPr>
            <w:b w:val="0"/>
            <w:bCs w:val="0"/>
            <w:caps w:val="0"/>
          </w:rPr>
          <w:fldChar w:fldCharType="separate"/>
        </w:r>
      </w:del>
      <w:ins w:id="814" w:author="dobstbau" w:date="2011-11-12T22:46:00Z">
        <w:del w:id="815" w:author="kelbaz" w:date="2011-11-13T18:21:00Z">
          <w:r w:rsidR="003C51A9" w:rsidDel="00BF59E2">
            <w:rPr>
              <w:noProof/>
            </w:rPr>
            <w:delText>26</w:delText>
          </w:r>
          <w:r w:rsidR="00122182" w:rsidDel="00BF59E2">
            <w:rPr>
              <w:b w:val="0"/>
              <w:bCs w:val="0"/>
              <w:caps w:val="0"/>
            </w:rPr>
            <w:fldChar w:fldCharType="end"/>
          </w:r>
        </w:del>
      </w:ins>
      <w:del w:id="816" w:author="kelbaz" w:date="2011-11-13T18:21:00Z">
        <w:r w:rsidR="00122182" w:rsidDel="00BF59E2">
          <w:rPr>
            <w:b w:val="0"/>
            <w:bCs w:val="0"/>
            <w:caps w:val="0"/>
          </w:rPr>
          <w:fldChar w:fldCharType="begin"/>
        </w:r>
        <w:r w:rsidR="006A2BF5" w:rsidDel="00BF59E2">
          <w:delInstrText xml:space="preserve"> SEQ Table \* ARABIC </w:delInstrText>
        </w:r>
        <w:r w:rsidR="00122182" w:rsidDel="00BF59E2">
          <w:rPr>
            <w:b w:val="0"/>
            <w:bCs w:val="0"/>
            <w:caps w:val="0"/>
          </w:rPr>
          <w:fldChar w:fldCharType="separate"/>
        </w:r>
        <w:r w:rsidR="002410CB" w:rsidDel="00BF59E2">
          <w:rPr>
            <w:noProof/>
          </w:rPr>
          <w:delText>26</w:delText>
        </w:r>
        <w:r w:rsidR="00122182" w:rsidDel="00BF59E2">
          <w:rPr>
            <w:b w:val="0"/>
            <w:bCs w:val="0"/>
            <w:caps w:val="0"/>
          </w:rPr>
          <w:fldChar w:fldCharType="end"/>
        </w:r>
        <w:r w:rsidDel="00BF59E2">
          <w:delText xml:space="preserve"> - Timer generics</w:delText>
        </w:r>
        <w:bookmarkEnd w:id="808"/>
        <w:commentRangeEnd w:id="809"/>
        <w:r w:rsidR="009F13B3" w:rsidDel="00BF59E2">
          <w:rPr>
            <w:rStyle w:val="CommentReference"/>
            <w:b w:val="0"/>
            <w:bCs w:val="0"/>
            <w:caps w:val="0"/>
            <w:rtl/>
          </w:rPr>
          <w:commentReference w:id="809"/>
        </w:r>
      </w:del>
    </w:p>
    <w:tbl>
      <w:tblPr>
        <w:tblW w:w="9710" w:type="dxa"/>
        <w:tblInd w:w="97" w:type="dxa"/>
        <w:tblLook w:val="04A0"/>
        <w:tblPrChange w:id="817" w:author="dobstbau" w:date="2011-11-14T09:51:00Z">
          <w:tblPr>
            <w:tblW w:w="9160" w:type="dxa"/>
            <w:tblInd w:w="97" w:type="dxa"/>
            <w:tblLook w:val="04A0"/>
          </w:tblPr>
        </w:tblPrChange>
      </w:tblPr>
      <w:tblGrid>
        <w:gridCol w:w="1715"/>
        <w:gridCol w:w="1115"/>
        <w:gridCol w:w="1611"/>
        <w:gridCol w:w="5269"/>
        <w:tblGridChange w:id="818">
          <w:tblGrid>
            <w:gridCol w:w="2620"/>
            <w:gridCol w:w="1600"/>
            <w:gridCol w:w="1600"/>
            <w:gridCol w:w="4940"/>
          </w:tblGrid>
        </w:tblGridChange>
      </w:tblGrid>
      <w:tr w:rsidR="00196A3C" w:rsidRPr="00B94419" w:rsidTr="00287E25">
        <w:trPr>
          <w:trHeight w:val="234"/>
          <w:trPrChange w:id="819" w:author="dobstbau" w:date="2011-11-14T09:51:00Z">
            <w:trPr>
              <w:trHeight w:val="240"/>
            </w:trPr>
          </w:trPrChange>
        </w:trPr>
        <w:tc>
          <w:tcPr>
            <w:tcW w:w="1667"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820" w:author="dobstbau" w:date="2011-11-14T09:51:00Z">
              <w:tcPr>
                <w:tcW w:w="262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196A3C" w:rsidRPr="00B94419" w:rsidRDefault="00196A3C" w:rsidP="00692424">
            <w:pPr>
              <w:bidi w:val="0"/>
              <w:spacing w:after="0" w:line="240" w:lineRule="auto"/>
              <w:jc w:val="left"/>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generic name</w:t>
            </w:r>
          </w:p>
        </w:tc>
        <w:tc>
          <w:tcPr>
            <w:tcW w:w="1131" w:type="dxa"/>
            <w:tcBorders>
              <w:top w:val="single" w:sz="4" w:space="0" w:color="auto"/>
              <w:left w:val="nil"/>
              <w:bottom w:val="single" w:sz="4" w:space="0" w:color="auto"/>
              <w:right w:val="single" w:sz="4" w:space="0" w:color="auto"/>
            </w:tcBorders>
            <w:shd w:val="clear" w:color="000000" w:fill="00B0F0"/>
            <w:tcPrChange w:id="821" w:author="dobstbau" w:date="2011-11-14T09:51:00Z">
              <w:tcPr>
                <w:tcW w:w="1600" w:type="dxa"/>
                <w:tcBorders>
                  <w:top w:val="single" w:sz="4" w:space="0" w:color="auto"/>
                  <w:left w:val="nil"/>
                  <w:bottom w:val="single" w:sz="4" w:space="0" w:color="auto"/>
                  <w:right w:val="nil"/>
                </w:tcBorders>
                <w:shd w:val="clear" w:color="000000" w:fill="00B0F0"/>
              </w:tcPr>
            </w:tcPrChange>
          </w:tcPr>
          <w:p w:rsidR="00196A3C" w:rsidRPr="00B94419" w:rsidRDefault="00196A3C" w:rsidP="002B5FE9">
            <w:pPr>
              <w:bidi w:val="0"/>
              <w:spacing w:after="0" w:line="240" w:lineRule="auto"/>
              <w:jc w:val="center"/>
              <w:rPr>
                <w:rFonts w:ascii="Calibri" w:eastAsia="Times New Roman" w:hAnsi="Calibri" w:cs="Calibri"/>
                <w:b/>
                <w:bCs/>
                <w:color w:val="000000"/>
                <w:sz w:val="18"/>
                <w:szCs w:val="18"/>
                <w:lang w:bidi="he-IL"/>
              </w:rPr>
            </w:pPr>
            <w:ins w:id="822" w:author="kelbaz" w:date="2011-11-13T18:44:00Z">
              <w:r>
                <w:rPr>
                  <w:rFonts w:ascii="Calibri" w:eastAsia="Times New Roman" w:hAnsi="Calibri" w:cs="Calibri"/>
                  <w:b/>
                  <w:bCs/>
                  <w:color w:val="000000"/>
                  <w:sz w:val="18"/>
                  <w:szCs w:val="18"/>
                  <w:lang w:bidi="he-IL"/>
                </w:rPr>
                <w:t>type</w:t>
              </w:r>
            </w:ins>
          </w:p>
        </w:tc>
        <w:tc>
          <w:tcPr>
            <w:tcW w:w="1381"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823" w:author="dobstbau" w:date="2011-11-14T09:51:00Z">
              <w:tcPr>
                <w:tcW w:w="160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196A3C" w:rsidRPr="00B94419" w:rsidRDefault="00287E25" w:rsidP="00196A3C">
            <w:pPr>
              <w:bidi w:val="0"/>
              <w:spacing w:after="0" w:line="240" w:lineRule="auto"/>
              <w:jc w:val="center"/>
              <w:rPr>
                <w:rFonts w:ascii="Calibri" w:eastAsia="Times New Roman" w:hAnsi="Calibri" w:cs="Calibri"/>
                <w:b/>
                <w:bCs/>
                <w:color w:val="000000"/>
                <w:sz w:val="18"/>
                <w:szCs w:val="18"/>
                <w:lang w:bidi="he-IL"/>
              </w:rPr>
            </w:pPr>
            <w:ins w:id="824" w:author="dobstbau" w:date="2011-11-14T09:51:00Z">
              <w:r>
                <w:rPr>
                  <w:rFonts w:ascii="Calibri" w:eastAsia="Times New Roman" w:hAnsi="Calibri" w:cs="Calibri"/>
                  <w:b/>
                  <w:bCs/>
                  <w:color w:val="000000"/>
                  <w:sz w:val="18"/>
                  <w:szCs w:val="18"/>
                  <w:lang w:bidi="he-IL"/>
                </w:rPr>
                <w:t>Default value</w:t>
              </w:r>
              <w:r w:rsidRPr="00B94419" w:rsidDel="00287E25">
                <w:rPr>
                  <w:rFonts w:ascii="Calibri" w:eastAsia="Times New Roman" w:hAnsi="Calibri" w:cs="Calibri"/>
                  <w:b/>
                  <w:bCs/>
                  <w:color w:val="000000"/>
                  <w:sz w:val="18"/>
                  <w:szCs w:val="18"/>
                  <w:lang w:bidi="he-IL"/>
                </w:rPr>
                <w:t xml:space="preserve"> </w:t>
              </w:r>
            </w:ins>
            <w:del w:id="825" w:author="dobstbau" w:date="2011-11-14T09:51:00Z">
              <w:r w:rsidR="00196A3C" w:rsidRPr="00B94419" w:rsidDel="00287E25">
                <w:rPr>
                  <w:rFonts w:ascii="Calibri" w:eastAsia="Times New Roman" w:hAnsi="Calibri" w:cs="Calibri"/>
                  <w:b/>
                  <w:bCs/>
                  <w:color w:val="000000"/>
                  <w:sz w:val="18"/>
                  <w:szCs w:val="18"/>
                  <w:lang w:bidi="he-IL"/>
                </w:rPr>
                <w:delText>type</w:delText>
              </w:r>
            </w:del>
          </w:p>
        </w:tc>
        <w:tc>
          <w:tcPr>
            <w:tcW w:w="5531" w:type="dxa"/>
            <w:tcBorders>
              <w:top w:val="single" w:sz="4" w:space="0" w:color="auto"/>
              <w:left w:val="nil"/>
              <w:bottom w:val="single" w:sz="4" w:space="0" w:color="auto"/>
              <w:right w:val="single" w:sz="4" w:space="0" w:color="auto"/>
            </w:tcBorders>
            <w:shd w:val="clear" w:color="000000" w:fill="00B0F0"/>
            <w:vAlign w:val="bottom"/>
            <w:hideMark/>
            <w:tcPrChange w:id="826" w:author="dobstbau" w:date="2011-11-14T09:51:00Z">
              <w:tcPr>
                <w:tcW w:w="4940" w:type="dxa"/>
                <w:tcBorders>
                  <w:top w:val="single" w:sz="4" w:space="0" w:color="auto"/>
                  <w:left w:val="nil"/>
                  <w:bottom w:val="single" w:sz="4" w:space="0" w:color="auto"/>
                  <w:right w:val="single" w:sz="4" w:space="0" w:color="auto"/>
                </w:tcBorders>
                <w:shd w:val="clear" w:color="000000" w:fill="00B0F0"/>
                <w:vAlign w:val="bottom"/>
                <w:hideMark/>
              </w:tcPr>
            </w:tcPrChange>
          </w:tcPr>
          <w:p w:rsidR="00196A3C" w:rsidRPr="00B94419" w:rsidRDefault="00196A3C" w:rsidP="00692424">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description</w:t>
            </w:r>
          </w:p>
        </w:tc>
      </w:tr>
      <w:tr w:rsidR="00196A3C" w:rsidRPr="00B94419" w:rsidTr="00287E25">
        <w:trPr>
          <w:trHeight w:val="234"/>
          <w:trPrChange w:id="827" w:author="dobstbau" w:date="2011-11-14T09:51:00Z">
            <w:trPr>
              <w:trHeight w:val="240"/>
            </w:trPr>
          </w:trPrChange>
        </w:trPr>
        <w:tc>
          <w:tcPr>
            <w:tcW w:w="1667" w:type="dxa"/>
            <w:tcBorders>
              <w:top w:val="nil"/>
              <w:left w:val="single" w:sz="4" w:space="0" w:color="auto"/>
              <w:bottom w:val="single" w:sz="4" w:space="0" w:color="auto"/>
              <w:right w:val="single" w:sz="4" w:space="0" w:color="auto"/>
            </w:tcBorders>
            <w:shd w:val="clear" w:color="auto" w:fill="auto"/>
            <w:noWrap/>
            <w:vAlign w:val="bottom"/>
            <w:hideMark/>
            <w:tcPrChange w:id="828" w:author="dobstbau" w:date="2011-11-14T09:51:00Z">
              <w:tcPr>
                <w:tcW w:w="26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reset_polarity_g</w:t>
            </w:r>
            <w:proofErr w:type="spellEnd"/>
          </w:p>
        </w:tc>
        <w:tc>
          <w:tcPr>
            <w:tcW w:w="1131" w:type="dxa"/>
            <w:tcBorders>
              <w:top w:val="single" w:sz="4" w:space="0" w:color="auto"/>
              <w:left w:val="nil"/>
              <w:bottom w:val="single" w:sz="4" w:space="0" w:color="auto"/>
              <w:right w:val="single" w:sz="4" w:space="0" w:color="auto"/>
            </w:tcBorders>
            <w:tcPrChange w:id="829" w:author="dobstbau" w:date="2011-11-14T09:51:00Z">
              <w:tcPr>
                <w:tcW w:w="1600" w:type="dxa"/>
                <w:tcBorders>
                  <w:top w:val="nil"/>
                  <w:left w:val="nil"/>
                  <w:bottom w:val="single" w:sz="4" w:space="0" w:color="auto"/>
                  <w:right w:val="nil"/>
                </w:tcBorders>
              </w:tcPr>
            </w:tcPrChange>
          </w:tcPr>
          <w:p w:rsidR="00122182" w:rsidRDefault="002B5FE9" w:rsidP="00122182">
            <w:pPr>
              <w:bidi w:val="0"/>
              <w:spacing w:after="0" w:line="240" w:lineRule="auto"/>
              <w:jc w:val="center"/>
              <w:rPr>
                <w:rFonts w:ascii="Calibri" w:eastAsia="Times New Roman" w:hAnsi="Calibri" w:cs="Calibri"/>
                <w:color w:val="000000"/>
                <w:sz w:val="18"/>
                <w:szCs w:val="18"/>
                <w:lang w:bidi="he-IL"/>
              </w:rPr>
              <w:pPrChange w:id="830" w:author="kelbaz" w:date="2011-11-13T18:44:00Z">
                <w:pPr>
                  <w:bidi w:val="0"/>
                  <w:spacing w:after="0" w:line="240" w:lineRule="auto"/>
                  <w:jc w:val="left"/>
                </w:pPr>
              </w:pPrChange>
            </w:pPr>
            <w:proofErr w:type="spellStart"/>
            <w:ins w:id="831" w:author="kelbaz" w:date="2011-11-13T18:44:00Z">
              <w:r w:rsidRPr="002B5FE9">
                <w:rPr>
                  <w:rFonts w:ascii="Calibri" w:eastAsia="Times New Roman" w:hAnsi="Calibri" w:cs="Calibri"/>
                  <w:color w:val="000000"/>
                  <w:sz w:val="18"/>
                  <w:szCs w:val="18"/>
                  <w:lang w:bidi="he-IL"/>
                </w:rPr>
                <w:t>std_logic</w:t>
              </w:r>
            </w:ins>
            <w:proofErr w:type="spellEnd"/>
          </w:p>
        </w:tc>
        <w:tc>
          <w:tcPr>
            <w:tcW w:w="1381" w:type="dxa"/>
            <w:tcBorders>
              <w:top w:val="nil"/>
              <w:left w:val="single" w:sz="4" w:space="0" w:color="auto"/>
              <w:bottom w:val="single" w:sz="4" w:space="0" w:color="auto"/>
              <w:right w:val="single" w:sz="4" w:space="0" w:color="auto"/>
            </w:tcBorders>
            <w:shd w:val="clear" w:color="auto" w:fill="auto"/>
            <w:noWrap/>
            <w:vAlign w:val="bottom"/>
            <w:hideMark/>
            <w:tcPrChange w:id="832" w:author="dobstbau" w:date="2011-11-14T09:51:00Z">
              <w:tcPr>
                <w:tcW w:w="1600" w:type="dxa"/>
                <w:tcBorders>
                  <w:top w:val="nil"/>
                  <w:left w:val="nil"/>
                  <w:bottom w:val="single" w:sz="4" w:space="0" w:color="auto"/>
                  <w:right w:val="single" w:sz="4" w:space="0" w:color="auto"/>
                </w:tcBorders>
                <w:shd w:val="clear" w:color="auto" w:fill="auto"/>
                <w:noWrap/>
                <w:vAlign w:val="bottom"/>
                <w:hideMark/>
              </w:tcPr>
            </w:tcPrChange>
          </w:tcPr>
          <w:p w:rsidR="00122182" w:rsidRDefault="0045301B" w:rsidP="00122182">
            <w:pPr>
              <w:bidi w:val="0"/>
              <w:spacing w:after="0" w:line="240" w:lineRule="auto"/>
              <w:jc w:val="center"/>
              <w:rPr>
                <w:rFonts w:ascii="Calibri" w:eastAsia="Times New Roman" w:hAnsi="Calibri" w:cs="Calibri"/>
                <w:color w:val="000000"/>
                <w:sz w:val="18"/>
                <w:szCs w:val="18"/>
                <w:lang w:bidi="he-IL"/>
              </w:rPr>
              <w:pPrChange w:id="833" w:author="dobstbau" w:date="2011-11-15T14:48:00Z">
                <w:pPr>
                  <w:bidi w:val="0"/>
                  <w:spacing w:after="0" w:line="240" w:lineRule="auto"/>
                  <w:jc w:val="left"/>
                </w:pPr>
              </w:pPrChange>
            </w:pPr>
            <w:ins w:id="834" w:author="dobstbau" w:date="2011-11-15T14:47:00Z">
              <w:r>
                <w:rPr>
                  <w:rFonts w:ascii="Calibri" w:eastAsia="Times New Roman" w:hAnsi="Calibri" w:cs="Calibri"/>
                  <w:color w:val="000000"/>
                  <w:sz w:val="18"/>
                  <w:szCs w:val="18"/>
                  <w:lang w:bidi="he-IL"/>
                </w:rPr>
                <w:t>1</w:t>
              </w:r>
            </w:ins>
            <w:del w:id="835" w:author="dobstbau" w:date="2011-11-14T09:51:00Z">
              <w:r w:rsidR="00196A3C" w:rsidRPr="00B94419" w:rsidDel="00287E25">
                <w:rPr>
                  <w:rFonts w:ascii="Calibri" w:eastAsia="Times New Roman" w:hAnsi="Calibri" w:cs="Calibri"/>
                  <w:color w:val="000000"/>
                  <w:sz w:val="18"/>
                  <w:szCs w:val="18"/>
                  <w:lang w:bidi="he-IL"/>
                </w:rPr>
                <w:delText>std_logic</w:delText>
              </w:r>
            </w:del>
          </w:p>
        </w:tc>
        <w:tc>
          <w:tcPr>
            <w:tcW w:w="5531" w:type="dxa"/>
            <w:tcBorders>
              <w:top w:val="nil"/>
              <w:left w:val="nil"/>
              <w:bottom w:val="single" w:sz="4" w:space="0" w:color="auto"/>
              <w:right w:val="single" w:sz="4" w:space="0" w:color="auto"/>
            </w:tcBorders>
            <w:shd w:val="clear" w:color="auto" w:fill="auto"/>
            <w:vAlign w:val="bottom"/>
            <w:hideMark/>
            <w:tcPrChange w:id="836" w:author="dobstbau" w:date="2011-11-14T09:51:00Z">
              <w:tcPr>
                <w:tcW w:w="4940" w:type="dxa"/>
                <w:tcBorders>
                  <w:top w:val="nil"/>
                  <w:left w:val="nil"/>
                  <w:bottom w:val="single" w:sz="4" w:space="0" w:color="auto"/>
                  <w:right w:val="single" w:sz="4" w:space="0" w:color="auto"/>
                </w:tcBorders>
                <w:shd w:val="clear" w:color="auto" w:fill="auto"/>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'0' = Active Low, '1' = Active High</w:t>
            </w:r>
          </w:p>
        </w:tc>
      </w:tr>
      <w:tr w:rsidR="00196A3C" w:rsidRPr="00B94419" w:rsidTr="00287E25">
        <w:trPr>
          <w:trHeight w:val="469"/>
          <w:trPrChange w:id="837" w:author="dobstbau" w:date="2011-11-14T09:51:00Z">
            <w:trPr>
              <w:trHeight w:val="480"/>
            </w:trPr>
          </w:trPrChange>
        </w:trPr>
        <w:tc>
          <w:tcPr>
            <w:tcW w:w="1667" w:type="dxa"/>
            <w:tcBorders>
              <w:top w:val="nil"/>
              <w:left w:val="single" w:sz="4" w:space="0" w:color="auto"/>
              <w:bottom w:val="single" w:sz="4" w:space="0" w:color="auto"/>
              <w:right w:val="single" w:sz="4" w:space="0" w:color="auto"/>
            </w:tcBorders>
            <w:shd w:val="clear" w:color="auto" w:fill="auto"/>
            <w:noWrap/>
            <w:vAlign w:val="bottom"/>
            <w:hideMark/>
            <w:tcPrChange w:id="838" w:author="dobstbau" w:date="2011-11-14T09:51:00Z">
              <w:tcPr>
                <w:tcW w:w="26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timer_freq_g</w:t>
            </w:r>
            <w:proofErr w:type="spellEnd"/>
            <w:r w:rsidRPr="00B94419">
              <w:rPr>
                <w:rFonts w:ascii="Calibri" w:eastAsia="Times New Roman" w:hAnsi="Calibri" w:cs="Calibri"/>
                <w:color w:val="000000"/>
                <w:sz w:val="18"/>
                <w:szCs w:val="18"/>
                <w:lang w:bidi="he-IL"/>
              </w:rPr>
              <w:t xml:space="preserve">           </w:t>
            </w:r>
          </w:p>
        </w:tc>
        <w:tc>
          <w:tcPr>
            <w:tcW w:w="1131" w:type="dxa"/>
            <w:tcBorders>
              <w:top w:val="single" w:sz="4" w:space="0" w:color="auto"/>
              <w:left w:val="nil"/>
              <w:bottom w:val="single" w:sz="4" w:space="0" w:color="auto"/>
              <w:right w:val="single" w:sz="4" w:space="0" w:color="auto"/>
            </w:tcBorders>
            <w:tcPrChange w:id="839" w:author="dobstbau" w:date="2011-11-14T09:51:00Z">
              <w:tcPr>
                <w:tcW w:w="1600" w:type="dxa"/>
                <w:tcBorders>
                  <w:top w:val="nil"/>
                  <w:left w:val="nil"/>
                  <w:bottom w:val="single" w:sz="4" w:space="0" w:color="auto"/>
                  <w:right w:val="nil"/>
                </w:tcBorders>
              </w:tcPr>
            </w:tcPrChange>
          </w:tcPr>
          <w:p w:rsidR="00122182" w:rsidRDefault="00196A3C" w:rsidP="00122182">
            <w:pPr>
              <w:bidi w:val="0"/>
              <w:spacing w:after="0" w:line="240" w:lineRule="auto"/>
              <w:jc w:val="center"/>
              <w:rPr>
                <w:rFonts w:ascii="Calibri" w:eastAsia="Times New Roman" w:hAnsi="Calibri" w:cs="Calibri"/>
                <w:color w:val="000000"/>
                <w:sz w:val="18"/>
                <w:szCs w:val="18"/>
                <w:lang w:bidi="he-IL"/>
              </w:rPr>
              <w:pPrChange w:id="840" w:author="kelbaz" w:date="2011-11-13T18:44:00Z">
                <w:pPr>
                  <w:bidi w:val="0"/>
                  <w:spacing w:after="0" w:line="240" w:lineRule="auto"/>
                  <w:jc w:val="left"/>
                </w:pPr>
              </w:pPrChange>
            </w:pPr>
            <w:ins w:id="841" w:author="kelbaz" w:date="2011-11-13T18:44:00Z">
              <w:r w:rsidRPr="00196A3C">
                <w:rPr>
                  <w:rFonts w:ascii="Calibri" w:eastAsia="Times New Roman" w:hAnsi="Calibri" w:cs="Calibri"/>
                  <w:color w:val="000000"/>
                  <w:sz w:val="18"/>
                  <w:szCs w:val="18"/>
                  <w:lang w:bidi="he-IL"/>
                </w:rPr>
                <w:t>positive</w:t>
              </w:r>
            </w:ins>
          </w:p>
        </w:tc>
        <w:tc>
          <w:tcPr>
            <w:tcW w:w="1381" w:type="dxa"/>
            <w:tcBorders>
              <w:top w:val="nil"/>
              <w:left w:val="single" w:sz="4" w:space="0" w:color="auto"/>
              <w:bottom w:val="single" w:sz="4" w:space="0" w:color="auto"/>
              <w:right w:val="single" w:sz="4" w:space="0" w:color="auto"/>
            </w:tcBorders>
            <w:shd w:val="clear" w:color="auto" w:fill="auto"/>
            <w:noWrap/>
            <w:vAlign w:val="bottom"/>
            <w:hideMark/>
            <w:tcPrChange w:id="842" w:author="dobstbau" w:date="2011-11-14T09:51:00Z">
              <w:tcPr>
                <w:tcW w:w="1600" w:type="dxa"/>
                <w:tcBorders>
                  <w:top w:val="nil"/>
                  <w:left w:val="nil"/>
                  <w:bottom w:val="single" w:sz="4" w:space="0" w:color="auto"/>
                  <w:right w:val="single" w:sz="4" w:space="0" w:color="auto"/>
                </w:tcBorders>
                <w:shd w:val="clear" w:color="auto" w:fill="auto"/>
                <w:noWrap/>
                <w:vAlign w:val="bottom"/>
                <w:hideMark/>
              </w:tcPr>
            </w:tcPrChange>
          </w:tcPr>
          <w:p w:rsidR="00122182" w:rsidRDefault="0045301B" w:rsidP="00122182">
            <w:pPr>
              <w:bidi w:val="0"/>
              <w:spacing w:after="0" w:line="240" w:lineRule="auto"/>
              <w:jc w:val="center"/>
              <w:rPr>
                <w:rFonts w:ascii="Calibri" w:eastAsia="Times New Roman" w:hAnsi="Calibri" w:cs="Calibri"/>
                <w:color w:val="000000"/>
                <w:sz w:val="18"/>
                <w:szCs w:val="18"/>
                <w:lang w:bidi="he-IL"/>
              </w:rPr>
              <w:pPrChange w:id="843" w:author="dobstbau" w:date="2011-11-15T14:48:00Z">
                <w:pPr>
                  <w:bidi w:val="0"/>
                  <w:spacing w:after="0" w:line="240" w:lineRule="auto"/>
                  <w:jc w:val="left"/>
                </w:pPr>
              </w:pPrChange>
            </w:pPr>
            <w:ins w:id="844" w:author="dobstbau" w:date="2011-11-15T14:47:00Z">
              <w:r>
                <w:rPr>
                  <w:rFonts w:ascii="Calibri" w:eastAsia="Times New Roman" w:hAnsi="Calibri" w:cs="Calibri"/>
                  <w:color w:val="000000"/>
                  <w:sz w:val="18"/>
                  <w:szCs w:val="18"/>
                  <w:lang w:bidi="he-IL"/>
                </w:rPr>
                <w:t>10</w:t>
              </w:r>
            </w:ins>
            <w:del w:id="845" w:author="dobstbau" w:date="2011-11-14T09:51:00Z">
              <w:r w:rsidR="00196A3C" w:rsidRPr="00B94419" w:rsidDel="00287E25">
                <w:rPr>
                  <w:rFonts w:ascii="Calibri" w:eastAsia="Times New Roman" w:hAnsi="Calibri" w:cs="Calibri"/>
                  <w:color w:val="000000"/>
                  <w:sz w:val="18"/>
                  <w:szCs w:val="18"/>
                  <w:lang w:bidi="he-IL"/>
                </w:rPr>
                <w:delText>positive</w:delText>
              </w:r>
            </w:del>
          </w:p>
        </w:tc>
        <w:tc>
          <w:tcPr>
            <w:tcW w:w="5531" w:type="dxa"/>
            <w:tcBorders>
              <w:top w:val="nil"/>
              <w:left w:val="nil"/>
              <w:bottom w:val="single" w:sz="4" w:space="0" w:color="auto"/>
              <w:right w:val="single" w:sz="4" w:space="0" w:color="auto"/>
            </w:tcBorders>
            <w:shd w:val="clear" w:color="auto" w:fill="auto"/>
            <w:vAlign w:val="bottom"/>
            <w:hideMark/>
            <w:tcPrChange w:id="846" w:author="dobstbau" w:date="2011-11-14T09:51:00Z">
              <w:tcPr>
                <w:tcW w:w="4940" w:type="dxa"/>
                <w:tcBorders>
                  <w:top w:val="nil"/>
                  <w:left w:val="nil"/>
                  <w:bottom w:val="single" w:sz="4" w:space="0" w:color="auto"/>
                  <w:right w:val="single" w:sz="4" w:space="0" w:color="auto"/>
                </w:tcBorders>
                <w:shd w:val="clear" w:color="auto" w:fill="auto"/>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timer_tick</w:t>
            </w:r>
            <w:proofErr w:type="spellEnd"/>
            <w:r w:rsidRPr="00B94419">
              <w:rPr>
                <w:rFonts w:ascii="Calibri" w:eastAsia="Times New Roman" w:hAnsi="Calibri" w:cs="Calibri"/>
                <w:color w:val="000000"/>
                <w:sz w:val="18"/>
                <w:szCs w:val="18"/>
                <w:lang w:bidi="he-IL"/>
              </w:rPr>
              <w:t xml:space="preserve"> will raise for 1 </w:t>
            </w:r>
            <w:proofErr w:type="spellStart"/>
            <w:r w:rsidRPr="00B94419">
              <w:rPr>
                <w:rFonts w:ascii="Calibri" w:eastAsia="Times New Roman" w:hAnsi="Calibri" w:cs="Calibri"/>
                <w:color w:val="000000"/>
                <w:sz w:val="18"/>
                <w:szCs w:val="18"/>
                <w:lang w:bidi="he-IL"/>
              </w:rPr>
              <w:t>sys_clk</w:t>
            </w:r>
            <w:proofErr w:type="spellEnd"/>
            <w:r w:rsidRPr="00B94419">
              <w:rPr>
                <w:rFonts w:ascii="Calibri" w:eastAsia="Times New Roman" w:hAnsi="Calibri" w:cs="Calibri"/>
                <w:color w:val="000000"/>
                <w:sz w:val="18"/>
                <w:szCs w:val="18"/>
                <w:lang w:bidi="he-IL"/>
              </w:rPr>
              <w:t xml:space="preserve"> period every </w:t>
            </w:r>
            <w:proofErr w:type="spellStart"/>
            <w:r w:rsidRPr="00B94419">
              <w:rPr>
                <w:rFonts w:ascii="Calibri" w:eastAsia="Times New Roman" w:hAnsi="Calibri" w:cs="Calibri"/>
                <w:color w:val="000000"/>
                <w:sz w:val="18"/>
                <w:szCs w:val="18"/>
                <w:lang w:bidi="he-IL"/>
              </w:rPr>
              <w:t>timer_freq_g</w:t>
            </w:r>
            <w:proofErr w:type="spellEnd"/>
            <w:r w:rsidRPr="00B94419">
              <w:rPr>
                <w:rFonts w:ascii="Calibri" w:eastAsia="Times New Roman" w:hAnsi="Calibri" w:cs="Calibri"/>
                <w:color w:val="000000"/>
                <w:sz w:val="18"/>
                <w:szCs w:val="18"/>
                <w:lang w:bidi="he-IL"/>
              </w:rPr>
              <w:t>. units: [Hz]</w:t>
            </w:r>
          </w:p>
        </w:tc>
      </w:tr>
      <w:tr w:rsidR="00196A3C" w:rsidRPr="00B94419" w:rsidTr="00287E25">
        <w:trPr>
          <w:trHeight w:val="469"/>
          <w:trPrChange w:id="847" w:author="dobstbau" w:date="2011-11-14T09:51:00Z">
            <w:trPr>
              <w:trHeight w:val="480"/>
            </w:trPr>
          </w:trPrChange>
        </w:trPr>
        <w:tc>
          <w:tcPr>
            <w:tcW w:w="1667" w:type="dxa"/>
            <w:tcBorders>
              <w:top w:val="nil"/>
              <w:left w:val="single" w:sz="4" w:space="0" w:color="auto"/>
              <w:bottom w:val="single" w:sz="4" w:space="0" w:color="auto"/>
              <w:right w:val="single" w:sz="4" w:space="0" w:color="auto"/>
            </w:tcBorders>
            <w:shd w:val="clear" w:color="auto" w:fill="auto"/>
            <w:noWrap/>
            <w:vAlign w:val="bottom"/>
            <w:hideMark/>
            <w:tcPrChange w:id="848" w:author="dobstbau" w:date="2011-11-14T09:51:00Z">
              <w:tcPr>
                <w:tcW w:w="26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clk_freq_g</w:t>
            </w:r>
            <w:proofErr w:type="spellEnd"/>
            <w:r w:rsidRPr="00B94419">
              <w:rPr>
                <w:rFonts w:ascii="Calibri" w:eastAsia="Times New Roman" w:hAnsi="Calibri" w:cs="Calibri"/>
                <w:color w:val="000000"/>
                <w:sz w:val="18"/>
                <w:szCs w:val="18"/>
                <w:lang w:bidi="he-IL"/>
              </w:rPr>
              <w:t xml:space="preserve">             </w:t>
            </w:r>
          </w:p>
        </w:tc>
        <w:tc>
          <w:tcPr>
            <w:tcW w:w="1131" w:type="dxa"/>
            <w:tcBorders>
              <w:top w:val="single" w:sz="4" w:space="0" w:color="auto"/>
              <w:left w:val="nil"/>
              <w:bottom w:val="single" w:sz="4" w:space="0" w:color="auto"/>
              <w:right w:val="single" w:sz="4" w:space="0" w:color="auto"/>
            </w:tcBorders>
            <w:tcPrChange w:id="849" w:author="dobstbau" w:date="2011-11-14T09:51:00Z">
              <w:tcPr>
                <w:tcW w:w="1600" w:type="dxa"/>
                <w:tcBorders>
                  <w:top w:val="nil"/>
                  <w:left w:val="nil"/>
                  <w:bottom w:val="single" w:sz="4" w:space="0" w:color="auto"/>
                  <w:right w:val="nil"/>
                </w:tcBorders>
              </w:tcPr>
            </w:tcPrChange>
          </w:tcPr>
          <w:p w:rsidR="00122182" w:rsidRDefault="002B5FE9" w:rsidP="00122182">
            <w:pPr>
              <w:bidi w:val="0"/>
              <w:spacing w:after="0" w:line="240" w:lineRule="auto"/>
              <w:jc w:val="center"/>
              <w:rPr>
                <w:rFonts w:ascii="Calibri" w:eastAsia="Times New Roman" w:hAnsi="Calibri" w:cs="Calibri"/>
                <w:color w:val="000000"/>
                <w:sz w:val="18"/>
                <w:szCs w:val="18"/>
                <w:lang w:bidi="he-IL"/>
              </w:rPr>
              <w:pPrChange w:id="850" w:author="kelbaz" w:date="2011-11-13T18:44:00Z">
                <w:pPr>
                  <w:bidi w:val="0"/>
                  <w:spacing w:after="0" w:line="240" w:lineRule="auto"/>
                  <w:jc w:val="left"/>
                </w:pPr>
              </w:pPrChange>
            </w:pPr>
            <w:ins w:id="851" w:author="kelbaz" w:date="2011-11-13T18:44:00Z">
              <w:r w:rsidRPr="002B5FE9">
                <w:rPr>
                  <w:rFonts w:ascii="Calibri" w:eastAsia="Times New Roman" w:hAnsi="Calibri" w:cs="Calibri"/>
                  <w:color w:val="000000"/>
                  <w:sz w:val="18"/>
                  <w:szCs w:val="18"/>
                  <w:lang w:bidi="he-IL"/>
                </w:rPr>
                <w:t>positive</w:t>
              </w:r>
            </w:ins>
          </w:p>
        </w:tc>
        <w:tc>
          <w:tcPr>
            <w:tcW w:w="1381" w:type="dxa"/>
            <w:tcBorders>
              <w:top w:val="nil"/>
              <w:left w:val="single" w:sz="4" w:space="0" w:color="auto"/>
              <w:bottom w:val="single" w:sz="4" w:space="0" w:color="auto"/>
              <w:right w:val="single" w:sz="4" w:space="0" w:color="auto"/>
            </w:tcBorders>
            <w:shd w:val="clear" w:color="auto" w:fill="auto"/>
            <w:noWrap/>
            <w:vAlign w:val="bottom"/>
            <w:hideMark/>
            <w:tcPrChange w:id="852" w:author="dobstbau" w:date="2011-11-14T09:51:00Z">
              <w:tcPr>
                <w:tcW w:w="1600" w:type="dxa"/>
                <w:tcBorders>
                  <w:top w:val="nil"/>
                  <w:left w:val="nil"/>
                  <w:bottom w:val="single" w:sz="4" w:space="0" w:color="auto"/>
                  <w:right w:val="single" w:sz="4" w:space="0" w:color="auto"/>
                </w:tcBorders>
                <w:shd w:val="clear" w:color="auto" w:fill="auto"/>
                <w:noWrap/>
                <w:vAlign w:val="bottom"/>
                <w:hideMark/>
              </w:tcPr>
            </w:tcPrChange>
          </w:tcPr>
          <w:p w:rsidR="00122182" w:rsidRDefault="0045301B" w:rsidP="00122182">
            <w:pPr>
              <w:bidi w:val="0"/>
              <w:spacing w:after="0" w:line="240" w:lineRule="auto"/>
              <w:jc w:val="center"/>
              <w:rPr>
                <w:rFonts w:ascii="Calibri" w:eastAsia="Times New Roman" w:hAnsi="Calibri" w:cs="Calibri"/>
                <w:color w:val="000000"/>
                <w:sz w:val="18"/>
                <w:szCs w:val="18"/>
                <w:lang w:bidi="he-IL"/>
              </w:rPr>
              <w:pPrChange w:id="853" w:author="dobstbau" w:date="2011-11-15T14:48:00Z">
                <w:pPr>
                  <w:bidi w:val="0"/>
                  <w:spacing w:after="0" w:line="240" w:lineRule="auto"/>
                  <w:jc w:val="left"/>
                </w:pPr>
              </w:pPrChange>
            </w:pPr>
            <w:ins w:id="854" w:author="dobstbau" w:date="2011-11-15T14:47:00Z">
              <w:r w:rsidRPr="00B460BC">
                <w:rPr>
                  <w:rFonts w:ascii="Calibri" w:eastAsia="Times New Roman" w:hAnsi="Calibri" w:cs="Calibri"/>
                  <w:color w:val="000000"/>
                  <w:sz w:val="18"/>
                  <w:szCs w:val="18"/>
                  <w:lang w:bidi="he-IL"/>
                </w:rPr>
                <w:t>100000000</w:t>
              </w:r>
            </w:ins>
            <w:del w:id="855" w:author="dobstbau" w:date="2011-11-14T09:51:00Z">
              <w:r w:rsidR="00196A3C" w:rsidRPr="00B94419" w:rsidDel="00287E25">
                <w:rPr>
                  <w:rFonts w:ascii="Calibri" w:eastAsia="Times New Roman" w:hAnsi="Calibri" w:cs="Calibri"/>
                  <w:color w:val="000000"/>
                  <w:sz w:val="18"/>
                  <w:szCs w:val="18"/>
                  <w:lang w:bidi="he-IL"/>
                </w:rPr>
                <w:delText>positive</w:delText>
              </w:r>
            </w:del>
          </w:p>
        </w:tc>
        <w:tc>
          <w:tcPr>
            <w:tcW w:w="5531" w:type="dxa"/>
            <w:tcBorders>
              <w:top w:val="nil"/>
              <w:left w:val="nil"/>
              <w:bottom w:val="single" w:sz="4" w:space="0" w:color="auto"/>
              <w:right w:val="single" w:sz="4" w:space="0" w:color="auto"/>
            </w:tcBorders>
            <w:shd w:val="clear" w:color="auto" w:fill="auto"/>
            <w:vAlign w:val="bottom"/>
            <w:hideMark/>
            <w:tcPrChange w:id="856" w:author="dobstbau" w:date="2011-11-14T09:51:00Z">
              <w:tcPr>
                <w:tcW w:w="4940" w:type="dxa"/>
                <w:tcBorders>
                  <w:top w:val="nil"/>
                  <w:left w:val="nil"/>
                  <w:bottom w:val="single" w:sz="4" w:space="0" w:color="auto"/>
                  <w:right w:val="single" w:sz="4" w:space="0" w:color="auto"/>
                </w:tcBorders>
                <w:shd w:val="clear" w:color="auto" w:fill="auto"/>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proofErr w:type="gramStart"/>
            <w:r w:rsidRPr="00B94419">
              <w:rPr>
                <w:rFonts w:ascii="Calibri" w:eastAsia="Times New Roman" w:hAnsi="Calibri" w:cs="Calibri"/>
                <w:color w:val="000000"/>
                <w:sz w:val="18"/>
                <w:szCs w:val="18"/>
                <w:lang w:bidi="he-IL"/>
              </w:rPr>
              <w:t>the</w:t>
            </w:r>
            <w:proofErr w:type="gramEnd"/>
            <w:r w:rsidRPr="00B94419">
              <w:rPr>
                <w:rFonts w:ascii="Calibri" w:eastAsia="Times New Roman" w:hAnsi="Calibri" w:cs="Calibri"/>
                <w:color w:val="000000"/>
                <w:sz w:val="18"/>
                <w:szCs w:val="18"/>
                <w:lang w:bidi="he-IL"/>
              </w:rPr>
              <w:t xml:space="preserve"> clock input to the block. </w:t>
            </w:r>
            <w:proofErr w:type="gramStart"/>
            <w:r w:rsidRPr="00B94419">
              <w:rPr>
                <w:rFonts w:ascii="Calibri" w:eastAsia="Times New Roman" w:hAnsi="Calibri" w:cs="Calibri"/>
                <w:color w:val="000000"/>
                <w:sz w:val="18"/>
                <w:szCs w:val="18"/>
                <w:lang w:bidi="he-IL"/>
              </w:rPr>
              <w:t>this</w:t>
            </w:r>
            <w:proofErr w:type="gramEnd"/>
            <w:r w:rsidRPr="00B94419">
              <w:rPr>
                <w:rFonts w:ascii="Calibri" w:eastAsia="Times New Roman" w:hAnsi="Calibri" w:cs="Calibri"/>
                <w:color w:val="000000"/>
                <w:sz w:val="18"/>
                <w:szCs w:val="18"/>
                <w:lang w:bidi="he-IL"/>
              </w:rPr>
              <w:t xml:space="preserve"> is the clock used in the system containing the timer unit. units: [Hz]</w:t>
            </w:r>
          </w:p>
        </w:tc>
      </w:tr>
      <w:tr w:rsidR="00196A3C" w:rsidRPr="00B94419" w:rsidTr="00287E25">
        <w:trPr>
          <w:trHeight w:val="469"/>
          <w:trPrChange w:id="857" w:author="dobstbau" w:date="2011-11-14T09:51:00Z">
            <w:trPr>
              <w:trHeight w:val="480"/>
            </w:trPr>
          </w:trPrChange>
        </w:trPr>
        <w:tc>
          <w:tcPr>
            <w:tcW w:w="1667" w:type="dxa"/>
            <w:tcBorders>
              <w:top w:val="nil"/>
              <w:left w:val="single" w:sz="4" w:space="0" w:color="auto"/>
              <w:bottom w:val="single" w:sz="4" w:space="0" w:color="auto"/>
              <w:right w:val="single" w:sz="4" w:space="0" w:color="auto"/>
            </w:tcBorders>
            <w:shd w:val="clear" w:color="auto" w:fill="auto"/>
            <w:noWrap/>
            <w:vAlign w:val="bottom"/>
            <w:hideMark/>
            <w:tcPrChange w:id="858" w:author="dobstbau" w:date="2011-11-14T09:51:00Z">
              <w:tcPr>
                <w:tcW w:w="262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timer_en_polarity_g</w:t>
            </w:r>
            <w:proofErr w:type="spellEnd"/>
            <w:r w:rsidRPr="00B94419">
              <w:rPr>
                <w:rFonts w:ascii="Calibri" w:eastAsia="Times New Roman" w:hAnsi="Calibri" w:cs="Calibri"/>
                <w:color w:val="000000"/>
                <w:sz w:val="18"/>
                <w:szCs w:val="18"/>
                <w:lang w:bidi="he-IL"/>
              </w:rPr>
              <w:t xml:space="preserve">      </w:t>
            </w:r>
          </w:p>
        </w:tc>
        <w:tc>
          <w:tcPr>
            <w:tcW w:w="1131" w:type="dxa"/>
            <w:tcBorders>
              <w:top w:val="single" w:sz="4" w:space="0" w:color="auto"/>
              <w:left w:val="nil"/>
              <w:bottom w:val="single" w:sz="4" w:space="0" w:color="auto"/>
              <w:right w:val="single" w:sz="4" w:space="0" w:color="auto"/>
            </w:tcBorders>
            <w:tcPrChange w:id="859" w:author="dobstbau" w:date="2011-11-14T09:51:00Z">
              <w:tcPr>
                <w:tcW w:w="1600" w:type="dxa"/>
                <w:tcBorders>
                  <w:top w:val="nil"/>
                  <w:left w:val="nil"/>
                  <w:bottom w:val="single" w:sz="4" w:space="0" w:color="auto"/>
                  <w:right w:val="nil"/>
                </w:tcBorders>
              </w:tcPr>
            </w:tcPrChange>
          </w:tcPr>
          <w:p w:rsidR="00122182" w:rsidRDefault="002B5FE9" w:rsidP="00122182">
            <w:pPr>
              <w:bidi w:val="0"/>
              <w:spacing w:after="0" w:line="240" w:lineRule="auto"/>
              <w:jc w:val="center"/>
              <w:rPr>
                <w:rFonts w:ascii="Calibri" w:eastAsia="Times New Roman" w:hAnsi="Calibri" w:cs="Calibri"/>
                <w:color w:val="000000"/>
                <w:sz w:val="18"/>
                <w:szCs w:val="18"/>
                <w:lang w:bidi="he-IL"/>
              </w:rPr>
              <w:pPrChange w:id="860" w:author="kelbaz" w:date="2011-11-13T18:44:00Z">
                <w:pPr>
                  <w:bidi w:val="0"/>
                  <w:spacing w:after="0" w:line="240" w:lineRule="auto"/>
                  <w:jc w:val="left"/>
                </w:pPr>
              </w:pPrChange>
            </w:pPr>
            <w:proofErr w:type="spellStart"/>
            <w:ins w:id="861" w:author="kelbaz" w:date="2011-11-13T18:44:00Z">
              <w:r w:rsidRPr="002B5FE9">
                <w:rPr>
                  <w:rFonts w:ascii="Calibri" w:eastAsia="Times New Roman" w:hAnsi="Calibri" w:cs="Calibri"/>
                  <w:color w:val="000000"/>
                  <w:sz w:val="18"/>
                  <w:szCs w:val="18"/>
                  <w:lang w:bidi="he-IL"/>
                </w:rPr>
                <w:t>std_logic</w:t>
              </w:r>
            </w:ins>
            <w:proofErr w:type="spellEnd"/>
          </w:p>
        </w:tc>
        <w:tc>
          <w:tcPr>
            <w:tcW w:w="1381" w:type="dxa"/>
            <w:tcBorders>
              <w:top w:val="nil"/>
              <w:left w:val="single" w:sz="4" w:space="0" w:color="auto"/>
              <w:bottom w:val="single" w:sz="4" w:space="0" w:color="auto"/>
              <w:right w:val="single" w:sz="4" w:space="0" w:color="auto"/>
            </w:tcBorders>
            <w:shd w:val="clear" w:color="auto" w:fill="auto"/>
            <w:noWrap/>
            <w:vAlign w:val="bottom"/>
            <w:hideMark/>
            <w:tcPrChange w:id="862" w:author="dobstbau" w:date="2011-11-14T09:51:00Z">
              <w:tcPr>
                <w:tcW w:w="1600" w:type="dxa"/>
                <w:tcBorders>
                  <w:top w:val="nil"/>
                  <w:left w:val="nil"/>
                  <w:bottom w:val="single" w:sz="4" w:space="0" w:color="auto"/>
                  <w:right w:val="single" w:sz="4" w:space="0" w:color="auto"/>
                </w:tcBorders>
                <w:shd w:val="clear" w:color="auto" w:fill="auto"/>
                <w:noWrap/>
                <w:vAlign w:val="bottom"/>
                <w:hideMark/>
              </w:tcPr>
            </w:tcPrChange>
          </w:tcPr>
          <w:p w:rsidR="00122182" w:rsidRDefault="0045301B" w:rsidP="00122182">
            <w:pPr>
              <w:bidi w:val="0"/>
              <w:spacing w:after="0" w:line="240" w:lineRule="auto"/>
              <w:jc w:val="center"/>
              <w:rPr>
                <w:rFonts w:ascii="Calibri" w:eastAsia="Times New Roman" w:hAnsi="Calibri" w:cs="Calibri"/>
                <w:color w:val="000000"/>
                <w:sz w:val="18"/>
                <w:szCs w:val="18"/>
                <w:lang w:bidi="he-IL"/>
              </w:rPr>
              <w:pPrChange w:id="863" w:author="dobstbau" w:date="2011-11-15T14:48:00Z">
                <w:pPr>
                  <w:bidi w:val="0"/>
                  <w:spacing w:after="0" w:line="240" w:lineRule="auto"/>
                  <w:jc w:val="left"/>
                </w:pPr>
              </w:pPrChange>
            </w:pPr>
            <w:ins w:id="864" w:author="dobstbau" w:date="2011-11-15T14:48:00Z">
              <w:r>
                <w:rPr>
                  <w:rFonts w:ascii="Calibri" w:eastAsia="Times New Roman" w:hAnsi="Calibri" w:cs="Calibri"/>
                  <w:color w:val="000000"/>
                  <w:sz w:val="18"/>
                  <w:szCs w:val="18"/>
                  <w:lang w:bidi="he-IL"/>
                </w:rPr>
                <w:t>1</w:t>
              </w:r>
            </w:ins>
            <w:del w:id="865" w:author="dobstbau" w:date="2011-11-14T09:51:00Z">
              <w:r w:rsidR="00196A3C" w:rsidRPr="00B94419" w:rsidDel="00287E25">
                <w:rPr>
                  <w:rFonts w:ascii="Calibri" w:eastAsia="Times New Roman" w:hAnsi="Calibri" w:cs="Calibri"/>
                  <w:color w:val="000000"/>
                  <w:sz w:val="18"/>
                  <w:szCs w:val="18"/>
                  <w:lang w:bidi="he-IL"/>
                </w:rPr>
                <w:delText>std_logic</w:delText>
              </w:r>
            </w:del>
          </w:p>
        </w:tc>
        <w:tc>
          <w:tcPr>
            <w:tcW w:w="5531" w:type="dxa"/>
            <w:tcBorders>
              <w:top w:val="nil"/>
              <w:left w:val="nil"/>
              <w:bottom w:val="single" w:sz="4" w:space="0" w:color="auto"/>
              <w:right w:val="single" w:sz="4" w:space="0" w:color="auto"/>
            </w:tcBorders>
            <w:shd w:val="clear" w:color="auto" w:fill="auto"/>
            <w:vAlign w:val="bottom"/>
            <w:hideMark/>
            <w:tcPrChange w:id="866" w:author="dobstbau" w:date="2011-11-14T09:51:00Z">
              <w:tcPr>
                <w:tcW w:w="4940" w:type="dxa"/>
                <w:tcBorders>
                  <w:top w:val="nil"/>
                  <w:left w:val="nil"/>
                  <w:bottom w:val="single" w:sz="4" w:space="0" w:color="auto"/>
                  <w:right w:val="single" w:sz="4" w:space="0" w:color="auto"/>
                </w:tcBorders>
                <w:shd w:val="clear" w:color="auto" w:fill="auto"/>
                <w:vAlign w:val="bottom"/>
                <w:hideMark/>
              </w:tcPr>
            </w:tcPrChange>
          </w:tcPr>
          <w:p w:rsidR="00196A3C" w:rsidRPr="00B94419" w:rsidRDefault="00196A3C" w:rsidP="00692424">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defines the active state of the timer: '0' active low, '1' active high</w:t>
            </w:r>
          </w:p>
        </w:tc>
      </w:tr>
    </w:tbl>
    <w:p w:rsidR="00122182" w:rsidRDefault="00BF59E2" w:rsidP="00122182">
      <w:pPr>
        <w:pStyle w:val="Caption"/>
        <w:keepNext/>
        <w:jc w:val="center"/>
        <w:rPr>
          <w:ins w:id="867" w:author="kelbaz" w:date="2011-11-13T18:21:00Z"/>
        </w:rPr>
        <w:pPrChange w:id="868" w:author="kelbaz" w:date="2011-11-13T18:21:00Z">
          <w:pPr>
            <w:pStyle w:val="Caption"/>
            <w:keepNext/>
          </w:pPr>
        </w:pPrChange>
      </w:pPr>
      <w:commentRangeStart w:id="869"/>
      <w:ins w:id="870" w:author="kelbaz" w:date="2011-11-13T18:21:00Z">
        <w:r>
          <w:t xml:space="preserve">Table </w:t>
        </w:r>
        <w:r w:rsidR="00122182">
          <w:fldChar w:fldCharType="begin"/>
        </w:r>
        <w:r>
          <w:instrText xml:space="preserve"> SEQ Table \* ARABIC </w:instrText>
        </w:r>
        <w:r w:rsidR="00122182">
          <w:fldChar w:fldCharType="separate"/>
        </w:r>
        <w:r>
          <w:rPr>
            <w:noProof/>
          </w:rPr>
          <w:t>26</w:t>
        </w:r>
        <w:r w:rsidR="00122182">
          <w:fldChar w:fldCharType="end"/>
        </w:r>
        <w:r>
          <w:t xml:space="preserve"> - Timer generics</w:t>
        </w:r>
        <w:commentRangeEnd w:id="869"/>
        <w:r>
          <w:rPr>
            <w:rStyle w:val="CommentReference"/>
            <w:b w:val="0"/>
            <w:bCs w:val="0"/>
            <w:caps w:val="0"/>
            <w:rtl/>
          </w:rPr>
          <w:commentReference w:id="869"/>
        </w:r>
      </w:ins>
    </w:p>
    <w:p w:rsidR="00EF62F8" w:rsidRPr="00827184" w:rsidRDefault="00EF62F8" w:rsidP="00EF62F8">
      <w:pPr>
        <w:bidi w:val="0"/>
        <w:rPr>
          <w:rFonts w:ascii="Calibri" w:eastAsia="Times New Roman" w:hAnsi="Calibri" w:cs="Calibri"/>
          <w:color w:val="000000"/>
          <w:sz w:val="18"/>
          <w:szCs w:val="18"/>
          <w:lang w:bidi="he-IL"/>
        </w:rPr>
      </w:pPr>
    </w:p>
    <w:p w:rsidR="00A71A8E" w:rsidRDefault="00A71A8E" w:rsidP="00A71A8E">
      <w:pPr>
        <w:pStyle w:val="ListParagraph"/>
        <w:bidi w:val="0"/>
      </w:pPr>
    </w:p>
    <w:p w:rsidR="00A71A8E" w:rsidRDefault="00A71A8E" w:rsidP="00A71A8E">
      <w:pPr>
        <w:pStyle w:val="ListParagraph"/>
        <w:bidi w:val="0"/>
      </w:pPr>
    </w:p>
    <w:p w:rsidR="00A71A8E" w:rsidRDefault="00A71A8E" w:rsidP="00A71A8E">
      <w:pPr>
        <w:pStyle w:val="ListParagraph"/>
        <w:bidi w:val="0"/>
      </w:pPr>
    </w:p>
    <w:p w:rsidR="00A71A8E" w:rsidRPr="00BC552E" w:rsidRDefault="00A71A8E" w:rsidP="00A71A8E">
      <w:pPr>
        <w:pStyle w:val="ListParagraph"/>
        <w:bidi w:val="0"/>
      </w:pPr>
    </w:p>
    <w:p w:rsidR="00BC552E" w:rsidRDefault="00BC552E" w:rsidP="00BC552E">
      <w:pPr>
        <w:pStyle w:val="Heading2"/>
        <w:bidi w:val="0"/>
        <w:rPr>
          <w:rStyle w:val="IntenseEmphasis"/>
        </w:rPr>
      </w:pPr>
      <w:bookmarkStart w:id="871" w:name="_Toc308900967"/>
      <w:r>
        <w:rPr>
          <w:rStyle w:val="IntenseEmphasis"/>
        </w:rPr>
        <w:t xml:space="preserve">LED </w:t>
      </w:r>
      <w:r w:rsidR="00FA3D46">
        <w:rPr>
          <w:rStyle w:val="IntenseEmphasis"/>
        </w:rPr>
        <w:t>–</w:t>
      </w:r>
      <w:r>
        <w:rPr>
          <w:rStyle w:val="IntenseEmphasis"/>
        </w:rPr>
        <w:t xml:space="preserve"> client</w:t>
      </w:r>
      <w:bookmarkEnd w:id="871"/>
    </w:p>
    <w:p w:rsidR="004209C1" w:rsidRDefault="00A1668E" w:rsidP="004209C1">
      <w:pPr>
        <w:keepNext/>
        <w:bidi w:val="0"/>
      </w:pPr>
      <w:r>
        <w:rPr>
          <w:noProof/>
          <w:lang w:bidi="he-IL"/>
        </w:rPr>
        <w:drawing>
          <wp:inline distT="0" distB="0" distL="0" distR="0">
            <wp:extent cx="5274310" cy="2183765"/>
            <wp:effectExtent l="19050" t="0" r="2540" b="0"/>
            <wp:docPr id="10" name="Picture 9" descr="led_client_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client_scheme.jpg"/>
                    <pic:cNvPicPr/>
                  </pic:nvPicPr>
                  <pic:blipFill>
                    <a:blip r:embed="rId23" cstate="print"/>
                    <a:stretch>
                      <a:fillRect/>
                    </a:stretch>
                  </pic:blipFill>
                  <pic:spPr>
                    <a:xfrm>
                      <a:off x="0" y="0"/>
                      <a:ext cx="5274310" cy="2183765"/>
                    </a:xfrm>
                    <a:prstGeom prst="rect">
                      <a:avLst/>
                    </a:prstGeom>
                  </pic:spPr>
                </pic:pic>
              </a:graphicData>
            </a:graphic>
          </wp:inline>
        </w:drawing>
      </w:r>
    </w:p>
    <w:p w:rsidR="0058167B" w:rsidRDefault="004209C1">
      <w:pPr>
        <w:pStyle w:val="Caption"/>
        <w:jc w:val="center"/>
      </w:pPr>
      <w:bookmarkStart w:id="872" w:name="_Toc308632031"/>
      <w:r>
        <w:t xml:space="preserve">Figure </w:t>
      </w:r>
      <w:r w:rsidR="00122182">
        <w:fldChar w:fldCharType="begin"/>
      </w:r>
      <w:r>
        <w:instrText xml:space="preserve"> SEQ Figure \* ARABIC </w:instrText>
      </w:r>
      <w:r w:rsidR="00122182">
        <w:fldChar w:fldCharType="separate"/>
      </w:r>
      <w:ins w:id="873" w:author="dobstbau" w:date="2011-11-14T19:57:00Z">
        <w:r w:rsidR="0043004A">
          <w:rPr>
            <w:noProof/>
          </w:rPr>
          <w:t>10</w:t>
        </w:r>
      </w:ins>
      <w:ins w:id="874" w:author="kelbaz" w:date="2011-11-13T18:17:00Z">
        <w:del w:id="875" w:author="dobstbau" w:date="2011-11-14T19:57:00Z">
          <w:r w:rsidR="00DA4E5D" w:rsidDel="0043004A">
            <w:rPr>
              <w:noProof/>
            </w:rPr>
            <w:delText>10</w:delText>
          </w:r>
        </w:del>
      </w:ins>
      <w:del w:id="876" w:author="dobstbau" w:date="2011-11-14T19:57:00Z">
        <w:r w:rsidR="00B35E5A" w:rsidDel="0043004A">
          <w:rPr>
            <w:noProof/>
          </w:rPr>
          <w:delText>9</w:delText>
        </w:r>
      </w:del>
      <w:r w:rsidR="00122182">
        <w:fldChar w:fldCharType="end"/>
      </w:r>
      <w:r>
        <w:t xml:space="preserve"> </w:t>
      </w:r>
      <w:r w:rsidR="00A1668E">
        <w:t>–</w:t>
      </w:r>
      <w:r>
        <w:t xml:space="preserve"> LED</w:t>
      </w:r>
      <w:r w:rsidR="00A1668E">
        <w:t xml:space="preserve"> client</w:t>
      </w:r>
      <w:bookmarkEnd w:id="872"/>
    </w:p>
    <w:p w:rsidR="00BC552E" w:rsidRDefault="00BC552E" w:rsidP="00BC552E">
      <w:pPr>
        <w:bidi w:val="0"/>
        <w:rPr>
          <w:rStyle w:val="Emphasis"/>
        </w:rPr>
      </w:pPr>
      <w:r w:rsidRPr="00F26180">
        <w:rPr>
          <w:rStyle w:val="Emphasis"/>
        </w:rPr>
        <w:t>General Description</w:t>
      </w:r>
    </w:p>
    <w:p w:rsidR="008173CD" w:rsidRDefault="00BC552E" w:rsidP="00BC552E">
      <w:pPr>
        <w:pStyle w:val="ListParagraph"/>
        <w:numPr>
          <w:ilvl w:val="0"/>
          <w:numId w:val="22"/>
        </w:numPr>
        <w:bidi w:val="0"/>
      </w:pPr>
      <w:r>
        <w:t>The LED</w:t>
      </w:r>
      <w:r w:rsidR="00BA7BB6" w:rsidRPr="00BC552E">
        <w:t xml:space="preserve"> bloc</w:t>
      </w:r>
      <w:r>
        <w:t>k would be used to operate a led</w:t>
      </w:r>
      <w:r w:rsidR="006132CD" w:rsidRPr="00BC552E">
        <w:t xml:space="preserve"> at different frequencies or at steady on/off state.</w:t>
      </w:r>
    </w:p>
    <w:p w:rsidR="00BC552E" w:rsidRPr="00BC552E" w:rsidRDefault="00BC552E" w:rsidP="00BC552E">
      <w:pPr>
        <w:pStyle w:val="ListParagraph"/>
        <w:numPr>
          <w:ilvl w:val="0"/>
          <w:numId w:val="22"/>
        </w:numPr>
        <w:bidi w:val="0"/>
      </w:pPr>
      <w:r>
        <w:t>The LED client has a wishbone slave interface.</w:t>
      </w:r>
    </w:p>
    <w:p w:rsidR="003031B4" w:rsidRDefault="00C74DC1" w:rsidP="00D707E9">
      <w:pPr>
        <w:pStyle w:val="ListParagraph"/>
        <w:numPr>
          <w:ilvl w:val="0"/>
          <w:numId w:val="22"/>
        </w:numPr>
        <w:bidi w:val="0"/>
      </w:pPr>
      <w:r>
        <w:t>The client</w:t>
      </w:r>
      <w:r w:rsidR="003031B4">
        <w:t xml:space="preserve"> will </w:t>
      </w:r>
      <w:proofErr w:type="gramStart"/>
      <w:r w:rsidR="003031B4">
        <w:t>contain</w:t>
      </w:r>
      <w:r w:rsidR="00C2450F">
        <w:t>s</w:t>
      </w:r>
      <w:proofErr w:type="gramEnd"/>
      <w:r w:rsidR="003031B4">
        <w:t xml:space="preserve"> 4 </w:t>
      </w:r>
      <w:r w:rsidR="00176E89">
        <w:t>LED</w:t>
      </w:r>
      <w:r w:rsidR="003031B4">
        <w:t>s</w:t>
      </w:r>
      <w:r w:rsidR="00655706">
        <w:t>,</w:t>
      </w:r>
      <w:r w:rsidR="003031B4">
        <w:t xml:space="preserve"> </w:t>
      </w:r>
      <w:r w:rsidR="00655706">
        <w:t>e</w:t>
      </w:r>
      <w:r>
        <w:t>a</w:t>
      </w:r>
      <w:r w:rsidR="00655706">
        <w:t>ch one of them will have</w:t>
      </w:r>
      <w:r w:rsidR="003031B4">
        <w:t xml:space="preserve"> </w:t>
      </w:r>
      <w:r w:rsidR="00655706">
        <w:t>led control and timer.</w:t>
      </w:r>
    </w:p>
    <w:p w:rsidR="00146E75" w:rsidRDefault="00A1059C" w:rsidP="00D707E9">
      <w:pPr>
        <w:pStyle w:val="ListParagraph"/>
        <w:numPr>
          <w:ilvl w:val="0"/>
          <w:numId w:val="22"/>
        </w:numPr>
        <w:bidi w:val="0"/>
      </w:pPr>
      <w:r>
        <w:t>The Led client contain</w:t>
      </w:r>
      <w:r w:rsidR="00A7328C">
        <w:t>s</w:t>
      </w:r>
      <w:r>
        <w:t xml:space="preserve"> </w:t>
      </w:r>
      <w:r w:rsidR="00176AA6">
        <w:t>a r</w:t>
      </w:r>
      <w:r>
        <w:t xml:space="preserve">egister block that will </w:t>
      </w:r>
      <w:r w:rsidR="00146E75">
        <w:t xml:space="preserve">hold the data of the </w:t>
      </w:r>
      <w:r w:rsidR="00176E89">
        <w:t>LED</w:t>
      </w:r>
      <w:r w:rsidR="00146E75">
        <w:t>s requirement:</w:t>
      </w:r>
    </w:p>
    <w:p w:rsidR="00153304" w:rsidRDefault="0067788C">
      <w:pPr>
        <w:pStyle w:val="ListParagraph"/>
        <w:numPr>
          <w:ilvl w:val="0"/>
          <w:numId w:val="22"/>
        </w:numPr>
        <w:bidi w:val="0"/>
      </w:pPr>
      <w:r>
        <w:t xml:space="preserve">The Timer in the LED block generates a </w:t>
      </w:r>
      <w:proofErr w:type="spellStart"/>
      <w:r>
        <w:t>timer_tick</w:t>
      </w:r>
      <w:proofErr w:type="spellEnd"/>
      <w:r>
        <w:t xml:space="preserve"> every 100,000 cycles which are 1 msec.</w:t>
      </w:r>
    </w:p>
    <w:p w:rsidR="005B5923" w:rsidRDefault="007E4CCF">
      <w:pPr>
        <w:pStyle w:val="ListParagraph"/>
        <w:numPr>
          <w:ilvl w:val="0"/>
          <w:numId w:val="22"/>
        </w:numPr>
        <w:bidi w:val="0"/>
      </w:pPr>
      <w:r>
        <w:t xml:space="preserve">All the information regarding the </w:t>
      </w:r>
      <w:proofErr w:type="spellStart"/>
      <w:r>
        <w:t>leds</w:t>
      </w:r>
      <w:proofErr w:type="spellEnd"/>
      <w:r>
        <w:t xml:space="preserve"> is loaded to the </w:t>
      </w:r>
      <w:proofErr w:type="spellStart"/>
      <w:r>
        <w:t>led_registers</w:t>
      </w:r>
      <w:proofErr w:type="spellEnd"/>
      <w:r>
        <w:t xml:space="preserve"> block.</w:t>
      </w:r>
    </w:p>
    <w:p w:rsidR="00A80B84" w:rsidDel="00F1529F" w:rsidRDefault="00A80B84" w:rsidP="00A80B84">
      <w:pPr>
        <w:pStyle w:val="Caption"/>
        <w:keepNext/>
      </w:pPr>
      <w:bookmarkStart w:id="877" w:name="_Toc308546017"/>
      <w:moveFromRangeStart w:id="878" w:author="dobstbau" w:date="2011-11-12T22:45:00Z" w:name="move308901245"/>
      <w:commentRangeStart w:id="879"/>
      <w:moveFrom w:id="880" w:author="dobstbau" w:date="2011-11-12T22:45:00Z">
        <w:r w:rsidDel="00F1529F">
          <w:lastRenderedPageBreak/>
          <w:t xml:space="preserve">Table </w:t>
        </w:r>
        <w:r w:rsidR="00122182" w:rsidDel="00F1529F">
          <w:fldChar w:fldCharType="begin"/>
        </w:r>
        <w:r w:rsidR="006A2BF5" w:rsidDel="00F1529F">
          <w:instrText xml:space="preserve"> SEQ Table \* ARABIC </w:instrText>
        </w:r>
        <w:r w:rsidR="00122182" w:rsidDel="00F1529F">
          <w:fldChar w:fldCharType="separate"/>
        </w:r>
        <w:r w:rsidR="002410CB" w:rsidDel="00F1529F">
          <w:rPr>
            <w:noProof/>
          </w:rPr>
          <w:t>27</w:t>
        </w:r>
        <w:r w:rsidR="00122182" w:rsidDel="00F1529F">
          <w:fldChar w:fldCharType="end"/>
        </w:r>
        <w:r w:rsidDel="00F1529F">
          <w:rPr>
            <w:noProof/>
          </w:rPr>
          <w:t xml:space="preserve"> - Led client interface</w:t>
        </w:r>
        <w:bookmarkEnd w:id="877"/>
        <w:commentRangeEnd w:id="879"/>
        <w:r w:rsidR="00967CB2" w:rsidDel="00F1529F">
          <w:rPr>
            <w:rStyle w:val="CommentReference"/>
            <w:b w:val="0"/>
            <w:bCs w:val="0"/>
            <w:caps w:val="0"/>
            <w:rtl/>
          </w:rPr>
          <w:commentReference w:id="879"/>
        </w:r>
      </w:moveFrom>
    </w:p>
    <w:tbl>
      <w:tblPr>
        <w:tblW w:w="9520" w:type="dxa"/>
        <w:tblInd w:w="97" w:type="dxa"/>
        <w:tblLook w:val="04A0"/>
      </w:tblPr>
      <w:tblGrid>
        <w:gridCol w:w="1720"/>
        <w:gridCol w:w="960"/>
        <w:gridCol w:w="2180"/>
        <w:gridCol w:w="4660"/>
      </w:tblGrid>
      <w:tr w:rsidR="00A80B84" w:rsidRPr="00A80B84" w:rsidTr="00A80B84">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moveFromRangeEnd w:id="878"/>
          <w:p w:rsidR="00A80B84" w:rsidRPr="00A80B84" w:rsidRDefault="00A80B84" w:rsidP="00A80B84">
            <w:pPr>
              <w:bidi w:val="0"/>
              <w:spacing w:after="0" w:line="240" w:lineRule="auto"/>
              <w:jc w:val="center"/>
              <w:rPr>
                <w:rFonts w:ascii="Calibri" w:eastAsia="Times New Roman" w:hAnsi="Calibri" w:cs="Calibri"/>
                <w:b/>
                <w:bCs/>
                <w:color w:val="000000"/>
                <w:sz w:val="18"/>
                <w:szCs w:val="18"/>
                <w:lang w:bidi="he-IL"/>
              </w:rPr>
            </w:pPr>
            <w:r w:rsidRPr="00A80B84">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A80B84" w:rsidRPr="00A80B84" w:rsidRDefault="00A80B84" w:rsidP="00A80B84">
            <w:pPr>
              <w:bidi w:val="0"/>
              <w:spacing w:after="0" w:line="240" w:lineRule="auto"/>
              <w:jc w:val="center"/>
              <w:rPr>
                <w:rFonts w:ascii="Calibri" w:eastAsia="Times New Roman" w:hAnsi="Calibri" w:cs="Calibri"/>
                <w:b/>
                <w:bCs/>
                <w:color w:val="000000"/>
                <w:sz w:val="18"/>
                <w:szCs w:val="18"/>
                <w:lang w:bidi="he-IL"/>
              </w:rPr>
            </w:pPr>
            <w:r w:rsidRPr="00A80B84">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A80B84" w:rsidRPr="00A80B84" w:rsidRDefault="00A80B84" w:rsidP="00A80B84">
            <w:pPr>
              <w:bidi w:val="0"/>
              <w:spacing w:after="0" w:line="240" w:lineRule="auto"/>
              <w:jc w:val="center"/>
              <w:rPr>
                <w:rFonts w:ascii="Calibri" w:eastAsia="Times New Roman" w:hAnsi="Calibri" w:cs="Calibri"/>
                <w:b/>
                <w:bCs/>
                <w:color w:val="000000"/>
                <w:sz w:val="18"/>
                <w:szCs w:val="18"/>
                <w:lang w:bidi="he-IL"/>
              </w:rPr>
            </w:pPr>
            <w:r w:rsidRPr="00A80B84">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A80B84" w:rsidRPr="00A80B84" w:rsidRDefault="00A80B84" w:rsidP="00A80B84">
            <w:pPr>
              <w:bidi w:val="0"/>
              <w:spacing w:after="0" w:line="240" w:lineRule="auto"/>
              <w:jc w:val="center"/>
              <w:rPr>
                <w:rFonts w:ascii="Calibri" w:eastAsia="Times New Roman" w:hAnsi="Calibri" w:cs="Calibri"/>
                <w:b/>
                <w:bCs/>
                <w:color w:val="000000"/>
                <w:sz w:val="18"/>
                <w:szCs w:val="18"/>
                <w:lang w:bidi="he-IL"/>
              </w:rPr>
            </w:pPr>
            <w:r w:rsidRPr="00A80B84">
              <w:rPr>
                <w:rFonts w:ascii="Calibri" w:eastAsia="Times New Roman" w:hAnsi="Calibri" w:cs="Calibri"/>
                <w:b/>
                <w:bCs/>
                <w:color w:val="000000"/>
                <w:sz w:val="18"/>
                <w:szCs w:val="18"/>
                <w:lang w:bidi="he-IL"/>
              </w:rPr>
              <w:t>description</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 </w:t>
            </w:r>
            <w:proofErr w:type="spellStart"/>
            <w:r w:rsidRPr="00A80B84">
              <w:rPr>
                <w:rFonts w:ascii="Calibri" w:eastAsia="Times New Roman" w:hAnsi="Calibri" w:cs="Calibri"/>
                <w:color w:val="000000"/>
                <w:sz w:val="18"/>
                <w:szCs w:val="18"/>
                <w:lang w:bidi="he-IL"/>
              </w:rPr>
              <w:t>sys_clk</w:t>
            </w:r>
            <w:proofErr w:type="spellEnd"/>
            <w:r w:rsidRPr="00A80B84">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system clock</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proofErr w:type="spellStart"/>
            <w:r w:rsidRPr="00A80B84">
              <w:rPr>
                <w:rFonts w:ascii="Calibri" w:eastAsia="Times New Roman" w:hAnsi="Calibri" w:cs="Calibri"/>
                <w:color w:val="000000"/>
                <w:sz w:val="18"/>
                <w:szCs w:val="18"/>
                <w:lang w:bidi="he-IL"/>
              </w:rPr>
              <w:t>sys_reset</w:t>
            </w:r>
            <w:proofErr w:type="spellEnd"/>
            <w:r w:rsidRPr="00A80B84">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system reset</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DAT_I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proofErr w:type="spellStart"/>
            <w:r w:rsidRPr="00A80B84">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data </w:t>
            </w:r>
            <w:proofErr w:type="spellStart"/>
            <w:r w:rsidRPr="00A80B84">
              <w:rPr>
                <w:rFonts w:ascii="Calibri" w:eastAsia="Times New Roman" w:hAnsi="Calibri" w:cs="Calibri"/>
                <w:color w:val="000000"/>
                <w:sz w:val="18"/>
                <w:szCs w:val="18"/>
                <w:lang w:bidi="he-IL"/>
              </w:rPr>
              <w:t>recieved</w:t>
            </w:r>
            <w:proofErr w:type="spellEnd"/>
            <w:r w:rsidRPr="00A80B84">
              <w:rPr>
                <w:rFonts w:ascii="Calibri" w:eastAsia="Times New Roman" w:hAnsi="Calibri" w:cs="Calibri"/>
                <w:color w:val="000000"/>
                <w:sz w:val="18"/>
                <w:szCs w:val="18"/>
                <w:lang w:bidi="he-IL"/>
              </w:rPr>
              <w:t xml:space="preserve"> from WS</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ADR_I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proofErr w:type="spellStart"/>
            <w:r w:rsidRPr="00A80B84">
              <w:rPr>
                <w:rFonts w:ascii="Calibri" w:eastAsia="Times New Roman" w:hAnsi="Calibri" w:cs="Calibri"/>
                <w:color w:val="000000"/>
                <w:sz w:val="18"/>
                <w:szCs w:val="18"/>
                <w:lang w:bidi="he-IL"/>
              </w:rPr>
              <w:t>addr_d_g</w:t>
            </w:r>
            <w:proofErr w:type="spellEnd"/>
            <w:r w:rsidRPr="00A80B84">
              <w:rPr>
                <w:rFonts w:ascii="Calibri" w:eastAsia="Times New Roman" w:hAnsi="Calibri" w:cs="Calibri"/>
                <w:color w:val="000000"/>
                <w:sz w:val="18"/>
                <w:szCs w:val="18"/>
                <w:lang w:bidi="he-IL"/>
              </w:rPr>
              <w:t xml:space="preserve"> * </w:t>
            </w:r>
            <w:proofErr w:type="spellStart"/>
            <w:r w:rsidRPr="00A80B84">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contains the address word</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WE_I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 for write, '0' for read</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STB_I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 for active bus operation, '0' for no bus operation</w:t>
            </w:r>
          </w:p>
        </w:tc>
      </w:tr>
      <w:tr w:rsidR="00A80B84" w:rsidRPr="00A80B84" w:rsidTr="00A80B84">
        <w:trPr>
          <w:trHeight w:val="49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CYC_I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'1' for bus </w:t>
            </w:r>
            <w:proofErr w:type="spellStart"/>
            <w:r w:rsidRPr="00A80B84">
              <w:rPr>
                <w:rFonts w:ascii="Calibri" w:eastAsia="Times New Roman" w:hAnsi="Calibri" w:cs="Calibri"/>
                <w:color w:val="000000"/>
                <w:sz w:val="18"/>
                <w:szCs w:val="18"/>
                <w:lang w:bidi="he-IL"/>
              </w:rPr>
              <w:t>transmition</w:t>
            </w:r>
            <w:proofErr w:type="spellEnd"/>
            <w:r w:rsidRPr="00A80B84">
              <w:rPr>
                <w:rFonts w:ascii="Calibri" w:eastAsia="Times New Roman" w:hAnsi="Calibri" w:cs="Calibri"/>
                <w:color w:val="000000"/>
                <w:sz w:val="18"/>
                <w:szCs w:val="18"/>
                <w:lang w:bidi="he-IL"/>
              </w:rPr>
              <w:t xml:space="preserve"> request, '0' for no bus </w:t>
            </w:r>
            <w:proofErr w:type="spellStart"/>
            <w:r w:rsidRPr="00A80B84">
              <w:rPr>
                <w:rFonts w:ascii="Calibri" w:eastAsia="Times New Roman" w:hAnsi="Calibri" w:cs="Calibri"/>
                <w:color w:val="000000"/>
                <w:sz w:val="18"/>
                <w:szCs w:val="18"/>
                <w:lang w:bidi="he-IL"/>
              </w:rPr>
              <w:t>transmition</w:t>
            </w:r>
            <w:proofErr w:type="spellEnd"/>
            <w:r w:rsidRPr="00A80B84">
              <w:rPr>
                <w:rFonts w:ascii="Calibri" w:eastAsia="Times New Roman" w:hAnsi="Calibri" w:cs="Calibri"/>
                <w:color w:val="000000"/>
                <w:sz w:val="18"/>
                <w:szCs w:val="18"/>
                <w:lang w:bidi="he-IL"/>
              </w:rPr>
              <w:t xml:space="preserve"> request</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TGA_I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proofErr w:type="spellStart"/>
            <w:r w:rsidRPr="00A80B84">
              <w:rPr>
                <w:rFonts w:ascii="Calibri" w:eastAsia="Times New Roman" w:hAnsi="Calibri" w:cs="Calibri"/>
                <w:color w:val="000000"/>
                <w:sz w:val="18"/>
                <w:szCs w:val="18"/>
                <w:lang w:bidi="he-IL"/>
              </w:rPr>
              <w:t>type_d_g</w:t>
            </w:r>
            <w:proofErr w:type="spellEnd"/>
            <w:r w:rsidRPr="00A80B84">
              <w:rPr>
                <w:rFonts w:ascii="Calibri" w:eastAsia="Times New Roman" w:hAnsi="Calibri" w:cs="Calibri"/>
                <w:color w:val="000000"/>
                <w:sz w:val="18"/>
                <w:szCs w:val="18"/>
                <w:lang w:bidi="he-IL"/>
              </w:rPr>
              <w:t xml:space="preserve"> * </w:t>
            </w:r>
            <w:proofErr w:type="spellStart"/>
            <w:r w:rsidRPr="00A80B84">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contains the type word</w:t>
            </w:r>
          </w:p>
        </w:tc>
      </w:tr>
      <w:tr w:rsidR="00A80B84" w:rsidRPr="00A80B84" w:rsidTr="00A80B84">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TGD_I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proofErr w:type="spellStart"/>
            <w:r w:rsidRPr="00A80B84">
              <w:rPr>
                <w:rFonts w:ascii="Calibri" w:eastAsia="Times New Roman" w:hAnsi="Calibri" w:cs="Calibri"/>
                <w:color w:val="000000"/>
                <w:sz w:val="18"/>
                <w:szCs w:val="18"/>
                <w:lang w:bidi="he-IL"/>
              </w:rPr>
              <w:t>len_d_g</w:t>
            </w:r>
            <w:proofErr w:type="spellEnd"/>
            <w:r w:rsidRPr="00A80B84">
              <w:rPr>
                <w:rFonts w:ascii="Calibri" w:eastAsia="Times New Roman" w:hAnsi="Calibri" w:cs="Calibri"/>
                <w:color w:val="000000"/>
                <w:sz w:val="18"/>
                <w:szCs w:val="18"/>
                <w:lang w:bidi="he-IL"/>
              </w:rPr>
              <w:t xml:space="preserve"> * </w:t>
            </w:r>
            <w:proofErr w:type="spellStart"/>
            <w:r w:rsidRPr="00A80B84">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contains the length word</w:t>
            </w:r>
          </w:p>
        </w:tc>
      </w:tr>
      <w:tr w:rsidR="00A80B84" w:rsidRPr="00A80B84" w:rsidTr="00A80B84">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ACK_O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'1' when valid data is </w:t>
            </w:r>
            <w:proofErr w:type="spellStart"/>
            <w:r w:rsidRPr="00A80B84">
              <w:rPr>
                <w:rFonts w:ascii="Calibri" w:eastAsia="Times New Roman" w:hAnsi="Calibri" w:cs="Calibri"/>
                <w:color w:val="000000"/>
                <w:sz w:val="18"/>
                <w:szCs w:val="18"/>
                <w:lang w:bidi="he-IL"/>
              </w:rPr>
              <w:t>transmited</w:t>
            </w:r>
            <w:proofErr w:type="spellEnd"/>
            <w:r w:rsidRPr="00A80B84">
              <w:rPr>
                <w:rFonts w:ascii="Calibri" w:eastAsia="Times New Roman" w:hAnsi="Calibri" w:cs="Calibri"/>
                <w:color w:val="000000"/>
                <w:sz w:val="18"/>
                <w:szCs w:val="18"/>
                <w:lang w:bidi="he-IL"/>
              </w:rPr>
              <w:t xml:space="preserve"> to MW or for </w:t>
            </w:r>
            <w:proofErr w:type="spellStart"/>
            <w:r w:rsidRPr="00A80B84">
              <w:rPr>
                <w:rFonts w:ascii="Calibri" w:eastAsia="Times New Roman" w:hAnsi="Calibri" w:cs="Calibri"/>
                <w:color w:val="000000"/>
                <w:sz w:val="18"/>
                <w:szCs w:val="18"/>
                <w:lang w:bidi="he-IL"/>
              </w:rPr>
              <w:t>successfull</w:t>
            </w:r>
            <w:proofErr w:type="spellEnd"/>
            <w:r w:rsidRPr="00A80B84">
              <w:rPr>
                <w:rFonts w:ascii="Calibri" w:eastAsia="Times New Roman" w:hAnsi="Calibri" w:cs="Calibri"/>
                <w:color w:val="000000"/>
                <w:sz w:val="18"/>
                <w:szCs w:val="18"/>
                <w:lang w:bidi="he-IL"/>
              </w:rPr>
              <w:t xml:space="preserve"> write operation</w:t>
            </w:r>
          </w:p>
        </w:tc>
      </w:tr>
      <w:tr w:rsidR="00A80B84" w:rsidRPr="00A80B84" w:rsidTr="00A80B8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proofErr w:type="spellStart"/>
            <w:r w:rsidRPr="00A80B84">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data transmit to MW</w:t>
            </w:r>
          </w:p>
        </w:tc>
      </w:tr>
      <w:tr w:rsidR="00A80B84" w:rsidRPr="00A80B84" w:rsidTr="00A80B8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led_activate_1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 this signals activates the led number 1</w:t>
            </w:r>
          </w:p>
        </w:tc>
      </w:tr>
      <w:tr w:rsidR="00A80B84" w:rsidRPr="00A80B84" w:rsidTr="00A80B8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led_activate_2</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 this signals activates the led number 2</w:t>
            </w:r>
          </w:p>
        </w:tc>
      </w:tr>
      <w:tr w:rsidR="00A80B84" w:rsidRPr="00A80B84" w:rsidTr="00A80B8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led_activate_3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 this signals activates the led number 3</w:t>
            </w:r>
          </w:p>
        </w:tc>
      </w:tr>
      <w:tr w:rsidR="00A80B84" w:rsidRPr="00A80B84" w:rsidTr="00A80B84">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led_activate_4  </w:t>
            </w:r>
          </w:p>
        </w:tc>
        <w:tc>
          <w:tcPr>
            <w:tcW w:w="9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center"/>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noWrap/>
            <w:vAlign w:val="bottom"/>
            <w:hideMark/>
          </w:tcPr>
          <w:p w:rsidR="00A80B84" w:rsidRPr="00A80B84" w:rsidRDefault="00A80B84" w:rsidP="00A80B84">
            <w:pPr>
              <w:bidi w:val="0"/>
              <w:spacing w:after="0" w:line="240" w:lineRule="auto"/>
              <w:jc w:val="left"/>
              <w:rPr>
                <w:rFonts w:ascii="Calibri" w:eastAsia="Times New Roman" w:hAnsi="Calibri" w:cs="Calibri"/>
                <w:color w:val="000000"/>
                <w:sz w:val="18"/>
                <w:szCs w:val="18"/>
                <w:lang w:bidi="he-IL"/>
              </w:rPr>
            </w:pPr>
            <w:r w:rsidRPr="00A80B84">
              <w:rPr>
                <w:rFonts w:ascii="Calibri" w:eastAsia="Times New Roman" w:hAnsi="Calibri" w:cs="Calibri"/>
                <w:color w:val="000000"/>
                <w:sz w:val="18"/>
                <w:szCs w:val="18"/>
                <w:lang w:bidi="he-IL"/>
              </w:rPr>
              <w:t xml:space="preserve"> this signals activates the led number 4</w:t>
            </w:r>
          </w:p>
        </w:tc>
      </w:tr>
    </w:tbl>
    <w:p w:rsidR="003C51A9" w:rsidRDefault="003C51A9" w:rsidP="00F1529F">
      <w:pPr>
        <w:pStyle w:val="Caption"/>
        <w:keepNext/>
        <w:rPr>
          <w:ins w:id="881" w:author="dobstbau" w:date="2011-11-12T22:45:00Z"/>
        </w:rPr>
      </w:pPr>
    </w:p>
    <w:p w:rsidR="00F1529F" w:rsidRDefault="00F1529F" w:rsidP="00F1529F">
      <w:pPr>
        <w:pStyle w:val="Caption"/>
        <w:keepNext/>
      </w:pPr>
      <w:moveToRangeStart w:id="882" w:author="dobstbau" w:date="2011-11-12T22:45:00Z" w:name="move308901245"/>
      <w:commentRangeStart w:id="883"/>
      <w:commentRangeStart w:id="884"/>
      <w:moveTo w:id="885" w:author="dobstbau" w:date="2011-11-12T22:45:00Z">
        <w:r>
          <w:t xml:space="preserve">Table </w:t>
        </w:r>
      </w:moveTo>
      <w:ins w:id="886" w:author="dobstbau" w:date="2011-11-12T22:46:00Z">
        <w:r w:rsidR="00122182">
          <w:fldChar w:fldCharType="begin"/>
        </w:r>
        <w:r w:rsidR="003C51A9">
          <w:instrText xml:space="preserve"> SEQ Table \* ARABIC </w:instrText>
        </w:r>
      </w:ins>
      <w:r w:rsidR="00122182">
        <w:fldChar w:fldCharType="separate"/>
      </w:r>
      <w:ins w:id="887" w:author="dobstbau" w:date="2011-11-12T22:46:00Z">
        <w:r w:rsidR="003C51A9">
          <w:rPr>
            <w:noProof/>
          </w:rPr>
          <w:t>27</w:t>
        </w:r>
        <w:r w:rsidR="00122182">
          <w:fldChar w:fldCharType="end"/>
        </w:r>
      </w:ins>
      <w:moveTo w:id="888" w:author="dobstbau" w:date="2011-11-12T22:45:00Z">
        <w:del w:id="889" w:author="dobstbau" w:date="2011-11-12T22:46:00Z">
          <w:r w:rsidR="00122182" w:rsidDel="003C51A9">
            <w:fldChar w:fldCharType="begin"/>
          </w:r>
          <w:r w:rsidDel="003C51A9">
            <w:delInstrText xml:space="preserve"> SEQ Table \* ARABIC </w:delInstrText>
          </w:r>
          <w:r w:rsidR="00122182" w:rsidDel="003C51A9">
            <w:fldChar w:fldCharType="separate"/>
          </w:r>
          <w:r w:rsidDel="003C51A9">
            <w:rPr>
              <w:noProof/>
            </w:rPr>
            <w:delText>27</w:delText>
          </w:r>
          <w:r w:rsidR="00122182" w:rsidDel="003C51A9">
            <w:fldChar w:fldCharType="end"/>
          </w:r>
        </w:del>
        <w:r>
          <w:rPr>
            <w:noProof/>
          </w:rPr>
          <w:t xml:space="preserve"> - Led client interface</w:t>
        </w:r>
        <w:commentRangeEnd w:id="883"/>
        <w:r>
          <w:rPr>
            <w:rStyle w:val="CommentReference"/>
            <w:b w:val="0"/>
            <w:bCs w:val="0"/>
            <w:caps w:val="0"/>
            <w:rtl/>
          </w:rPr>
          <w:commentReference w:id="883"/>
        </w:r>
      </w:moveTo>
      <w:commentRangeEnd w:id="884"/>
      <w:r w:rsidR="003C51A9">
        <w:rPr>
          <w:rStyle w:val="CommentReference"/>
          <w:b w:val="0"/>
          <w:bCs w:val="0"/>
          <w:caps w:val="0"/>
        </w:rPr>
        <w:commentReference w:id="884"/>
      </w:r>
    </w:p>
    <w:moveToRangeEnd w:id="882"/>
    <w:p w:rsidR="00A80B84" w:rsidRDefault="00A80B84" w:rsidP="00A80B84">
      <w:pPr>
        <w:bidi w:val="0"/>
      </w:pPr>
    </w:p>
    <w:p w:rsidR="00A80B84" w:rsidDel="003C51A9" w:rsidRDefault="00A80B84" w:rsidP="00A80B84">
      <w:pPr>
        <w:pStyle w:val="Caption"/>
        <w:keepNext/>
      </w:pPr>
      <w:bookmarkStart w:id="890" w:name="_Toc308546018"/>
      <w:moveFromRangeStart w:id="891" w:author="dobstbau" w:date="2011-11-12T22:45:00Z" w:name="move308901279"/>
      <w:commentRangeStart w:id="892"/>
      <w:commentRangeStart w:id="893"/>
      <w:moveFrom w:id="894" w:author="dobstbau" w:date="2011-11-12T22:45:00Z">
        <w:r w:rsidDel="003C51A9">
          <w:t xml:space="preserve">Table </w:t>
        </w:r>
        <w:r w:rsidR="00122182" w:rsidDel="003C51A9">
          <w:fldChar w:fldCharType="begin"/>
        </w:r>
        <w:r w:rsidR="006A2BF5" w:rsidDel="003C51A9">
          <w:instrText xml:space="preserve"> SEQ Table \* ARABIC </w:instrText>
        </w:r>
        <w:r w:rsidR="00122182" w:rsidDel="003C51A9">
          <w:fldChar w:fldCharType="separate"/>
        </w:r>
        <w:r w:rsidR="002410CB" w:rsidDel="003C51A9">
          <w:rPr>
            <w:noProof/>
          </w:rPr>
          <w:t>28</w:t>
        </w:r>
        <w:r w:rsidR="00122182" w:rsidDel="003C51A9">
          <w:fldChar w:fldCharType="end"/>
        </w:r>
        <w:r w:rsidDel="003C51A9">
          <w:t xml:space="preserve"> - Led client generics</w:t>
        </w:r>
        <w:bookmarkEnd w:id="890"/>
        <w:commentRangeEnd w:id="892"/>
        <w:r w:rsidR="00967CB2" w:rsidDel="003C51A9">
          <w:rPr>
            <w:rStyle w:val="CommentReference"/>
            <w:b w:val="0"/>
            <w:bCs w:val="0"/>
            <w:caps w:val="0"/>
            <w:rtl/>
          </w:rPr>
          <w:commentReference w:id="892"/>
        </w:r>
        <w:commentRangeEnd w:id="893"/>
        <w:r w:rsidR="003C51A9" w:rsidDel="003C51A9">
          <w:rPr>
            <w:rStyle w:val="CommentReference"/>
            <w:b w:val="0"/>
            <w:bCs w:val="0"/>
            <w:caps w:val="0"/>
          </w:rPr>
          <w:commentReference w:id="893"/>
        </w:r>
      </w:moveFrom>
    </w:p>
    <w:tbl>
      <w:tblPr>
        <w:tblW w:w="9551" w:type="dxa"/>
        <w:tblInd w:w="97" w:type="dxa"/>
        <w:tblLook w:val="04A0"/>
        <w:tblPrChange w:id="895" w:author="dobstbau" w:date="2011-11-14T09:54:00Z">
          <w:tblPr>
            <w:tblW w:w="8831" w:type="dxa"/>
            <w:tblInd w:w="97" w:type="dxa"/>
            <w:tblLook w:val="04A0"/>
          </w:tblPr>
        </w:tblPrChange>
      </w:tblPr>
      <w:tblGrid>
        <w:gridCol w:w="2018"/>
        <w:gridCol w:w="870"/>
        <w:gridCol w:w="1038"/>
        <w:gridCol w:w="5625"/>
        <w:tblGridChange w:id="896">
          <w:tblGrid>
            <w:gridCol w:w="2018"/>
            <w:gridCol w:w="873"/>
            <w:gridCol w:w="5940"/>
            <w:gridCol w:w="5940"/>
          </w:tblGrid>
        </w:tblGridChange>
      </w:tblGrid>
      <w:tr w:rsidR="00287E25" w:rsidRPr="00FD26DD" w:rsidTr="00287E25">
        <w:trPr>
          <w:trHeight w:val="239"/>
          <w:trPrChange w:id="897" w:author="dobstbau" w:date="2011-11-14T09:54:00Z">
            <w:trPr>
              <w:trHeight w:val="240"/>
            </w:trPr>
          </w:trPrChange>
        </w:trPr>
        <w:tc>
          <w:tcPr>
            <w:tcW w:w="201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898" w:author="dobstbau" w:date="2011-11-14T09:54:00Z">
              <w:tcPr>
                <w:tcW w:w="201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moveFromRangeEnd w:id="891"/>
          <w:p w:rsidR="00287E25" w:rsidRPr="00FD26DD" w:rsidRDefault="00287E25" w:rsidP="00FD26DD">
            <w:pPr>
              <w:bidi w:val="0"/>
              <w:spacing w:after="0" w:line="240" w:lineRule="auto"/>
              <w:jc w:val="left"/>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generic name</w:t>
            </w:r>
          </w:p>
        </w:tc>
        <w:tc>
          <w:tcPr>
            <w:tcW w:w="870" w:type="dxa"/>
            <w:tcBorders>
              <w:top w:val="single" w:sz="4" w:space="0" w:color="auto"/>
              <w:left w:val="nil"/>
              <w:bottom w:val="single" w:sz="4" w:space="0" w:color="auto"/>
              <w:right w:val="single" w:sz="4" w:space="0" w:color="auto"/>
            </w:tcBorders>
            <w:shd w:val="clear" w:color="000000" w:fill="00B0F0"/>
            <w:noWrap/>
            <w:vAlign w:val="bottom"/>
            <w:hideMark/>
            <w:tcPrChange w:id="899" w:author="dobstbau" w:date="2011-11-14T09:54:00Z">
              <w:tcPr>
                <w:tcW w:w="873"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287E25" w:rsidRPr="00FD26DD" w:rsidRDefault="00287E25" w:rsidP="00FD26DD">
            <w:pPr>
              <w:bidi w:val="0"/>
              <w:spacing w:after="0" w:line="240" w:lineRule="auto"/>
              <w:jc w:val="center"/>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type</w:t>
            </w:r>
          </w:p>
        </w:tc>
        <w:tc>
          <w:tcPr>
            <w:tcW w:w="934" w:type="dxa"/>
            <w:tcBorders>
              <w:top w:val="single" w:sz="4" w:space="0" w:color="auto"/>
              <w:left w:val="nil"/>
              <w:bottom w:val="single" w:sz="4" w:space="0" w:color="auto"/>
              <w:right w:val="single" w:sz="4" w:space="0" w:color="auto"/>
            </w:tcBorders>
            <w:shd w:val="clear" w:color="000000" w:fill="00B0F0"/>
            <w:tcPrChange w:id="900" w:author="dobstbau" w:date="2011-11-14T09:54:00Z">
              <w:tcPr>
                <w:tcW w:w="5940" w:type="dxa"/>
                <w:tcBorders>
                  <w:top w:val="single" w:sz="4" w:space="0" w:color="auto"/>
                  <w:left w:val="nil"/>
                  <w:bottom w:val="single" w:sz="4" w:space="0" w:color="auto"/>
                  <w:right w:val="nil"/>
                </w:tcBorders>
                <w:shd w:val="clear" w:color="000000" w:fill="00B0F0"/>
              </w:tcPr>
            </w:tcPrChange>
          </w:tcPr>
          <w:p w:rsidR="00287E25" w:rsidRPr="00FD26DD" w:rsidRDefault="00287E25" w:rsidP="00FD26DD">
            <w:pPr>
              <w:bidi w:val="0"/>
              <w:spacing w:after="0" w:line="240" w:lineRule="auto"/>
              <w:jc w:val="center"/>
              <w:rPr>
                <w:rFonts w:ascii="Calibri" w:eastAsia="Times New Roman" w:hAnsi="Calibri" w:cs="Calibri"/>
                <w:b/>
                <w:bCs/>
                <w:color w:val="000000"/>
                <w:sz w:val="18"/>
                <w:szCs w:val="18"/>
                <w:lang w:bidi="he-IL"/>
              </w:rPr>
            </w:pPr>
            <w:ins w:id="901" w:author="dobstbau" w:date="2011-11-14T09:52:00Z">
              <w:r>
                <w:rPr>
                  <w:rFonts w:ascii="Calibri" w:eastAsia="Times New Roman" w:hAnsi="Calibri" w:cs="Calibri"/>
                  <w:b/>
                  <w:bCs/>
                  <w:color w:val="000000"/>
                  <w:sz w:val="18"/>
                  <w:szCs w:val="18"/>
                  <w:lang w:bidi="he-IL"/>
                </w:rPr>
                <w:t>Default value</w:t>
              </w:r>
            </w:ins>
          </w:p>
        </w:tc>
        <w:tc>
          <w:tcPr>
            <w:tcW w:w="5729"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902" w:author="dobstbau" w:date="2011-11-14T09:54:00Z">
              <w:tcPr>
                <w:tcW w:w="5940" w:type="dxa"/>
                <w:tcBorders>
                  <w:top w:val="single" w:sz="4" w:space="0" w:color="auto"/>
                  <w:left w:val="nil"/>
                  <w:bottom w:val="single" w:sz="4" w:space="0" w:color="auto"/>
                  <w:right w:val="single" w:sz="4" w:space="0" w:color="auto"/>
                </w:tcBorders>
                <w:shd w:val="clear" w:color="000000" w:fill="00B0F0"/>
                <w:vAlign w:val="bottom"/>
                <w:hideMark/>
              </w:tcPr>
            </w:tcPrChange>
          </w:tcPr>
          <w:p w:rsidR="00287E25" w:rsidRPr="00FD26DD" w:rsidRDefault="00287E25" w:rsidP="00FD26DD">
            <w:pPr>
              <w:bidi w:val="0"/>
              <w:spacing w:after="0" w:line="240" w:lineRule="auto"/>
              <w:jc w:val="center"/>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description</w:t>
            </w:r>
          </w:p>
        </w:tc>
      </w:tr>
      <w:tr w:rsidR="00287E25" w:rsidRPr="00FD26DD" w:rsidTr="00287E25">
        <w:trPr>
          <w:trHeight w:val="239"/>
          <w:trPrChange w:id="903"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04"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reset_polarity_g</w:t>
            </w:r>
            <w:proofErr w:type="spellEnd"/>
          </w:p>
        </w:tc>
        <w:tc>
          <w:tcPr>
            <w:tcW w:w="870" w:type="dxa"/>
            <w:tcBorders>
              <w:top w:val="nil"/>
              <w:left w:val="nil"/>
              <w:bottom w:val="single" w:sz="4" w:space="0" w:color="auto"/>
              <w:right w:val="single" w:sz="4" w:space="0" w:color="auto"/>
            </w:tcBorders>
            <w:shd w:val="clear" w:color="auto" w:fill="auto"/>
            <w:noWrap/>
            <w:vAlign w:val="bottom"/>
            <w:hideMark/>
            <w:tcPrChange w:id="905"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std_logic</w:t>
            </w:r>
            <w:proofErr w:type="spellEnd"/>
          </w:p>
        </w:tc>
        <w:tc>
          <w:tcPr>
            <w:tcW w:w="934" w:type="dxa"/>
            <w:tcBorders>
              <w:top w:val="single" w:sz="4" w:space="0" w:color="auto"/>
              <w:left w:val="nil"/>
              <w:bottom w:val="single" w:sz="4" w:space="0" w:color="auto"/>
              <w:right w:val="single" w:sz="4" w:space="0" w:color="auto"/>
            </w:tcBorders>
            <w:tcPrChange w:id="906"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07" w:author="dobstbau" w:date="2011-11-15T14:48: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08"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'0' = Active Low, '1' = Active High</w:t>
            </w:r>
          </w:p>
        </w:tc>
      </w:tr>
      <w:tr w:rsidR="00287E25" w:rsidRPr="00FD26DD" w:rsidTr="00287E25">
        <w:trPr>
          <w:trHeight w:val="239"/>
          <w:trPrChange w:id="909"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10"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11"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12"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13" w:author="dobstbau" w:date="2011-11-15T14:48:00Z">
              <w:r>
                <w:rPr>
                  <w:rFonts w:ascii="Calibri" w:eastAsia="Times New Roman" w:hAnsi="Calibri" w:cs="Calibri"/>
                  <w:color w:val="000000"/>
                  <w:sz w:val="18"/>
                  <w:szCs w:val="18"/>
                  <w:lang w:bidi="he-IL"/>
                </w:rPr>
                <w:t>8</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14"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defines the width of the data lines of the system</w:t>
            </w:r>
          </w:p>
        </w:tc>
      </w:tr>
      <w:tr w:rsidR="00287E25" w:rsidRPr="00FD26DD" w:rsidTr="00287E25">
        <w:trPr>
          <w:trHeight w:val="239"/>
          <w:trPrChange w:id="915"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16"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type_d_g</w:t>
            </w:r>
            <w:proofErr w:type="spellEnd"/>
          </w:p>
        </w:tc>
        <w:tc>
          <w:tcPr>
            <w:tcW w:w="870" w:type="dxa"/>
            <w:tcBorders>
              <w:top w:val="nil"/>
              <w:left w:val="nil"/>
              <w:bottom w:val="single" w:sz="4" w:space="0" w:color="auto"/>
              <w:right w:val="single" w:sz="4" w:space="0" w:color="auto"/>
            </w:tcBorders>
            <w:shd w:val="clear" w:color="auto" w:fill="auto"/>
            <w:noWrap/>
            <w:vAlign w:val="bottom"/>
            <w:hideMark/>
            <w:tcPrChange w:id="917"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positive</w:t>
            </w:r>
          </w:p>
        </w:tc>
        <w:tc>
          <w:tcPr>
            <w:tcW w:w="934" w:type="dxa"/>
            <w:tcBorders>
              <w:top w:val="single" w:sz="4" w:space="0" w:color="auto"/>
              <w:left w:val="nil"/>
              <w:bottom w:val="single" w:sz="4" w:space="0" w:color="auto"/>
              <w:right w:val="single" w:sz="4" w:space="0" w:color="auto"/>
            </w:tcBorders>
            <w:tcPrChange w:id="918"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19" w:author="dobstbau" w:date="2011-11-15T14:48: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20"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Type Depth</w:t>
            </w:r>
          </w:p>
        </w:tc>
      </w:tr>
      <w:tr w:rsidR="00287E25" w:rsidRPr="00FD26DD" w:rsidTr="00287E25">
        <w:trPr>
          <w:trHeight w:val="239"/>
          <w:trPrChange w:id="921"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22"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addr_d_g</w:t>
            </w:r>
            <w:proofErr w:type="spellEnd"/>
          </w:p>
        </w:tc>
        <w:tc>
          <w:tcPr>
            <w:tcW w:w="870" w:type="dxa"/>
            <w:tcBorders>
              <w:top w:val="nil"/>
              <w:left w:val="nil"/>
              <w:bottom w:val="single" w:sz="4" w:space="0" w:color="auto"/>
              <w:right w:val="single" w:sz="4" w:space="0" w:color="auto"/>
            </w:tcBorders>
            <w:shd w:val="clear" w:color="auto" w:fill="auto"/>
            <w:noWrap/>
            <w:vAlign w:val="bottom"/>
            <w:hideMark/>
            <w:tcPrChange w:id="923"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positive</w:t>
            </w:r>
          </w:p>
        </w:tc>
        <w:tc>
          <w:tcPr>
            <w:tcW w:w="934" w:type="dxa"/>
            <w:tcBorders>
              <w:top w:val="single" w:sz="4" w:space="0" w:color="auto"/>
              <w:left w:val="nil"/>
              <w:bottom w:val="single" w:sz="4" w:space="0" w:color="auto"/>
              <w:right w:val="single" w:sz="4" w:space="0" w:color="auto"/>
            </w:tcBorders>
            <w:tcPrChange w:id="924"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25" w:author="dobstbau" w:date="2011-11-15T14:48:00Z">
              <w:r>
                <w:rPr>
                  <w:rFonts w:ascii="Calibri" w:eastAsia="Times New Roman" w:hAnsi="Calibri" w:cs="Calibri"/>
                  <w:color w:val="000000"/>
                  <w:sz w:val="18"/>
                  <w:szCs w:val="18"/>
                  <w:lang w:bidi="he-IL"/>
                </w:rPr>
                <w:t>3</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26"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Address Depth</w:t>
            </w:r>
          </w:p>
        </w:tc>
      </w:tr>
      <w:tr w:rsidR="00287E25" w:rsidRPr="00FD26DD" w:rsidTr="00287E25">
        <w:trPr>
          <w:trHeight w:val="239"/>
          <w:trPrChange w:id="927"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28"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len_d_g</w:t>
            </w:r>
            <w:proofErr w:type="spellEnd"/>
          </w:p>
        </w:tc>
        <w:tc>
          <w:tcPr>
            <w:tcW w:w="870" w:type="dxa"/>
            <w:tcBorders>
              <w:top w:val="nil"/>
              <w:left w:val="nil"/>
              <w:bottom w:val="single" w:sz="4" w:space="0" w:color="auto"/>
              <w:right w:val="single" w:sz="4" w:space="0" w:color="auto"/>
            </w:tcBorders>
            <w:shd w:val="clear" w:color="auto" w:fill="auto"/>
            <w:noWrap/>
            <w:vAlign w:val="bottom"/>
            <w:hideMark/>
            <w:tcPrChange w:id="929"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positive</w:t>
            </w:r>
          </w:p>
        </w:tc>
        <w:tc>
          <w:tcPr>
            <w:tcW w:w="934" w:type="dxa"/>
            <w:tcBorders>
              <w:top w:val="single" w:sz="4" w:space="0" w:color="auto"/>
              <w:left w:val="nil"/>
              <w:bottom w:val="single" w:sz="4" w:space="0" w:color="auto"/>
              <w:right w:val="single" w:sz="4" w:space="0" w:color="auto"/>
            </w:tcBorders>
            <w:tcPrChange w:id="930"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31" w:author="dobstbau" w:date="2011-11-15T14:48: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32"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Length Depth</w:t>
            </w:r>
          </w:p>
        </w:tc>
      </w:tr>
      <w:tr w:rsidR="00287E25" w:rsidRPr="00FD26DD" w:rsidTr="00287E25">
        <w:trPr>
          <w:trHeight w:val="239"/>
          <w:trPrChange w:id="933"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34"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en_reg_address_g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35"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36"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37" w:author="dobstbau" w:date="2011-11-15T14:48:00Z">
              <w:r>
                <w:rPr>
                  <w:rFonts w:ascii="Calibri" w:eastAsia="Times New Roman" w:hAnsi="Calibri" w:cs="Calibri"/>
                  <w:color w:val="000000"/>
                  <w:sz w:val="18"/>
                  <w:szCs w:val="18"/>
                  <w:lang w:bidi="he-IL"/>
                </w:rPr>
                <w:t>0</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38"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enable register address</w:t>
            </w:r>
          </w:p>
        </w:tc>
      </w:tr>
      <w:tr w:rsidR="00287E25" w:rsidRPr="00FD26DD" w:rsidTr="00287E25">
        <w:trPr>
          <w:trHeight w:val="239"/>
          <w:trPrChange w:id="939"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40"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 xml:space="preserve">freq_reg_1_address_g      </w:t>
            </w:r>
          </w:p>
        </w:tc>
        <w:tc>
          <w:tcPr>
            <w:tcW w:w="870" w:type="dxa"/>
            <w:tcBorders>
              <w:top w:val="nil"/>
              <w:left w:val="nil"/>
              <w:bottom w:val="single" w:sz="4" w:space="0" w:color="auto"/>
              <w:right w:val="single" w:sz="4" w:space="0" w:color="auto"/>
            </w:tcBorders>
            <w:shd w:val="clear" w:color="auto" w:fill="auto"/>
            <w:noWrap/>
            <w:vAlign w:val="bottom"/>
            <w:hideMark/>
            <w:tcPrChange w:id="941"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42"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43" w:author="dobstbau" w:date="2011-11-15T14:48: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44"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register 1 address</w:t>
            </w:r>
          </w:p>
        </w:tc>
      </w:tr>
      <w:tr w:rsidR="00287E25" w:rsidRPr="00FD26DD" w:rsidTr="00287E25">
        <w:trPr>
          <w:trHeight w:val="239"/>
          <w:trPrChange w:id="945"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46"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 xml:space="preserve">freq_reg_2_address_g     </w:t>
            </w:r>
          </w:p>
        </w:tc>
        <w:tc>
          <w:tcPr>
            <w:tcW w:w="870" w:type="dxa"/>
            <w:tcBorders>
              <w:top w:val="nil"/>
              <w:left w:val="nil"/>
              <w:bottom w:val="single" w:sz="4" w:space="0" w:color="auto"/>
              <w:right w:val="single" w:sz="4" w:space="0" w:color="auto"/>
            </w:tcBorders>
            <w:shd w:val="clear" w:color="auto" w:fill="auto"/>
            <w:noWrap/>
            <w:vAlign w:val="bottom"/>
            <w:hideMark/>
            <w:tcPrChange w:id="947"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48"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49" w:author="dobstbau" w:date="2011-11-15T14:48:00Z">
              <w:r>
                <w:rPr>
                  <w:rFonts w:ascii="Calibri" w:eastAsia="Times New Roman" w:hAnsi="Calibri" w:cs="Calibri"/>
                  <w:color w:val="000000"/>
                  <w:sz w:val="18"/>
                  <w:szCs w:val="18"/>
                  <w:lang w:bidi="he-IL"/>
                </w:rPr>
                <w:t>2</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50"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register 2 address</w:t>
            </w:r>
          </w:p>
        </w:tc>
      </w:tr>
      <w:tr w:rsidR="00287E25" w:rsidRPr="00FD26DD" w:rsidTr="00287E25">
        <w:trPr>
          <w:trHeight w:val="239"/>
          <w:trPrChange w:id="951"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52"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 xml:space="preserve">freq_reg_3_address_g        </w:t>
            </w:r>
          </w:p>
        </w:tc>
        <w:tc>
          <w:tcPr>
            <w:tcW w:w="870" w:type="dxa"/>
            <w:tcBorders>
              <w:top w:val="nil"/>
              <w:left w:val="nil"/>
              <w:bottom w:val="single" w:sz="4" w:space="0" w:color="auto"/>
              <w:right w:val="single" w:sz="4" w:space="0" w:color="auto"/>
            </w:tcBorders>
            <w:shd w:val="clear" w:color="auto" w:fill="auto"/>
            <w:noWrap/>
            <w:vAlign w:val="bottom"/>
            <w:hideMark/>
            <w:tcPrChange w:id="953"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54"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55" w:author="dobstbau" w:date="2011-11-15T14:48:00Z">
              <w:r>
                <w:rPr>
                  <w:rFonts w:ascii="Calibri" w:eastAsia="Times New Roman" w:hAnsi="Calibri" w:cs="Calibri"/>
                  <w:color w:val="000000"/>
                  <w:sz w:val="18"/>
                  <w:szCs w:val="18"/>
                  <w:lang w:bidi="he-IL"/>
                </w:rPr>
                <w:t>3</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56"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register 3 address</w:t>
            </w:r>
          </w:p>
        </w:tc>
      </w:tr>
      <w:tr w:rsidR="00287E25" w:rsidRPr="00FD26DD" w:rsidTr="00287E25">
        <w:trPr>
          <w:trHeight w:val="239"/>
          <w:trPrChange w:id="957"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58"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 xml:space="preserve">freq_reg_4_address_g    </w:t>
            </w:r>
          </w:p>
        </w:tc>
        <w:tc>
          <w:tcPr>
            <w:tcW w:w="870" w:type="dxa"/>
            <w:tcBorders>
              <w:top w:val="nil"/>
              <w:left w:val="nil"/>
              <w:bottom w:val="single" w:sz="4" w:space="0" w:color="auto"/>
              <w:right w:val="single" w:sz="4" w:space="0" w:color="auto"/>
            </w:tcBorders>
            <w:shd w:val="clear" w:color="auto" w:fill="auto"/>
            <w:noWrap/>
            <w:vAlign w:val="bottom"/>
            <w:hideMark/>
            <w:tcPrChange w:id="959"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60"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61" w:author="dobstbau" w:date="2011-11-15T14:48:00Z">
              <w:r>
                <w:rPr>
                  <w:rFonts w:ascii="Calibri" w:eastAsia="Times New Roman" w:hAnsi="Calibri" w:cs="Calibri"/>
                  <w:color w:val="000000"/>
                  <w:sz w:val="18"/>
                  <w:szCs w:val="18"/>
                  <w:lang w:bidi="he-IL"/>
                </w:rPr>
                <w:t>4</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62"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register 4 address</w:t>
            </w:r>
          </w:p>
        </w:tc>
      </w:tr>
      <w:tr w:rsidR="00287E25" w:rsidRPr="00FD26DD" w:rsidTr="00287E25">
        <w:trPr>
          <w:trHeight w:val="477"/>
          <w:trPrChange w:id="963"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64"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active_state_polarity_g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65"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std_logic</w:t>
            </w:r>
            <w:proofErr w:type="spellEnd"/>
          </w:p>
        </w:tc>
        <w:tc>
          <w:tcPr>
            <w:tcW w:w="934" w:type="dxa"/>
            <w:tcBorders>
              <w:top w:val="single" w:sz="4" w:space="0" w:color="auto"/>
              <w:left w:val="nil"/>
              <w:bottom w:val="single" w:sz="4" w:space="0" w:color="auto"/>
              <w:right w:val="single" w:sz="4" w:space="0" w:color="auto"/>
            </w:tcBorders>
            <w:tcPrChange w:id="966"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67" w:author="dobstbau" w:date="2011-11-15T14:48: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68"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defines the active state of the led: '0' active low, '1' active high</w:t>
            </w:r>
          </w:p>
        </w:tc>
      </w:tr>
      <w:tr w:rsidR="00287E25" w:rsidRPr="00FD26DD" w:rsidTr="00287E25">
        <w:trPr>
          <w:trHeight w:val="477"/>
          <w:trPrChange w:id="969"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70"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block_enable_polarity_g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71"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std_logic</w:t>
            </w:r>
            <w:proofErr w:type="spellEnd"/>
          </w:p>
        </w:tc>
        <w:tc>
          <w:tcPr>
            <w:tcW w:w="934" w:type="dxa"/>
            <w:tcBorders>
              <w:top w:val="single" w:sz="4" w:space="0" w:color="auto"/>
              <w:left w:val="nil"/>
              <w:bottom w:val="single" w:sz="4" w:space="0" w:color="auto"/>
              <w:right w:val="single" w:sz="4" w:space="0" w:color="auto"/>
            </w:tcBorders>
            <w:tcPrChange w:id="972"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73" w:author="dobstbau" w:date="2011-11-15T14:48: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74"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defines the active block enable polarity: '0' active low, '1' active high</w:t>
            </w:r>
          </w:p>
        </w:tc>
      </w:tr>
      <w:tr w:rsidR="00287E25" w:rsidRPr="00FD26DD" w:rsidTr="00287E25">
        <w:trPr>
          <w:trHeight w:val="477"/>
          <w:trPrChange w:id="975"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76"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freq_enable_polarity_g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77"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std_logic</w:t>
            </w:r>
            <w:proofErr w:type="spellEnd"/>
          </w:p>
        </w:tc>
        <w:tc>
          <w:tcPr>
            <w:tcW w:w="934" w:type="dxa"/>
            <w:tcBorders>
              <w:top w:val="single" w:sz="4" w:space="0" w:color="auto"/>
              <w:left w:val="nil"/>
              <w:bottom w:val="single" w:sz="4" w:space="0" w:color="auto"/>
              <w:right w:val="single" w:sz="4" w:space="0" w:color="auto"/>
            </w:tcBorders>
            <w:tcPrChange w:id="978"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79" w:author="dobstbau" w:date="2011-11-15T14:49: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80"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 xml:space="preserve">defines </w:t>
            </w:r>
            <w:proofErr w:type="spellStart"/>
            <w:r w:rsidRPr="00FD26DD">
              <w:rPr>
                <w:rFonts w:ascii="Calibri" w:eastAsia="Times New Roman" w:hAnsi="Calibri" w:cs="Calibri"/>
                <w:color w:val="000000"/>
                <w:sz w:val="18"/>
                <w:szCs w:val="18"/>
                <w:lang w:bidi="he-IL"/>
              </w:rPr>
              <w:t>freq_en</w:t>
            </w:r>
            <w:proofErr w:type="spellEnd"/>
            <w:r w:rsidRPr="00FD26DD">
              <w:rPr>
                <w:rFonts w:ascii="Calibri" w:eastAsia="Times New Roman" w:hAnsi="Calibri" w:cs="Calibri"/>
                <w:color w:val="000000"/>
                <w:sz w:val="18"/>
                <w:szCs w:val="18"/>
                <w:lang w:bidi="he-IL"/>
              </w:rPr>
              <w:t xml:space="preserve"> input active state: '0' active low, '1' active high </w:t>
            </w:r>
          </w:p>
        </w:tc>
      </w:tr>
      <w:tr w:rsidR="00287E25" w:rsidRPr="00FD26DD" w:rsidTr="00287E25">
        <w:trPr>
          <w:trHeight w:val="239"/>
          <w:trPrChange w:id="981" w:author="dobstbau" w:date="2011-11-14T09:54:00Z">
            <w:trPr>
              <w:trHeight w:val="24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82"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freq_width_g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83"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984" w:author="dobstbau" w:date="2011-11-14T09:54:00Z">
              <w:tcPr>
                <w:tcW w:w="5940" w:type="dxa"/>
                <w:tcBorders>
                  <w:top w:val="nil"/>
                  <w:left w:val="nil"/>
                  <w:bottom w:val="single" w:sz="4" w:space="0" w:color="auto"/>
                  <w:right w:val="nil"/>
                </w:tcBorders>
              </w:tcPr>
            </w:tcPrChange>
          </w:tcPr>
          <w:p w:rsidR="00287E25" w:rsidRPr="00FD26DD" w:rsidRDefault="0045301B" w:rsidP="00FD26DD">
            <w:pPr>
              <w:bidi w:val="0"/>
              <w:spacing w:after="0" w:line="240" w:lineRule="auto"/>
              <w:jc w:val="left"/>
              <w:rPr>
                <w:rFonts w:ascii="Calibri" w:eastAsia="Times New Roman" w:hAnsi="Calibri" w:cs="Calibri"/>
                <w:color w:val="000000"/>
                <w:sz w:val="18"/>
                <w:szCs w:val="18"/>
                <w:lang w:bidi="he-IL"/>
              </w:rPr>
            </w:pPr>
            <w:ins w:id="985" w:author="dobstbau" w:date="2011-11-15T14:49:00Z">
              <w:r>
                <w:rPr>
                  <w:rFonts w:ascii="Calibri" w:eastAsia="Times New Roman" w:hAnsi="Calibri" w:cs="Calibri"/>
                  <w:color w:val="000000"/>
                  <w:sz w:val="18"/>
                  <w:szCs w:val="18"/>
                  <w:lang w:bidi="he-IL"/>
                </w:rPr>
                <w:t>8</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86"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width of the frequency vector</w:t>
            </w:r>
          </w:p>
        </w:tc>
      </w:tr>
      <w:tr w:rsidR="00287E25" w:rsidRPr="00FD26DD" w:rsidTr="00287E25">
        <w:trPr>
          <w:trHeight w:val="477"/>
          <w:trPrChange w:id="987"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88"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timer_freq_g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89"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positive</w:t>
            </w:r>
          </w:p>
        </w:tc>
        <w:tc>
          <w:tcPr>
            <w:tcW w:w="934" w:type="dxa"/>
            <w:tcBorders>
              <w:top w:val="single" w:sz="4" w:space="0" w:color="auto"/>
              <w:left w:val="nil"/>
              <w:bottom w:val="single" w:sz="4" w:space="0" w:color="auto"/>
              <w:right w:val="single" w:sz="4" w:space="0" w:color="auto"/>
            </w:tcBorders>
            <w:tcPrChange w:id="990" w:author="dobstbau" w:date="2011-11-14T09:54:00Z">
              <w:tcPr>
                <w:tcW w:w="5940" w:type="dxa"/>
                <w:tcBorders>
                  <w:top w:val="nil"/>
                  <w:left w:val="nil"/>
                  <w:bottom w:val="single" w:sz="4" w:space="0" w:color="auto"/>
                  <w:right w:val="nil"/>
                </w:tcBorders>
              </w:tcPr>
            </w:tcPrChange>
          </w:tcPr>
          <w:p w:rsidR="00287E25" w:rsidRPr="00FD26DD" w:rsidRDefault="003A2B8B" w:rsidP="00FD26DD">
            <w:pPr>
              <w:bidi w:val="0"/>
              <w:spacing w:after="0" w:line="240" w:lineRule="auto"/>
              <w:jc w:val="left"/>
              <w:rPr>
                <w:rFonts w:ascii="Calibri" w:eastAsia="Times New Roman" w:hAnsi="Calibri" w:cs="Calibri"/>
                <w:color w:val="000000"/>
                <w:sz w:val="18"/>
                <w:szCs w:val="18"/>
                <w:lang w:bidi="he-IL"/>
              </w:rPr>
            </w:pPr>
            <w:ins w:id="991" w:author="dobstbau" w:date="2011-11-15T14:50:00Z">
              <w:r>
                <w:rPr>
                  <w:rFonts w:ascii="Calibri" w:eastAsia="Times New Roman" w:hAnsi="Calibri" w:cs="Calibri"/>
                  <w:color w:val="000000"/>
                  <w:sz w:val="18"/>
                  <w:szCs w:val="18"/>
                  <w:lang w:bidi="he-IL"/>
                </w:rPr>
                <w:t>10</w:t>
              </w:r>
            </w:ins>
            <w:ins w:id="992" w:author="dobstbau" w:date="2011-11-15T14:52:00Z">
              <w:r>
                <w:rPr>
                  <w:rFonts w:ascii="Calibri" w:eastAsia="Times New Roman" w:hAnsi="Calibri" w:cs="Calibri"/>
                  <w:color w:val="000000"/>
                  <w:sz w:val="18"/>
                  <w:szCs w:val="18"/>
                  <w:lang w:bidi="he-IL"/>
                </w:rPr>
                <w:t>00</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93"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timer_tick</w:t>
            </w:r>
            <w:proofErr w:type="spellEnd"/>
            <w:r w:rsidRPr="00FD26DD">
              <w:rPr>
                <w:rFonts w:ascii="Calibri" w:eastAsia="Times New Roman" w:hAnsi="Calibri" w:cs="Calibri"/>
                <w:color w:val="000000"/>
                <w:sz w:val="18"/>
                <w:szCs w:val="18"/>
                <w:lang w:bidi="he-IL"/>
              </w:rPr>
              <w:t xml:space="preserve"> will raise for 1 </w:t>
            </w:r>
            <w:proofErr w:type="spellStart"/>
            <w:r w:rsidRPr="00FD26DD">
              <w:rPr>
                <w:rFonts w:ascii="Calibri" w:eastAsia="Times New Roman" w:hAnsi="Calibri" w:cs="Calibri"/>
                <w:color w:val="000000"/>
                <w:sz w:val="18"/>
                <w:szCs w:val="18"/>
                <w:lang w:bidi="he-IL"/>
              </w:rPr>
              <w:t>sys_clk</w:t>
            </w:r>
            <w:proofErr w:type="spellEnd"/>
            <w:r w:rsidRPr="00FD26DD">
              <w:rPr>
                <w:rFonts w:ascii="Calibri" w:eastAsia="Times New Roman" w:hAnsi="Calibri" w:cs="Calibri"/>
                <w:color w:val="000000"/>
                <w:sz w:val="18"/>
                <w:szCs w:val="18"/>
                <w:lang w:bidi="he-IL"/>
              </w:rPr>
              <w:t xml:space="preserve"> period every </w:t>
            </w:r>
            <w:proofErr w:type="spellStart"/>
            <w:r w:rsidRPr="00FD26DD">
              <w:rPr>
                <w:rFonts w:ascii="Calibri" w:eastAsia="Times New Roman" w:hAnsi="Calibri" w:cs="Calibri"/>
                <w:color w:val="000000"/>
                <w:sz w:val="18"/>
                <w:szCs w:val="18"/>
                <w:lang w:bidi="he-IL"/>
              </w:rPr>
              <w:t>timer_freq_g</w:t>
            </w:r>
            <w:proofErr w:type="spellEnd"/>
            <w:r w:rsidRPr="00FD26DD">
              <w:rPr>
                <w:rFonts w:ascii="Calibri" w:eastAsia="Times New Roman" w:hAnsi="Calibri" w:cs="Calibri"/>
                <w:color w:val="000000"/>
                <w:sz w:val="18"/>
                <w:szCs w:val="18"/>
                <w:lang w:bidi="he-IL"/>
              </w:rPr>
              <w:t>. units: [Hz]</w:t>
            </w:r>
          </w:p>
        </w:tc>
      </w:tr>
      <w:tr w:rsidR="00287E25" w:rsidRPr="00FD26DD" w:rsidTr="00287E25">
        <w:trPr>
          <w:trHeight w:val="477"/>
          <w:trPrChange w:id="994"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995"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clk_freq_g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996"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positive</w:t>
            </w:r>
          </w:p>
        </w:tc>
        <w:tc>
          <w:tcPr>
            <w:tcW w:w="934" w:type="dxa"/>
            <w:tcBorders>
              <w:top w:val="single" w:sz="4" w:space="0" w:color="auto"/>
              <w:left w:val="nil"/>
              <w:bottom w:val="single" w:sz="4" w:space="0" w:color="auto"/>
              <w:right w:val="single" w:sz="4" w:space="0" w:color="auto"/>
            </w:tcBorders>
            <w:tcPrChange w:id="997" w:author="dobstbau" w:date="2011-11-14T09:54:00Z">
              <w:tcPr>
                <w:tcW w:w="5940" w:type="dxa"/>
                <w:tcBorders>
                  <w:top w:val="nil"/>
                  <w:left w:val="nil"/>
                  <w:bottom w:val="single" w:sz="4" w:space="0" w:color="auto"/>
                  <w:right w:val="nil"/>
                </w:tcBorders>
              </w:tcPr>
            </w:tcPrChange>
          </w:tcPr>
          <w:p w:rsidR="00287E25" w:rsidRPr="00FD26DD" w:rsidRDefault="003A2B8B" w:rsidP="00FD26DD">
            <w:pPr>
              <w:bidi w:val="0"/>
              <w:spacing w:after="0" w:line="240" w:lineRule="auto"/>
              <w:jc w:val="left"/>
              <w:rPr>
                <w:rFonts w:ascii="Calibri" w:eastAsia="Times New Roman" w:hAnsi="Calibri" w:cs="Calibri"/>
                <w:color w:val="000000"/>
                <w:sz w:val="18"/>
                <w:szCs w:val="18"/>
                <w:lang w:bidi="he-IL"/>
              </w:rPr>
            </w:pPr>
            <w:ins w:id="998" w:author="dobstbau" w:date="2011-11-15T14:50:00Z">
              <w:r w:rsidRPr="00B460BC">
                <w:rPr>
                  <w:rFonts w:ascii="Calibri" w:eastAsia="Times New Roman" w:hAnsi="Calibri" w:cs="Calibri"/>
                  <w:color w:val="000000"/>
                  <w:sz w:val="18"/>
                  <w:szCs w:val="18"/>
                  <w:lang w:bidi="he-IL"/>
                </w:rPr>
                <w:t>100000000</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999"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gramStart"/>
            <w:r w:rsidRPr="00FD26DD">
              <w:rPr>
                <w:rFonts w:ascii="Calibri" w:eastAsia="Times New Roman" w:hAnsi="Calibri" w:cs="Calibri"/>
                <w:color w:val="000000"/>
                <w:sz w:val="18"/>
                <w:szCs w:val="18"/>
                <w:lang w:bidi="he-IL"/>
              </w:rPr>
              <w:t>the</w:t>
            </w:r>
            <w:proofErr w:type="gramEnd"/>
            <w:r w:rsidRPr="00FD26DD">
              <w:rPr>
                <w:rFonts w:ascii="Calibri" w:eastAsia="Times New Roman" w:hAnsi="Calibri" w:cs="Calibri"/>
                <w:color w:val="000000"/>
                <w:sz w:val="18"/>
                <w:szCs w:val="18"/>
                <w:lang w:bidi="he-IL"/>
              </w:rPr>
              <w:t xml:space="preserve"> clock input to the block. </w:t>
            </w:r>
            <w:proofErr w:type="gramStart"/>
            <w:r w:rsidRPr="00FD26DD">
              <w:rPr>
                <w:rFonts w:ascii="Calibri" w:eastAsia="Times New Roman" w:hAnsi="Calibri" w:cs="Calibri"/>
                <w:color w:val="000000"/>
                <w:sz w:val="18"/>
                <w:szCs w:val="18"/>
                <w:lang w:bidi="he-IL"/>
              </w:rPr>
              <w:t>this</w:t>
            </w:r>
            <w:proofErr w:type="gramEnd"/>
            <w:r w:rsidRPr="00FD26DD">
              <w:rPr>
                <w:rFonts w:ascii="Calibri" w:eastAsia="Times New Roman" w:hAnsi="Calibri" w:cs="Calibri"/>
                <w:color w:val="000000"/>
                <w:sz w:val="18"/>
                <w:szCs w:val="18"/>
                <w:lang w:bidi="he-IL"/>
              </w:rPr>
              <w:t xml:space="preserve"> is the clock used in the system containing the timer unit. units: [Hz]</w:t>
            </w:r>
          </w:p>
        </w:tc>
      </w:tr>
      <w:tr w:rsidR="00287E25" w:rsidRPr="00FD26DD" w:rsidTr="00287E25">
        <w:trPr>
          <w:trHeight w:val="477"/>
          <w:trPrChange w:id="1000"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001"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timer_en_polarity_g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002"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std_logic</w:t>
            </w:r>
            <w:proofErr w:type="spellEnd"/>
          </w:p>
        </w:tc>
        <w:tc>
          <w:tcPr>
            <w:tcW w:w="934" w:type="dxa"/>
            <w:tcBorders>
              <w:top w:val="single" w:sz="4" w:space="0" w:color="auto"/>
              <w:left w:val="nil"/>
              <w:bottom w:val="single" w:sz="4" w:space="0" w:color="auto"/>
              <w:right w:val="single" w:sz="4" w:space="0" w:color="auto"/>
            </w:tcBorders>
            <w:tcPrChange w:id="1003" w:author="dobstbau" w:date="2011-11-14T09:54:00Z">
              <w:tcPr>
                <w:tcW w:w="5940" w:type="dxa"/>
                <w:tcBorders>
                  <w:top w:val="nil"/>
                  <w:left w:val="nil"/>
                  <w:bottom w:val="single" w:sz="4" w:space="0" w:color="auto"/>
                  <w:right w:val="nil"/>
                </w:tcBorders>
              </w:tcPr>
            </w:tcPrChange>
          </w:tcPr>
          <w:p w:rsidR="00287E25" w:rsidRPr="00FD26DD" w:rsidRDefault="003A2B8B" w:rsidP="00FD26DD">
            <w:pPr>
              <w:bidi w:val="0"/>
              <w:spacing w:after="0" w:line="240" w:lineRule="auto"/>
              <w:jc w:val="left"/>
              <w:rPr>
                <w:rFonts w:ascii="Calibri" w:eastAsia="Times New Roman" w:hAnsi="Calibri" w:cs="Calibri"/>
                <w:color w:val="000000"/>
                <w:sz w:val="18"/>
                <w:szCs w:val="18"/>
                <w:lang w:bidi="he-IL"/>
              </w:rPr>
            </w:pPr>
            <w:ins w:id="1004" w:author="dobstbau" w:date="2011-11-15T14:50: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1005"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defines the active state of the timer: '0' active low, '1' active high</w:t>
            </w:r>
          </w:p>
        </w:tc>
      </w:tr>
      <w:tr w:rsidR="00287E25" w:rsidRPr="00FD26DD" w:rsidTr="00287E25">
        <w:trPr>
          <w:trHeight w:val="477"/>
          <w:trPrChange w:id="1006" w:author="dobstbau" w:date="2011-11-14T09:54:00Z">
            <w:trPr>
              <w:trHeight w:val="480"/>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007"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advanced_amount_g</w:t>
            </w:r>
            <w:proofErr w:type="spellEnd"/>
            <w:r w:rsidRPr="00FD26DD">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008" w:author="dobstbau" w:date="2011-11-14T09:54:00Z">
              <w:tcPr>
                <w:tcW w:w="873" w:type="dxa"/>
                <w:tcBorders>
                  <w:top w:val="nil"/>
                  <w:left w:val="nil"/>
                  <w:bottom w:val="single" w:sz="4" w:space="0" w:color="auto"/>
                  <w:right w:val="single" w:sz="4" w:space="0" w:color="auto"/>
                </w:tcBorders>
                <w:shd w:val="clear" w:color="auto" w:fill="auto"/>
                <w:noWrap/>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natural</w:t>
            </w:r>
          </w:p>
        </w:tc>
        <w:tc>
          <w:tcPr>
            <w:tcW w:w="934" w:type="dxa"/>
            <w:tcBorders>
              <w:top w:val="single" w:sz="4" w:space="0" w:color="auto"/>
              <w:left w:val="nil"/>
              <w:bottom w:val="single" w:sz="4" w:space="0" w:color="auto"/>
              <w:right w:val="single" w:sz="4" w:space="0" w:color="auto"/>
            </w:tcBorders>
            <w:tcPrChange w:id="1009" w:author="dobstbau" w:date="2011-11-14T09:54:00Z">
              <w:tcPr>
                <w:tcW w:w="5940" w:type="dxa"/>
                <w:tcBorders>
                  <w:top w:val="nil"/>
                  <w:left w:val="nil"/>
                  <w:bottom w:val="single" w:sz="4" w:space="0" w:color="auto"/>
                  <w:right w:val="nil"/>
                </w:tcBorders>
              </w:tcPr>
            </w:tcPrChange>
          </w:tcPr>
          <w:p w:rsidR="00287E25" w:rsidRPr="00FD26DD" w:rsidRDefault="003A2B8B" w:rsidP="00FD26DD">
            <w:pPr>
              <w:bidi w:val="0"/>
              <w:spacing w:after="0" w:line="240" w:lineRule="auto"/>
              <w:jc w:val="left"/>
              <w:rPr>
                <w:rFonts w:ascii="Calibri" w:eastAsia="Times New Roman" w:hAnsi="Calibri" w:cs="Calibri"/>
                <w:color w:val="000000"/>
                <w:sz w:val="18"/>
                <w:szCs w:val="18"/>
                <w:lang w:bidi="he-IL"/>
              </w:rPr>
            </w:pPr>
            <w:ins w:id="1010" w:author="dobstbau" w:date="2011-11-15T14:50:00Z">
              <w:r>
                <w:rPr>
                  <w:rFonts w:ascii="Calibri" w:eastAsia="Times New Roman" w:hAnsi="Calibri" w:cs="Calibri"/>
                  <w:color w:val="000000"/>
                  <w:sz w:val="18"/>
                  <w:szCs w:val="18"/>
                  <w:lang w:bidi="he-IL"/>
                </w:rPr>
                <w:t>1</w:t>
              </w:r>
            </w:ins>
          </w:p>
        </w:tc>
        <w:tc>
          <w:tcPr>
            <w:tcW w:w="5729" w:type="dxa"/>
            <w:tcBorders>
              <w:top w:val="nil"/>
              <w:left w:val="single" w:sz="4" w:space="0" w:color="auto"/>
              <w:bottom w:val="single" w:sz="4" w:space="0" w:color="auto"/>
              <w:right w:val="single" w:sz="4" w:space="0" w:color="auto"/>
            </w:tcBorders>
            <w:shd w:val="clear" w:color="auto" w:fill="auto"/>
            <w:vAlign w:val="bottom"/>
            <w:hideMark/>
            <w:tcPrChange w:id="1011" w:author="dobstbau" w:date="2011-11-14T09:54:00Z">
              <w:tcPr>
                <w:tcW w:w="5940" w:type="dxa"/>
                <w:tcBorders>
                  <w:top w:val="nil"/>
                  <w:left w:val="nil"/>
                  <w:bottom w:val="single" w:sz="4" w:space="0" w:color="auto"/>
                  <w:right w:val="single" w:sz="4" w:space="0" w:color="auto"/>
                </w:tcBorders>
                <w:shd w:val="clear" w:color="auto" w:fill="auto"/>
                <w:vAlign w:val="bottom"/>
                <w:hideMark/>
              </w:tcPr>
            </w:tcPrChange>
          </w:tcPr>
          <w:p w:rsidR="00287E25" w:rsidRPr="00FD26DD" w:rsidRDefault="00287E25"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determines the amount the address output is advanced every time</w:t>
            </w:r>
          </w:p>
        </w:tc>
      </w:tr>
    </w:tbl>
    <w:p w:rsidR="003C51A9" w:rsidRDefault="003C51A9" w:rsidP="003C51A9">
      <w:pPr>
        <w:pStyle w:val="Caption"/>
        <w:keepNext/>
      </w:pPr>
      <w:moveToRangeStart w:id="1012" w:author="dobstbau" w:date="2011-11-12T22:45:00Z" w:name="move308901279"/>
      <w:commentRangeStart w:id="1013"/>
      <w:commentRangeStart w:id="1014"/>
      <w:moveTo w:id="1015" w:author="dobstbau" w:date="2011-11-12T22:45:00Z">
        <w:r>
          <w:lastRenderedPageBreak/>
          <w:t xml:space="preserve">Table </w:t>
        </w:r>
      </w:moveTo>
      <w:ins w:id="1016" w:author="dobstbau" w:date="2011-11-12T22:46:00Z">
        <w:r w:rsidR="00122182">
          <w:fldChar w:fldCharType="begin"/>
        </w:r>
        <w:r>
          <w:instrText xml:space="preserve"> SEQ Table \* ARABIC </w:instrText>
        </w:r>
      </w:ins>
      <w:r w:rsidR="00122182">
        <w:fldChar w:fldCharType="separate"/>
      </w:r>
      <w:ins w:id="1017" w:author="dobstbau" w:date="2011-11-12T22:46:00Z">
        <w:r>
          <w:rPr>
            <w:noProof/>
          </w:rPr>
          <w:t>28</w:t>
        </w:r>
        <w:r w:rsidR="00122182">
          <w:fldChar w:fldCharType="end"/>
        </w:r>
      </w:ins>
      <w:moveTo w:id="1018" w:author="dobstbau" w:date="2011-11-12T22:45:00Z">
        <w:del w:id="1019" w:author="dobstbau" w:date="2011-11-12T22:46:00Z">
          <w:r w:rsidR="00122182" w:rsidDel="003C51A9">
            <w:fldChar w:fldCharType="begin"/>
          </w:r>
          <w:r w:rsidDel="003C51A9">
            <w:delInstrText xml:space="preserve"> SEQ Table \* ARABIC </w:delInstrText>
          </w:r>
          <w:r w:rsidR="00122182" w:rsidDel="003C51A9">
            <w:fldChar w:fldCharType="separate"/>
          </w:r>
          <w:r w:rsidDel="003C51A9">
            <w:rPr>
              <w:noProof/>
            </w:rPr>
            <w:delText>28</w:delText>
          </w:r>
          <w:r w:rsidR="00122182" w:rsidDel="003C51A9">
            <w:fldChar w:fldCharType="end"/>
          </w:r>
        </w:del>
        <w:r>
          <w:t xml:space="preserve"> - Led client generics</w:t>
        </w:r>
        <w:commentRangeEnd w:id="1013"/>
        <w:r>
          <w:rPr>
            <w:rStyle w:val="CommentReference"/>
            <w:b w:val="0"/>
            <w:bCs w:val="0"/>
            <w:caps w:val="0"/>
            <w:rtl/>
          </w:rPr>
          <w:commentReference w:id="1013"/>
        </w:r>
        <w:commentRangeEnd w:id="1014"/>
        <w:r>
          <w:rPr>
            <w:rStyle w:val="CommentReference"/>
            <w:b w:val="0"/>
            <w:bCs w:val="0"/>
            <w:caps w:val="0"/>
          </w:rPr>
          <w:commentReference w:id="1014"/>
        </w:r>
      </w:moveTo>
    </w:p>
    <w:moveToRangeEnd w:id="1012"/>
    <w:p w:rsidR="00A80B84" w:rsidDel="003C51A9" w:rsidRDefault="00A80B84" w:rsidP="00A80B84">
      <w:pPr>
        <w:bidi w:val="0"/>
        <w:rPr>
          <w:del w:id="1020" w:author="dobstbau" w:date="2011-11-12T22:45:00Z"/>
        </w:rPr>
      </w:pPr>
    </w:p>
    <w:p w:rsidR="00A80B84" w:rsidRDefault="00A80B84" w:rsidP="005B5923">
      <w:pPr>
        <w:bidi w:val="0"/>
        <w:spacing w:after="0"/>
      </w:pPr>
    </w:p>
    <w:p w:rsidR="008945DB" w:rsidRDefault="004C77D2">
      <w:pPr>
        <w:bidi w:val="0"/>
        <w:spacing w:after="0"/>
      </w:pPr>
      <w:r>
        <w:t xml:space="preserve">The led </w:t>
      </w:r>
      <w:proofErr w:type="gramStart"/>
      <w:r>
        <w:t>clients</w:t>
      </w:r>
      <w:proofErr w:type="gramEnd"/>
      <w:r>
        <w:t xml:space="preserve"> generics are all its sub-units generics.</w:t>
      </w:r>
    </w:p>
    <w:p w:rsidR="008945DB" w:rsidRDefault="004C77D2">
      <w:pPr>
        <w:bidi w:val="0"/>
        <w:spacing w:after="0"/>
      </w:pPr>
      <w:r>
        <w:t xml:space="preserve">The Led client </w:t>
      </w:r>
      <w:proofErr w:type="spellStart"/>
      <w:r>
        <w:t>contatins</w:t>
      </w:r>
      <w:proofErr w:type="spellEnd"/>
      <w:r>
        <w:t xml:space="preserve"> the following units:</w:t>
      </w:r>
    </w:p>
    <w:p w:rsidR="008945DB" w:rsidRDefault="008945DB">
      <w:pPr>
        <w:bidi w:val="0"/>
        <w:spacing w:after="0"/>
      </w:pPr>
    </w:p>
    <w:p w:rsidR="008945DB" w:rsidRDefault="0011439C">
      <w:pPr>
        <w:bidi w:val="0"/>
        <w:spacing w:after="0"/>
      </w:pPr>
      <w:r>
        <w:rPr>
          <w:b/>
          <w:bCs/>
        </w:rPr>
        <w:t>Led</w:t>
      </w:r>
      <w:r w:rsidR="006A2BF5" w:rsidRPr="006A2BF5">
        <w:rPr>
          <w:b/>
          <w:bCs/>
        </w:rPr>
        <w:t xml:space="preserve"> Register</w:t>
      </w:r>
      <w:r w:rsidR="00665FD4">
        <w:rPr>
          <w:b/>
          <w:bCs/>
        </w:rPr>
        <w:t>s</w:t>
      </w:r>
      <w:r w:rsidR="006A2BF5" w:rsidRPr="006A2BF5">
        <w:rPr>
          <w:b/>
          <w:bCs/>
        </w:rPr>
        <w:t xml:space="preserve"> </w:t>
      </w:r>
      <w:proofErr w:type="gramStart"/>
      <w:r w:rsidR="006A2BF5" w:rsidRPr="006A2BF5">
        <w:rPr>
          <w:b/>
          <w:bCs/>
        </w:rPr>
        <w:t xml:space="preserve">-  </w:t>
      </w:r>
      <w:r>
        <w:t>Contains</w:t>
      </w:r>
      <w:proofErr w:type="gramEnd"/>
      <w:r>
        <w:t xml:space="preserve"> 5 registers which control the functionality of the </w:t>
      </w:r>
      <w:proofErr w:type="spellStart"/>
      <w:r>
        <w:t>leds</w:t>
      </w:r>
      <w:proofErr w:type="spellEnd"/>
      <w:r>
        <w:t xml:space="preserve">. It receives this data from the wishbone slave of the </w:t>
      </w:r>
      <w:proofErr w:type="spellStart"/>
      <w:r>
        <w:t>led_client</w:t>
      </w:r>
      <w:proofErr w:type="spellEnd"/>
      <w:r>
        <w:t>. The registers:</w:t>
      </w:r>
    </w:p>
    <w:p w:rsidR="008945DB" w:rsidRDefault="0011439C">
      <w:pPr>
        <w:pStyle w:val="ListParagraph"/>
        <w:numPr>
          <w:ilvl w:val="0"/>
          <w:numId w:val="35"/>
        </w:numPr>
        <w:bidi w:val="0"/>
        <w:spacing w:after="0"/>
      </w:pPr>
      <w:r w:rsidRPr="00665FD4">
        <w:rPr>
          <w:u w:val="single"/>
        </w:rPr>
        <w:t>Enable register</w:t>
      </w:r>
      <w:r>
        <w:t>: enables led operation and flickering in the following way. Each led has the following bits:</w:t>
      </w:r>
    </w:p>
    <w:p w:rsidR="008945DB" w:rsidRDefault="00C177E7">
      <w:pPr>
        <w:bidi w:val="0"/>
        <w:spacing w:after="0"/>
      </w:pPr>
      <w:r>
        <w:t xml:space="preserve"> </w:t>
      </w:r>
      <w:r>
        <w:tab/>
      </w:r>
      <w:r>
        <w:tab/>
      </w:r>
      <w:r w:rsidR="0011439C">
        <w:t>Enable bit:</w:t>
      </w:r>
      <w:r w:rsidR="00146E75">
        <w:t xml:space="preserve"> ‘0’ to disable the le</w:t>
      </w:r>
      <w:r w:rsidR="00C80E4B">
        <w:t>d</w:t>
      </w:r>
      <w:r w:rsidR="00146E75">
        <w:t xml:space="preserve"> </w:t>
      </w:r>
      <w:r w:rsidR="00C74DC1">
        <w:t>and ‘1’</w:t>
      </w:r>
      <w:r w:rsidR="00146E75">
        <w:t xml:space="preserve"> to enable it.</w:t>
      </w:r>
    </w:p>
    <w:p w:rsidR="008945DB" w:rsidRDefault="0011439C">
      <w:pPr>
        <w:bidi w:val="0"/>
        <w:ind w:left="1440"/>
      </w:pPr>
      <w:r>
        <w:t>Frequency enable bit -</w:t>
      </w:r>
      <w:r w:rsidR="00146E75">
        <w:t xml:space="preserve">‘0’ signify </w:t>
      </w:r>
      <w:r w:rsidR="00C80E4B">
        <w:t xml:space="preserve">that the </w:t>
      </w:r>
      <w:proofErr w:type="spellStart"/>
      <w:r w:rsidR="00C80E4B">
        <w:t>led</w:t>
      </w:r>
      <w:proofErr w:type="spellEnd"/>
      <w:r w:rsidR="00146E75">
        <w:t xml:space="preserve"> </w:t>
      </w:r>
      <w:r w:rsidR="006A6B3E">
        <w:t>is</w:t>
      </w:r>
      <w:r w:rsidR="00146E75">
        <w:t xml:space="preserve"> turned on without </w:t>
      </w:r>
      <w:r w:rsidR="006A6B3E">
        <w:t xml:space="preserve">flashing (if Enable equal to '1') </w:t>
      </w:r>
      <w:r w:rsidR="003F18CD">
        <w:t xml:space="preserve">  </w:t>
      </w:r>
      <w:r w:rsidR="006A6B3E">
        <w:t>and ‘1</w:t>
      </w:r>
      <w:r w:rsidR="00C80E4B">
        <w:t xml:space="preserve">’ signify that the </w:t>
      </w:r>
      <w:proofErr w:type="spellStart"/>
      <w:r w:rsidR="00C80E4B">
        <w:t>led</w:t>
      </w:r>
      <w:proofErr w:type="spellEnd"/>
      <w:r w:rsidR="00C80E4B">
        <w:t xml:space="preserve"> will flash</w:t>
      </w:r>
      <w:r w:rsidR="00C177E7">
        <w:t>.</w:t>
      </w:r>
    </w:p>
    <w:p w:rsidR="008945DB" w:rsidRDefault="00C177E7">
      <w:pPr>
        <w:bidi w:val="0"/>
        <w:ind w:left="1440"/>
      </w:pPr>
      <w:r>
        <w:t>The bits are mapped as follow:</w:t>
      </w:r>
    </w:p>
    <w:tbl>
      <w:tblPr>
        <w:tblStyle w:val="TableGrid"/>
        <w:tblW w:w="8910" w:type="dxa"/>
        <w:tblInd w:w="-342" w:type="dxa"/>
        <w:tblLayout w:type="fixed"/>
        <w:tblLook w:val="04A0"/>
      </w:tblPr>
      <w:tblGrid>
        <w:gridCol w:w="990"/>
        <w:gridCol w:w="1350"/>
        <w:gridCol w:w="900"/>
        <w:gridCol w:w="1080"/>
        <w:gridCol w:w="1170"/>
        <w:gridCol w:w="1350"/>
        <w:gridCol w:w="1007"/>
        <w:gridCol w:w="1063"/>
      </w:tblGrid>
      <w:tr w:rsidR="00C177E7" w:rsidTr="00C177E7">
        <w:tc>
          <w:tcPr>
            <w:tcW w:w="990" w:type="dxa"/>
            <w:shd w:val="clear" w:color="auto" w:fill="00B050"/>
          </w:tcPr>
          <w:p w:rsidR="00C177E7" w:rsidRDefault="00C177E7" w:rsidP="00C177E7">
            <w:pPr>
              <w:bidi w:val="0"/>
            </w:pPr>
            <w:commentRangeStart w:id="1021"/>
            <w:commentRangeStart w:id="1022"/>
            <w:r>
              <w:t>7</w:t>
            </w:r>
          </w:p>
        </w:tc>
        <w:tc>
          <w:tcPr>
            <w:tcW w:w="1350" w:type="dxa"/>
            <w:shd w:val="clear" w:color="auto" w:fill="00B050"/>
          </w:tcPr>
          <w:p w:rsidR="00C177E7" w:rsidRDefault="00C177E7" w:rsidP="00C177E7">
            <w:pPr>
              <w:bidi w:val="0"/>
            </w:pPr>
            <w:r>
              <w:t>6</w:t>
            </w:r>
          </w:p>
        </w:tc>
        <w:tc>
          <w:tcPr>
            <w:tcW w:w="900" w:type="dxa"/>
            <w:shd w:val="clear" w:color="auto" w:fill="00B050"/>
          </w:tcPr>
          <w:p w:rsidR="00C177E7" w:rsidRDefault="00C177E7" w:rsidP="00C177E7">
            <w:pPr>
              <w:bidi w:val="0"/>
            </w:pPr>
            <w:r>
              <w:t>5</w:t>
            </w:r>
          </w:p>
        </w:tc>
        <w:tc>
          <w:tcPr>
            <w:tcW w:w="1080" w:type="dxa"/>
            <w:shd w:val="clear" w:color="auto" w:fill="00B050"/>
          </w:tcPr>
          <w:p w:rsidR="00C177E7" w:rsidRDefault="00C177E7" w:rsidP="00C177E7">
            <w:pPr>
              <w:bidi w:val="0"/>
            </w:pPr>
            <w:r>
              <w:t>4</w:t>
            </w:r>
          </w:p>
        </w:tc>
        <w:tc>
          <w:tcPr>
            <w:tcW w:w="1170" w:type="dxa"/>
            <w:shd w:val="clear" w:color="auto" w:fill="00B050"/>
          </w:tcPr>
          <w:p w:rsidR="00C177E7" w:rsidRDefault="00C177E7" w:rsidP="00C177E7">
            <w:pPr>
              <w:bidi w:val="0"/>
            </w:pPr>
            <w:r>
              <w:t>3</w:t>
            </w:r>
          </w:p>
        </w:tc>
        <w:tc>
          <w:tcPr>
            <w:tcW w:w="1350" w:type="dxa"/>
            <w:shd w:val="clear" w:color="auto" w:fill="00B050"/>
          </w:tcPr>
          <w:p w:rsidR="00C177E7" w:rsidRDefault="00C177E7" w:rsidP="00C177E7">
            <w:pPr>
              <w:bidi w:val="0"/>
            </w:pPr>
            <w:r>
              <w:t>2</w:t>
            </w:r>
          </w:p>
        </w:tc>
        <w:tc>
          <w:tcPr>
            <w:tcW w:w="1007" w:type="dxa"/>
            <w:shd w:val="clear" w:color="auto" w:fill="00B050"/>
          </w:tcPr>
          <w:p w:rsidR="00C177E7" w:rsidRDefault="00C177E7" w:rsidP="00C177E7">
            <w:pPr>
              <w:bidi w:val="0"/>
            </w:pPr>
            <w:r>
              <w:t>1</w:t>
            </w:r>
          </w:p>
        </w:tc>
        <w:tc>
          <w:tcPr>
            <w:tcW w:w="1063" w:type="dxa"/>
            <w:shd w:val="clear" w:color="auto" w:fill="00B050"/>
          </w:tcPr>
          <w:p w:rsidR="00C177E7" w:rsidRDefault="00C177E7" w:rsidP="00C177E7">
            <w:pPr>
              <w:bidi w:val="0"/>
            </w:pPr>
            <w:r>
              <w:t>0</w:t>
            </w:r>
          </w:p>
        </w:tc>
      </w:tr>
      <w:tr w:rsidR="00C177E7" w:rsidTr="00C177E7">
        <w:tc>
          <w:tcPr>
            <w:tcW w:w="990" w:type="dxa"/>
          </w:tcPr>
          <w:p w:rsidR="00C177E7" w:rsidRDefault="00C177E7" w:rsidP="00C177E7">
            <w:pPr>
              <w:bidi w:val="0"/>
            </w:pPr>
            <w:r>
              <w:t>Led 4 enable</w:t>
            </w:r>
          </w:p>
        </w:tc>
        <w:tc>
          <w:tcPr>
            <w:tcW w:w="1350" w:type="dxa"/>
          </w:tcPr>
          <w:p w:rsidR="00C177E7" w:rsidRDefault="00C177E7" w:rsidP="00C177E7">
            <w:pPr>
              <w:bidi w:val="0"/>
            </w:pPr>
            <w:r>
              <w:t>Led  4 frequency enable</w:t>
            </w:r>
          </w:p>
        </w:tc>
        <w:tc>
          <w:tcPr>
            <w:tcW w:w="900" w:type="dxa"/>
          </w:tcPr>
          <w:p w:rsidR="00C177E7" w:rsidRDefault="00C177E7" w:rsidP="00C177E7">
            <w:pPr>
              <w:bidi w:val="0"/>
            </w:pPr>
            <w:r>
              <w:t>Led 3 enable</w:t>
            </w:r>
          </w:p>
        </w:tc>
        <w:tc>
          <w:tcPr>
            <w:tcW w:w="1080" w:type="dxa"/>
          </w:tcPr>
          <w:p w:rsidR="00C177E7" w:rsidRDefault="00C177E7" w:rsidP="00C177E7">
            <w:pPr>
              <w:bidi w:val="0"/>
            </w:pPr>
            <w:r>
              <w:t>Led  3 frequency enable</w:t>
            </w:r>
          </w:p>
        </w:tc>
        <w:tc>
          <w:tcPr>
            <w:tcW w:w="1170" w:type="dxa"/>
          </w:tcPr>
          <w:p w:rsidR="008945DB" w:rsidRDefault="00C177E7">
            <w:pPr>
              <w:bidi w:val="0"/>
            </w:pPr>
            <w:r>
              <w:t>Led 2 enable</w:t>
            </w:r>
          </w:p>
        </w:tc>
        <w:tc>
          <w:tcPr>
            <w:tcW w:w="1350" w:type="dxa"/>
          </w:tcPr>
          <w:p w:rsidR="00C177E7" w:rsidRDefault="00C177E7" w:rsidP="00C177E7">
            <w:pPr>
              <w:bidi w:val="0"/>
            </w:pPr>
            <w:r>
              <w:t>Led  2 frequency enable</w:t>
            </w:r>
          </w:p>
        </w:tc>
        <w:tc>
          <w:tcPr>
            <w:tcW w:w="1007" w:type="dxa"/>
          </w:tcPr>
          <w:p w:rsidR="008945DB" w:rsidRDefault="00C177E7">
            <w:pPr>
              <w:bidi w:val="0"/>
            </w:pPr>
            <w:r>
              <w:t>Led 1 enable</w:t>
            </w:r>
          </w:p>
        </w:tc>
        <w:tc>
          <w:tcPr>
            <w:tcW w:w="1063" w:type="dxa"/>
          </w:tcPr>
          <w:p w:rsidR="00122182" w:rsidRDefault="00C177E7" w:rsidP="00122182">
            <w:pPr>
              <w:keepNext/>
              <w:bidi w:val="0"/>
              <w:pPrChange w:id="1023" w:author="dobstbau" w:date="2011-11-12T22:46:00Z">
                <w:pPr>
                  <w:bidi w:val="0"/>
                  <w:spacing w:after="200" w:line="276" w:lineRule="auto"/>
                </w:pPr>
              </w:pPrChange>
            </w:pPr>
            <w:r>
              <w:t>Led  1 frequency enable</w:t>
            </w:r>
            <w:commentRangeEnd w:id="1021"/>
            <w:r w:rsidR="00585206">
              <w:rPr>
                <w:rStyle w:val="CommentReference"/>
                <w:rtl/>
              </w:rPr>
              <w:commentReference w:id="1021"/>
            </w:r>
            <w:commentRangeEnd w:id="1022"/>
            <w:r w:rsidR="00C709C2">
              <w:rPr>
                <w:rStyle w:val="CommentReference"/>
              </w:rPr>
              <w:commentReference w:id="1022"/>
            </w:r>
          </w:p>
        </w:tc>
      </w:tr>
    </w:tbl>
    <w:p w:rsidR="00122182" w:rsidRDefault="003C51A9" w:rsidP="00122182">
      <w:pPr>
        <w:pStyle w:val="Caption"/>
        <w:pPrChange w:id="1024" w:author="dobstbau" w:date="2011-11-12T22:46:00Z">
          <w:pPr>
            <w:bidi w:val="0"/>
            <w:ind w:left="1440"/>
          </w:pPr>
        </w:pPrChange>
      </w:pPr>
      <w:ins w:id="1025" w:author="dobstbau" w:date="2011-11-12T22:46:00Z">
        <w:r>
          <w:t xml:space="preserve">Table </w:t>
        </w:r>
        <w:r w:rsidR="00122182">
          <w:fldChar w:fldCharType="begin"/>
        </w:r>
        <w:r>
          <w:instrText xml:space="preserve"> SEQ Table \* ARABIC </w:instrText>
        </w:r>
      </w:ins>
      <w:r w:rsidR="00122182">
        <w:fldChar w:fldCharType="separate"/>
      </w:r>
      <w:ins w:id="1026" w:author="dobstbau" w:date="2011-11-12T22:46:00Z">
        <w:r>
          <w:rPr>
            <w:noProof/>
          </w:rPr>
          <w:t>29</w:t>
        </w:r>
        <w:r w:rsidR="00122182">
          <w:fldChar w:fldCharType="end"/>
        </w:r>
        <w:r>
          <w:rPr>
            <w:noProof/>
          </w:rPr>
          <w:t xml:space="preserve"> - Led register mapping</w:t>
        </w:r>
      </w:ins>
    </w:p>
    <w:p w:rsidR="008945DB" w:rsidRDefault="00C177E7">
      <w:pPr>
        <w:pStyle w:val="ListParagraph"/>
        <w:numPr>
          <w:ilvl w:val="0"/>
          <w:numId w:val="35"/>
        </w:numPr>
        <w:bidi w:val="0"/>
        <w:rPr>
          <w:b/>
          <w:bCs/>
        </w:rPr>
      </w:pPr>
      <w:r w:rsidRPr="00665FD4">
        <w:rPr>
          <w:u w:val="single"/>
        </w:rPr>
        <w:t>Frequency register</w:t>
      </w:r>
      <w:r>
        <w:t xml:space="preserve"> (</w:t>
      </w:r>
      <w:r w:rsidR="00665FD4">
        <w:t>4</w:t>
      </w:r>
      <w:r>
        <w:t xml:space="preserve"> instances) – These </w:t>
      </w:r>
      <w:r w:rsidR="00665FD4">
        <w:t>registers</w:t>
      </w:r>
      <w:r>
        <w:t xml:space="preserve"> include t</w:t>
      </w:r>
      <w:r w:rsidR="00267ADB">
        <w:t xml:space="preserve">he frequency that the </w:t>
      </w:r>
      <w:proofErr w:type="spellStart"/>
      <w:r w:rsidR="00267ADB">
        <w:t>led</w:t>
      </w:r>
      <w:proofErr w:type="spellEnd"/>
      <w:r w:rsidR="00267ADB">
        <w:t xml:space="preserve"> will flash when the frequency enable is ‘1’. </w:t>
      </w:r>
      <w:r w:rsidR="006A2BF5" w:rsidRPr="006A2BF5">
        <w:rPr>
          <w:b/>
          <w:bCs/>
        </w:rPr>
        <w:t xml:space="preserve">  </w:t>
      </w:r>
    </w:p>
    <w:p w:rsidR="00466C41" w:rsidRDefault="00466C41" w:rsidP="00466C41">
      <w:pPr>
        <w:bidi w:val="0"/>
        <w:ind w:left="720"/>
      </w:pPr>
      <w:r>
        <w:t xml:space="preserve">The </w:t>
      </w:r>
      <w:r w:rsidR="00946CE2">
        <w:t xml:space="preserve">frequency of the </w:t>
      </w:r>
      <w:proofErr w:type="gramStart"/>
      <w:r w:rsidR="00946CE2">
        <w:t>flickering  will</w:t>
      </w:r>
      <w:proofErr w:type="gramEnd"/>
      <w:r w:rsidR="00946CE2">
        <w:t xml:space="preserve"> be (</w:t>
      </w:r>
      <w:proofErr w:type="spellStart"/>
      <w:r w:rsidR="00946CE2">
        <w:t>time_unit_g</w:t>
      </w:r>
      <w:proofErr w:type="spellEnd"/>
      <w:r w:rsidR="00946CE2">
        <w:t xml:space="preserve">) *(Frequency value) </w:t>
      </w:r>
      <w:r w:rsidR="008F678F">
        <w:t>.</w:t>
      </w:r>
      <w:r w:rsidR="00946CE2">
        <w:t xml:space="preserve"> </w:t>
      </w:r>
    </w:p>
    <w:p w:rsidR="005B5923" w:rsidRDefault="00122182">
      <w:pPr>
        <w:bidi w:val="0"/>
        <w:ind w:left="720"/>
      </w:pPr>
      <w:r>
        <w:rPr>
          <w:noProof/>
        </w:rPr>
        <w:pict>
          <v:shape id="_x0000_s1030" type="#_x0000_t202" style="position:absolute;left:0;text-align:left;margin-left:-68.5pt;margin-top:197.15pt;width:558.1pt;height:.05pt;z-index:251669504" wrapcoords="-29 0 -29 20880 21600 20880 21600 0 -29 0" stroked="f">
            <v:textbox style="mso-next-textbox:#_x0000_s1030;mso-fit-shape-to-text:t" inset="0,0,0,0">
              <w:txbxContent>
                <w:p w:rsidR="00B460BC" w:rsidRDefault="00B460BC">
                  <w:pPr>
                    <w:pStyle w:val="Caption"/>
                    <w:jc w:val="center"/>
                    <w:rPr>
                      <w:noProof/>
                    </w:rPr>
                  </w:pPr>
                  <w:bookmarkStart w:id="1027" w:name="_Toc308632032"/>
                  <w:r>
                    <w:t>Figure</w:t>
                  </w:r>
                  <w:r>
                    <w:rPr>
                      <w:rtl/>
                      <w:lang w:bidi="he-IL"/>
                    </w:rPr>
                    <w:t xml:space="preserve"> </w:t>
                  </w:r>
                  <w:r w:rsidR="00122182">
                    <w:rPr>
                      <w:rtl/>
                      <w:lang w:bidi="he-IL"/>
                    </w:rPr>
                    <w:fldChar w:fldCharType="begin"/>
                  </w:r>
                  <w:r>
                    <w:rPr>
                      <w:rtl/>
                      <w:lang w:bidi="he-IL"/>
                    </w:rPr>
                    <w:instrText xml:space="preserve"> </w:instrText>
                  </w:r>
                  <w:r>
                    <w:rPr>
                      <w:lang w:bidi="he-IL"/>
                    </w:rPr>
                    <w:instrText>SEQ</w:instrText>
                  </w:r>
                  <w:r>
                    <w:rPr>
                      <w:rtl/>
                      <w:lang w:bidi="he-IL"/>
                    </w:rPr>
                    <w:instrText xml:space="preserve"> </w:instrText>
                  </w:r>
                  <w:r>
                    <w:rPr>
                      <w:lang w:bidi="he-IL"/>
                    </w:rPr>
                    <w:instrText>Figure \* ARABIC</w:instrText>
                  </w:r>
                  <w:r>
                    <w:rPr>
                      <w:rtl/>
                      <w:lang w:bidi="he-IL"/>
                    </w:rPr>
                    <w:instrText xml:space="preserve"> </w:instrText>
                  </w:r>
                  <w:r w:rsidR="00122182">
                    <w:rPr>
                      <w:rtl/>
                      <w:lang w:bidi="he-IL"/>
                    </w:rPr>
                    <w:fldChar w:fldCharType="separate"/>
                  </w:r>
                  <w:ins w:id="1028" w:author="dobstbau" w:date="2011-11-14T19:57:00Z">
                    <w:r>
                      <w:rPr>
                        <w:noProof/>
                        <w:rtl/>
                        <w:lang w:bidi="he-IL"/>
                      </w:rPr>
                      <w:t>11</w:t>
                    </w:r>
                  </w:ins>
                  <w:ins w:id="1029" w:author="kelbaz" w:date="2011-11-13T18:17:00Z">
                    <w:del w:id="1030" w:author="dobstbau" w:date="2011-11-14T19:57:00Z">
                      <w:r w:rsidDel="0043004A">
                        <w:rPr>
                          <w:noProof/>
                          <w:rtl/>
                          <w:lang w:bidi="he-IL"/>
                        </w:rPr>
                        <w:delText>11</w:delText>
                      </w:r>
                    </w:del>
                  </w:ins>
                  <w:del w:id="1031" w:author="dobstbau" w:date="2011-11-14T19:57:00Z">
                    <w:r w:rsidDel="0043004A">
                      <w:rPr>
                        <w:noProof/>
                        <w:rtl/>
                        <w:lang w:bidi="he-IL"/>
                      </w:rPr>
                      <w:delText>10</w:delText>
                    </w:r>
                  </w:del>
                  <w:r w:rsidR="00122182">
                    <w:rPr>
                      <w:rtl/>
                      <w:lang w:bidi="he-IL"/>
                    </w:rPr>
                    <w:fldChar w:fldCharType="end"/>
                  </w:r>
                  <w:r>
                    <w:t xml:space="preserve"> - Led waveform</w:t>
                  </w:r>
                  <w:bookmarkEnd w:id="1027"/>
                </w:p>
              </w:txbxContent>
            </v:textbox>
            <w10:wrap type="tight"/>
          </v:shape>
        </w:pict>
      </w:r>
      <w:r w:rsidR="008945DB">
        <w:rPr>
          <w:noProof/>
          <w:lang w:bidi="he-IL"/>
        </w:rPr>
        <w:drawing>
          <wp:anchor distT="0" distB="0" distL="114300" distR="114300" simplePos="0" relativeHeight="251667456" behindDoc="1" locked="0" layoutInCell="1" allowOverlap="1">
            <wp:simplePos x="0" y="0"/>
            <wp:positionH relativeFrom="column">
              <wp:posOffset>-869950</wp:posOffset>
            </wp:positionH>
            <wp:positionV relativeFrom="paragraph">
              <wp:posOffset>586105</wp:posOffset>
            </wp:positionV>
            <wp:extent cx="7087870" cy="1860550"/>
            <wp:effectExtent l="19050" t="0" r="0" b="0"/>
            <wp:wrapTight wrapText="bothSides">
              <wp:wrapPolygon edited="0">
                <wp:start x="-58" y="0"/>
                <wp:lineTo x="-58" y="21453"/>
                <wp:lineTo x="21596" y="21453"/>
                <wp:lineTo x="21596" y="0"/>
                <wp:lineTo x="-58"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7087870" cy="1860550"/>
                    </a:xfrm>
                    <a:prstGeom prst="rect">
                      <a:avLst/>
                    </a:prstGeom>
                    <a:noFill/>
                    <a:ln w="9525">
                      <a:noFill/>
                      <a:miter lim="800000"/>
                      <a:headEnd/>
                      <a:tailEnd/>
                    </a:ln>
                  </pic:spPr>
                </pic:pic>
              </a:graphicData>
            </a:graphic>
          </wp:anchor>
        </w:drawing>
      </w:r>
      <w:r w:rsidR="007E4CCF">
        <w:t>Example: A led that will receive 01_0x on its frequency input would count: 2 timer ticks before it inverts the active signal.</w:t>
      </w:r>
      <w:r w:rsidR="005A4C71">
        <w:t xml:space="preserve"> The timer tick will be asserted for one cycle every 100,000 system clock cycles – thus 1msec.</w:t>
      </w:r>
    </w:p>
    <w:p w:rsidR="00FD26DD" w:rsidRDefault="00FD26DD" w:rsidP="00FD26DD">
      <w:pPr>
        <w:bidi w:val="0"/>
        <w:ind w:left="720"/>
      </w:pPr>
    </w:p>
    <w:p w:rsidR="0008741F" w:rsidDel="003C51A9" w:rsidRDefault="0008741F" w:rsidP="0008741F">
      <w:pPr>
        <w:pStyle w:val="Caption"/>
        <w:keepNext/>
        <w:rPr>
          <w:del w:id="1032" w:author="dobstbau" w:date="2011-11-12T22:46:00Z"/>
        </w:rPr>
      </w:pPr>
      <w:bookmarkStart w:id="1033" w:name="_Toc308546019"/>
      <w:commentRangeStart w:id="1034"/>
      <w:del w:id="1035" w:author="dobstbau" w:date="2011-11-12T22:46:00Z">
        <w:r w:rsidDel="003C51A9">
          <w:delText xml:space="preserve">Table </w:delText>
        </w:r>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29</w:delText>
        </w:r>
        <w:r w:rsidR="00122182" w:rsidDel="003C51A9">
          <w:fldChar w:fldCharType="end"/>
        </w:r>
        <w:r w:rsidDel="003C51A9">
          <w:delText xml:space="preserve"> - Led Registers interface</w:delText>
        </w:r>
        <w:bookmarkEnd w:id="1033"/>
        <w:commentRangeEnd w:id="1034"/>
        <w:r w:rsidR="00585206" w:rsidDel="003C51A9">
          <w:rPr>
            <w:rStyle w:val="CommentReference"/>
            <w:b w:val="0"/>
            <w:bCs w:val="0"/>
            <w:caps w:val="0"/>
            <w:rtl/>
          </w:rPr>
          <w:commentReference w:id="1034"/>
        </w:r>
      </w:del>
    </w:p>
    <w:tbl>
      <w:tblPr>
        <w:tblW w:w="9520" w:type="dxa"/>
        <w:tblInd w:w="97" w:type="dxa"/>
        <w:tblLook w:val="04A0"/>
      </w:tblPr>
      <w:tblGrid>
        <w:gridCol w:w="1720"/>
        <w:gridCol w:w="960"/>
        <w:gridCol w:w="2180"/>
        <w:gridCol w:w="4660"/>
      </w:tblGrid>
      <w:tr w:rsidR="00FD26DD" w:rsidRPr="00FD26DD" w:rsidTr="00FD26DD">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D26DD" w:rsidRPr="00FD26DD" w:rsidRDefault="00FD26DD" w:rsidP="00FD26DD">
            <w:pPr>
              <w:bidi w:val="0"/>
              <w:spacing w:after="0" w:line="240" w:lineRule="auto"/>
              <w:jc w:val="center"/>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FD26DD" w:rsidRPr="00FD26DD" w:rsidRDefault="00FD26DD" w:rsidP="00FD26DD">
            <w:pPr>
              <w:bidi w:val="0"/>
              <w:spacing w:after="0" w:line="240" w:lineRule="auto"/>
              <w:jc w:val="center"/>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FD26DD" w:rsidRPr="00FD26DD" w:rsidRDefault="00FD26DD" w:rsidP="00FD26DD">
            <w:pPr>
              <w:bidi w:val="0"/>
              <w:spacing w:after="0" w:line="240" w:lineRule="auto"/>
              <w:jc w:val="center"/>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FD26DD" w:rsidRPr="00FD26DD" w:rsidRDefault="00FD26DD" w:rsidP="00FD26DD">
            <w:pPr>
              <w:bidi w:val="0"/>
              <w:spacing w:after="0" w:line="240" w:lineRule="auto"/>
              <w:jc w:val="center"/>
              <w:rPr>
                <w:rFonts w:ascii="Calibri" w:eastAsia="Times New Roman" w:hAnsi="Calibri" w:cs="Calibri"/>
                <w:b/>
                <w:bCs/>
                <w:color w:val="000000"/>
                <w:sz w:val="18"/>
                <w:szCs w:val="18"/>
                <w:lang w:bidi="he-IL"/>
              </w:rPr>
            </w:pPr>
            <w:r w:rsidRPr="00FD26DD">
              <w:rPr>
                <w:rFonts w:ascii="Calibri" w:eastAsia="Times New Roman" w:hAnsi="Calibri" w:cs="Calibri"/>
                <w:b/>
                <w:bCs/>
                <w:color w:val="000000"/>
                <w:sz w:val="18"/>
                <w:szCs w:val="18"/>
                <w:lang w:bidi="he-IL"/>
              </w:rPr>
              <w:t>description</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 xml:space="preserve"> </w:t>
            </w:r>
            <w:proofErr w:type="spellStart"/>
            <w:r w:rsidRPr="00FD26DD">
              <w:rPr>
                <w:rFonts w:ascii="Calibri" w:eastAsia="Times New Roman" w:hAnsi="Calibri" w:cs="Calibri"/>
                <w:color w:val="000000"/>
                <w:sz w:val="18"/>
                <w:szCs w:val="18"/>
                <w:lang w:bidi="he-IL"/>
              </w:rPr>
              <w:t>sys_clk</w:t>
            </w:r>
            <w:proofErr w:type="spellEnd"/>
            <w:r w:rsidRPr="00FD26DD">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system clock</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sys_reset</w:t>
            </w:r>
            <w:proofErr w:type="spellEnd"/>
            <w:r w:rsidRPr="00FD26DD">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system reset</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data sent to WS</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valid_data_out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validity of data directed to WS</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address_in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addr_d_g</w:t>
            </w:r>
            <w:proofErr w:type="spellEnd"/>
            <w:r w:rsidRPr="00FD26DD">
              <w:rPr>
                <w:rFonts w:ascii="Calibri" w:eastAsia="Times New Roman" w:hAnsi="Calibri" w:cs="Calibri"/>
                <w:color w:val="000000"/>
                <w:sz w:val="18"/>
                <w:szCs w:val="18"/>
                <w:lang w:bidi="he-IL"/>
              </w:rPr>
              <w:t xml:space="preserve"> * </w:t>
            </w: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address line</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data sent from WS</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valid_in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validity of the address directed from WS</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lastRenderedPageBreak/>
              <w:t>wr_en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write enable: '1' for write, '0' for read</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CYC_I</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active wishbone cycle</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STB_I</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active wishbone operation within a cycle</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en_out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enable data sent to led_1, led_2, led_3, led_4</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freq_out_1</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data sent to led_1</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freq_out_2</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data sent to led_2</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freq_out_3</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data sent to led_3</w:t>
            </w:r>
          </w:p>
        </w:tc>
      </w:tr>
      <w:tr w:rsidR="00FD26DD" w:rsidRPr="00FD26DD" w:rsidTr="00FD26DD">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freq_out_4</w:t>
            </w:r>
          </w:p>
        </w:tc>
        <w:tc>
          <w:tcPr>
            <w:tcW w:w="96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FD26DD" w:rsidRPr="00FD26DD" w:rsidRDefault="00FD26DD" w:rsidP="00FD26DD">
            <w:pPr>
              <w:bidi w:val="0"/>
              <w:spacing w:after="0" w:line="240" w:lineRule="auto"/>
              <w:jc w:val="center"/>
              <w:rPr>
                <w:rFonts w:ascii="Calibri" w:eastAsia="Times New Roman" w:hAnsi="Calibri" w:cs="Calibri"/>
                <w:color w:val="000000"/>
                <w:sz w:val="18"/>
                <w:szCs w:val="18"/>
                <w:lang w:bidi="he-IL"/>
              </w:rPr>
            </w:pPr>
            <w:proofErr w:type="spellStart"/>
            <w:r w:rsidRPr="00FD26DD">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FD26DD" w:rsidRPr="00FD26DD" w:rsidRDefault="00FD26DD" w:rsidP="00FD26DD">
            <w:pPr>
              <w:bidi w:val="0"/>
              <w:spacing w:after="0" w:line="240" w:lineRule="auto"/>
              <w:jc w:val="left"/>
              <w:rPr>
                <w:rFonts w:ascii="Calibri" w:eastAsia="Times New Roman" w:hAnsi="Calibri" w:cs="Calibri"/>
                <w:color w:val="000000"/>
                <w:sz w:val="18"/>
                <w:szCs w:val="18"/>
                <w:lang w:bidi="he-IL"/>
              </w:rPr>
            </w:pPr>
            <w:r w:rsidRPr="00FD26DD">
              <w:rPr>
                <w:rFonts w:ascii="Calibri" w:eastAsia="Times New Roman" w:hAnsi="Calibri" w:cs="Calibri"/>
                <w:color w:val="000000"/>
                <w:sz w:val="18"/>
                <w:szCs w:val="18"/>
                <w:lang w:bidi="he-IL"/>
              </w:rPr>
              <w:t>frequency data sent to led_4</w:t>
            </w:r>
          </w:p>
        </w:tc>
      </w:tr>
    </w:tbl>
    <w:p w:rsidR="003C51A9" w:rsidRDefault="003C51A9" w:rsidP="003C51A9">
      <w:pPr>
        <w:pStyle w:val="Caption"/>
        <w:keepNext/>
        <w:rPr>
          <w:ins w:id="1036" w:author="dobstbau" w:date="2011-11-12T22:47:00Z"/>
        </w:rPr>
      </w:pPr>
      <w:commentRangeStart w:id="1037"/>
      <w:commentRangeStart w:id="1038"/>
      <w:ins w:id="1039" w:author="dobstbau" w:date="2011-11-12T22:47:00Z">
        <w:r>
          <w:t xml:space="preserve">Table </w:t>
        </w:r>
        <w:r w:rsidR="00122182">
          <w:fldChar w:fldCharType="begin"/>
        </w:r>
        <w:r>
          <w:instrText xml:space="preserve"> SEQ Table \* ARABIC </w:instrText>
        </w:r>
        <w:r w:rsidR="00122182">
          <w:fldChar w:fldCharType="separate"/>
        </w:r>
        <w:r>
          <w:rPr>
            <w:noProof/>
          </w:rPr>
          <w:t>30</w:t>
        </w:r>
        <w:r w:rsidR="00122182">
          <w:fldChar w:fldCharType="end"/>
        </w:r>
        <w:r>
          <w:t xml:space="preserve"> - Led Registers interface</w:t>
        </w:r>
        <w:commentRangeEnd w:id="1037"/>
        <w:r>
          <w:rPr>
            <w:rStyle w:val="CommentReference"/>
            <w:b w:val="0"/>
            <w:bCs w:val="0"/>
            <w:caps w:val="0"/>
            <w:rtl/>
          </w:rPr>
          <w:commentReference w:id="1037"/>
        </w:r>
        <w:commentRangeEnd w:id="1038"/>
        <w:r>
          <w:rPr>
            <w:rStyle w:val="CommentReference"/>
            <w:b w:val="0"/>
            <w:bCs w:val="0"/>
            <w:caps w:val="0"/>
          </w:rPr>
          <w:commentReference w:id="1038"/>
        </w:r>
      </w:ins>
    </w:p>
    <w:p w:rsidR="00FD26DD" w:rsidRDefault="00FD26DD" w:rsidP="00FD26DD">
      <w:pPr>
        <w:bidi w:val="0"/>
        <w:ind w:left="720"/>
        <w:rPr>
          <w:b/>
          <w:bCs/>
        </w:rPr>
      </w:pPr>
    </w:p>
    <w:p w:rsidR="0008741F" w:rsidDel="003C51A9" w:rsidRDefault="0008741F" w:rsidP="0008741F">
      <w:pPr>
        <w:pStyle w:val="Caption"/>
        <w:keepNext/>
        <w:rPr>
          <w:del w:id="1040" w:author="dobstbau" w:date="2011-11-12T22:47:00Z"/>
        </w:rPr>
      </w:pPr>
      <w:bookmarkStart w:id="1041" w:name="_Toc308546020"/>
      <w:commentRangeStart w:id="1042"/>
      <w:commentRangeStart w:id="1043"/>
      <w:del w:id="1044" w:author="dobstbau" w:date="2011-11-12T22:47:00Z">
        <w:r w:rsidDel="003C51A9">
          <w:delText xml:space="preserve">Table </w:delText>
        </w:r>
      </w:del>
      <w:del w:id="1045"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30</w:delText>
        </w:r>
        <w:r w:rsidR="00122182" w:rsidDel="003C51A9">
          <w:fldChar w:fldCharType="end"/>
        </w:r>
      </w:del>
      <w:del w:id="1046" w:author="dobstbau" w:date="2011-11-12T22:47:00Z">
        <w:r w:rsidDel="003C51A9">
          <w:delText xml:space="preserve"> - Led Registers generics</w:delText>
        </w:r>
        <w:bookmarkEnd w:id="1041"/>
        <w:commentRangeEnd w:id="1042"/>
        <w:r w:rsidR="00585206" w:rsidDel="003C51A9">
          <w:rPr>
            <w:rStyle w:val="CommentReference"/>
            <w:b w:val="0"/>
            <w:bCs w:val="0"/>
            <w:caps w:val="0"/>
            <w:rtl/>
          </w:rPr>
          <w:commentReference w:id="1042"/>
        </w:r>
      </w:del>
      <w:commentRangeEnd w:id="1043"/>
      <w:r w:rsidR="003C51A9">
        <w:rPr>
          <w:rStyle w:val="CommentReference"/>
          <w:b w:val="0"/>
          <w:bCs w:val="0"/>
          <w:caps w:val="0"/>
        </w:rPr>
        <w:commentReference w:id="1043"/>
      </w:r>
    </w:p>
    <w:tbl>
      <w:tblPr>
        <w:tblW w:w="9011" w:type="dxa"/>
        <w:tblInd w:w="97" w:type="dxa"/>
        <w:tblLook w:val="04A0"/>
        <w:tblPrChange w:id="1047" w:author="dobstbau" w:date="2011-11-14T09:53:00Z">
          <w:tblPr>
            <w:tblW w:w="8201" w:type="dxa"/>
            <w:tblInd w:w="97" w:type="dxa"/>
            <w:tblLook w:val="04A0"/>
          </w:tblPr>
        </w:tblPrChange>
      </w:tblPr>
      <w:tblGrid>
        <w:gridCol w:w="2081"/>
        <w:gridCol w:w="990"/>
        <w:gridCol w:w="1350"/>
        <w:gridCol w:w="4590"/>
        <w:tblGridChange w:id="1048">
          <w:tblGrid>
            <w:gridCol w:w="2081"/>
            <w:gridCol w:w="990"/>
            <w:gridCol w:w="5130"/>
            <w:gridCol w:w="5130"/>
          </w:tblGrid>
        </w:tblGridChange>
      </w:tblGrid>
      <w:tr w:rsidR="00287E25" w:rsidRPr="0008741F" w:rsidTr="00287E25">
        <w:trPr>
          <w:trHeight w:val="240"/>
          <w:trPrChange w:id="1049" w:author="dobstbau" w:date="2011-11-14T09:53:00Z">
            <w:trPr>
              <w:trHeight w:val="240"/>
            </w:trPr>
          </w:trPrChange>
        </w:trPr>
        <w:tc>
          <w:tcPr>
            <w:tcW w:w="2081"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050" w:author="dobstbau" w:date="2011-11-14T09:53:00Z">
              <w:tcPr>
                <w:tcW w:w="2081"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b/>
                <w:bCs/>
                <w:color w:val="000000"/>
                <w:sz w:val="18"/>
                <w:szCs w:val="18"/>
                <w:lang w:bidi="he-IL"/>
              </w:rPr>
            </w:pPr>
            <w:r w:rsidRPr="0008741F">
              <w:rPr>
                <w:rFonts w:ascii="Calibri" w:eastAsia="Times New Roman" w:hAnsi="Calibri" w:cs="Calibri"/>
                <w:b/>
                <w:bCs/>
                <w:color w:val="000000"/>
                <w:sz w:val="18"/>
                <w:szCs w:val="18"/>
                <w:lang w:bidi="he-IL"/>
              </w:rPr>
              <w:t>generic name</w:t>
            </w:r>
          </w:p>
        </w:tc>
        <w:tc>
          <w:tcPr>
            <w:tcW w:w="990" w:type="dxa"/>
            <w:tcBorders>
              <w:top w:val="single" w:sz="4" w:space="0" w:color="auto"/>
              <w:left w:val="nil"/>
              <w:bottom w:val="single" w:sz="4" w:space="0" w:color="auto"/>
              <w:right w:val="single" w:sz="4" w:space="0" w:color="auto"/>
            </w:tcBorders>
            <w:shd w:val="clear" w:color="000000" w:fill="00B0F0"/>
            <w:noWrap/>
            <w:vAlign w:val="bottom"/>
            <w:hideMark/>
            <w:tcPrChange w:id="1051" w:author="dobstbau" w:date="2011-11-14T09:53:00Z">
              <w:tcPr>
                <w:tcW w:w="99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287E25" w:rsidRPr="0008741F" w:rsidRDefault="00287E25" w:rsidP="0008741F">
            <w:pPr>
              <w:bidi w:val="0"/>
              <w:spacing w:after="0" w:line="240" w:lineRule="auto"/>
              <w:jc w:val="center"/>
              <w:rPr>
                <w:rFonts w:ascii="Calibri" w:eastAsia="Times New Roman" w:hAnsi="Calibri" w:cs="Calibri"/>
                <w:b/>
                <w:bCs/>
                <w:color w:val="000000"/>
                <w:sz w:val="18"/>
                <w:szCs w:val="18"/>
                <w:lang w:bidi="he-IL"/>
              </w:rPr>
            </w:pPr>
            <w:r w:rsidRPr="0008741F">
              <w:rPr>
                <w:rFonts w:ascii="Calibri" w:eastAsia="Times New Roman" w:hAnsi="Calibri" w:cs="Calibri"/>
                <w:b/>
                <w:bCs/>
                <w:color w:val="000000"/>
                <w:sz w:val="18"/>
                <w:szCs w:val="18"/>
                <w:lang w:bidi="he-IL"/>
              </w:rPr>
              <w:t>type</w:t>
            </w:r>
          </w:p>
        </w:tc>
        <w:tc>
          <w:tcPr>
            <w:tcW w:w="1350" w:type="dxa"/>
            <w:tcBorders>
              <w:top w:val="single" w:sz="4" w:space="0" w:color="auto"/>
              <w:left w:val="nil"/>
              <w:bottom w:val="single" w:sz="4" w:space="0" w:color="auto"/>
              <w:right w:val="single" w:sz="4" w:space="0" w:color="auto"/>
            </w:tcBorders>
            <w:shd w:val="clear" w:color="000000" w:fill="00B0F0"/>
            <w:tcPrChange w:id="1052" w:author="dobstbau" w:date="2011-11-14T09:53:00Z">
              <w:tcPr>
                <w:tcW w:w="5130" w:type="dxa"/>
                <w:tcBorders>
                  <w:top w:val="single" w:sz="4" w:space="0" w:color="auto"/>
                  <w:left w:val="nil"/>
                  <w:bottom w:val="single" w:sz="4" w:space="0" w:color="auto"/>
                  <w:right w:val="nil"/>
                </w:tcBorders>
                <w:shd w:val="clear" w:color="000000" w:fill="00B0F0"/>
              </w:tcPr>
            </w:tcPrChange>
          </w:tcPr>
          <w:p w:rsidR="00287E25" w:rsidRPr="0008741F" w:rsidRDefault="00287E25" w:rsidP="0008741F">
            <w:pPr>
              <w:bidi w:val="0"/>
              <w:spacing w:after="0" w:line="240" w:lineRule="auto"/>
              <w:jc w:val="center"/>
              <w:rPr>
                <w:rFonts w:ascii="Calibri" w:eastAsia="Times New Roman" w:hAnsi="Calibri" w:cs="Calibri"/>
                <w:b/>
                <w:bCs/>
                <w:color w:val="000000"/>
                <w:sz w:val="18"/>
                <w:szCs w:val="18"/>
                <w:lang w:bidi="he-IL"/>
              </w:rPr>
            </w:pPr>
            <w:ins w:id="1053" w:author="dobstbau" w:date="2011-11-14T09:52:00Z">
              <w:r>
                <w:rPr>
                  <w:rFonts w:ascii="Calibri" w:eastAsia="Times New Roman" w:hAnsi="Calibri" w:cs="Calibri"/>
                  <w:b/>
                  <w:bCs/>
                  <w:color w:val="000000"/>
                  <w:sz w:val="18"/>
                  <w:szCs w:val="18"/>
                  <w:lang w:bidi="he-IL"/>
                </w:rPr>
                <w:t>Default value</w:t>
              </w:r>
            </w:ins>
          </w:p>
        </w:tc>
        <w:tc>
          <w:tcPr>
            <w:tcW w:w="4590"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1054" w:author="dobstbau" w:date="2011-11-14T09:53:00Z">
              <w:tcPr>
                <w:tcW w:w="5130" w:type="dxa"/>
                <w:tcBorders>
                  <w:top w:val="single" w:sz="4" w:space="0" w:color="auto"/>
                  <w:left w:val="nil"/>
                  <w:bottom w:val="single" w:sz="4" w:space="0" w:color="auto"/>
                  <w:right w:val="single" w:sz="4" w:space="0" w:color="auto"/>
                </w:tcBorders>
                <w:shd w:val="clear" w:color="000000" w:fill="00B0F0"/>
                <w:vAlign w:val="bottom"/>
                <w:hideMark/>
              </w:tcPr>
            </w:tcPrChange>
          </w:tcPr>
          <w:p w:rsidR="00287E25" w:rsidRPr="0008741F" w:rsidRDefault="00287E25" w:rsidP="0008741F">
            <w:pPr>
              <w:bidi w:val="0"/>
              <w:spacing w:after="0" w:line="240" w:lineRule="auto"/>
              <w:jc w:val="center"/>
              <w:rPr>
                <w:rFonts w:ascii="Calibri" w:eastAsia="Times New Roman" w:hAnsi="Calibri" w:cs="Calibri"/>
                <w:b/>
                <w:bCs/>
                <w:color w:val="000000"/>
                <w:sz w:val="18"/>
                <w:szCs w:val="18"/>
                <w:lang w:bidi="he-IL"/>
              </w:rPr>
            </w:pPr>
            <w:r w:rsidRPr="0008741F">
              <w:rPr>
                <w:rFonts w:ascii="Calibri" w:eastAsia="Times New Roman" w:hAnsi="Calibri" w:cs="Calibri"/>
                <w:b/>
                <w:bCs/>
                <w:color w:val="000000"/>
                <w:sz w:val="18"/>
                <w:szCs w:val="18"/>
                <w:lang w:bidi="he-IL"/>
              </w:rPr>
              <w:t>description</w:t>
            </w:r>
          </w:p>
        </w:tc>
      </w:tr>
      <w:tr w:rsidR="00287E25" w:rsidRPr="0008741F" w:rsidTr="00287E25">
        <w:trPr>
          <w:trHeight w:val="240"/>
          <w:trPrChange w:id="1055"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56"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proofErr w:type="spellStart"/>
            <w:r w:rsidRPr="0008741F">
              <w:rPr>
                <w:rFonts w:ascii="Calibri" w:eastAsia="Times New Roman" w:hAnsi="Calibri" w:cs="Calibri"/>
                <w:color w:val="000000"/>
                <w:sz w:val="18"/>
                <w:szCs w:val="18"/>
                <w:lang w:bidi="he-IL"/>
              </w:rPr>
              <w:t>reset_polarity_g</w:t>
            </w:r>
            <w:proofErr w:type="spellEnd"/>
          </w:p>
        </w:tc>
        <w:tc>
          <w:tcPr>
            <w:tcW w:w="990" w:type="dxa"/>
            <w:tcBorders>
              <w:top w:val="nil"/>
              <w:left w:val="nil"/>
              <w:bottom w:val="single" w:sz="4" w:space="0" w:color="auto"/>
              <w:right w:val="single" w:sz="4" w:space="0" w:color="auto"/>
            </w:tcBorders>
            <w:shd w:val="clear" w:color="auto" w:fill="auto"/>
            <w:noWrap/>
            <w:vAlign w:val="bottom"/>
            <w:hideMark/>
            <w:tcPrChange w:id="1057"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proofErr w:type="spellStart"/>
            <w:r w:rsidRPr="0008741F">
              <w:rPr>
                <w:rFonts w:ascii="Calibri" w:eastAsia="Times New Roman" w:hAnsi="Calibri" w:cs="Calibri"/>
                <w:color w:val="000000"/>
                <w:sz w:val="18"/>
                <w:szCs w:val="18"/>
                <w:lang w:bidi="he-IL"/>
              </w:rPr>
              <w:t>std_logic</w:t>
            </w:r>
            <w:proofErr w:type="spellEnd"/>
          </w:p>
        </w:tc>
        <w:tc>
          <w:tcPr>
            <w:tcW w:w="1350" w:type="dxa"/>
            <w:tcBorders>
              <w:top w:val="single" w:sz="4" w:space="0" w:color="auto"/>
              <w:left w:val="nil"/>
              <w:bottom w:val="single" w:sz="4" w:space="0" w:color="auto"/>
              <w:right w:val="single" w:sz="4" w:space="0" w:color="auto"/>
            </w:tcBorders>
            <w:tcPrChange w:id="1058"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59" w:author="dobstbau" w:date="2011-11-15T14:50:00Z">
              <w:r>
                <w:rPr>
                  <w:rFonts w:ascii="Calibri" w:eastAsia="Times New Roman" w:hAnsi="Calibri" w:cs="Calibri"/>
                  <w:color w:val="000000"/>
                  <w:sz w:val="18"/>
                  <w:szCs w:val="18"/>
                  <w:lang w:bidi="he-IL"/>
                </w:rPr>
                <w:t>1</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60"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'0' = Active Low, '1' = Active High</w:t>
            </w:r>
          </w:p>
        </w:tc>
      </w:tr>
      <w:tr w:rsidR="00287E25" w:rsidRPr="0008741F" w:rsidTr="00287E25">
        <w:trPr>
          <w:trHeight w:val="240"/>
          <w:trPrChange w:id="1061"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62"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proofErr w:type="spellStart"/>
            <w:r w:rsidRPr="0008741F">
              <w:rPr>
                <w:rFonts w:ascii="Calibri" w:eastAsia="Times New Roman" w:hAnsi="Calibri" w:cs="Calibri"/>
                <w:color w:val="000000"/>
                <w:sz w:val="18"/>
                <w:szCs w:val="18"/>
                <w:lang w:bidi="he-IL"/>
              </w:rPr>
              <w:t>data_width_g</w:t>
            </w:r>
            <w:proofErr w:type="spellEnd"/>
            <w:r w:rsidRPr="0008741F">
              <w:rPr>
                <w:rFonts w:ascii="Calibri" w:eastAsia="Times New Roman" w:hAnsi="Calibri" w:cs="Calibri"/>
                <w:color w:val="000000"/>
                <w:sz w:val="18"/>
                <w:szCs w:val="18"/>
                <w:lang w:bidi="he-IL"/>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Change w:id="1063"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064"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65" w:author="dobstbau" w:date="2011-11-15T14:50:00Z">
              <w:r>
                <w:rPr>
                  <w:rFonts w:ascii="Calibri" w:eastAsia="Times New Roman" w:hAnsi="Calibri" w:cs="Calibri"/>
                  <w:color w:val="000000"/>
                  <w:sz w:val="18"/>
                  <w:szCs w:val="18"/>
                  <w:lang w:bidi="he-IL"/>
                </w:rPr>
                <w:t>8</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66"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defines the width of the data lines of the system</w:t>
            </w:r>
          </w:p>
        </w:tc>
      </w:tr>
      <w:tr w:rsidR="00287E25" w:rsidRPr="0008741F" w:rsidTr="00287E25">
        <w:trPr>
          <w:trHeight w:val="240"/>
          <w:trPrChange w:id="1067"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68"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proofErr w:type="spellStart"/>
            <w:r w:rsidRPr="0008741F">
              <w:rPr>
                <w:rFonts w:ascii="Calibri" w:eastAsia="Times New Roman" w:hAnsi="Calibri" w:cs="Calibri"/>
                <w:color w:val="000000"/>
                <w:sz w:val="18"/>
                <w:szCs w:val="18"/>
                <w:lang w:bidi="he-IL"/>
              </w:rPr>
              <w:t>addr_d_g</w:t>
            </w:r>
            <w:proofErr w:type="spellEnd"/>
          </w:p>
        </w:tc>
        <w:tc>
          <w:tcPr>
            <w:tcW w:w="990" w:type="dxa"/>
            <w:tcBorders>
              <w:top w:val="nil"/>
              <w:left w:val="nil"/>
              <w:bottom w:val="single" w:sz="4" w:space="0" w:color="auto"/>
              <w:right w:val="single" w:sz="4" w:space="0" w:color="auto"/>
            </w:tcBorders>
            <w:shd w:val="clear" w:color="auto" w:fill="auto"/>
            <w:noWrap/>
            <w:vAlign w:val="bottom"/>
            <w:hideMark/>
            <w:tcPrChange w:id="1069"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positive</w:t>
            </w:r>
          </w:p>
        </w:tc>
        <w:tc>
          <w:tcPr>
            <w:tcW w:w="1350" w:type="dxa"/>
            <w:tcBorders>
              <w:top w:val="single" w:sz="4" w:space="0" w:color="auto"/>
              <w:left w:val="nil"/>
              <w:bottom w:val="single" w:sz="4" w:space="0" w:color="auto"/>
              <w:right w:val="single" w:sz="4" w:space="0" w:color="auto"/>
            </w:tcBorders>
            <w:tcPrChange w:id="1070"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71" w:author="dobstbau" w:date="2011-11-15T14:50:00Z">
              <w:r>
                <w:rPr>
                  <w:rFonts w:ascii="Calibri" w:eastAsia="Times New Roman" w:hAnsi="Calibri" w:cs="Calibri"/>
                  <w:color w:val="000000"/>
                  <w:sz w:val="18"/>
                  <w:szCs w:val="18"/>
                  <w:lang w:bidi="he-IL"/>
                </w:rPr>
                <w:t>3</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72"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Address Depth</w:t>
            </w:r>
          </w:p>
        </w:tc>
      </w:tr>
      <w:tr w:rsidR="00287E25" w:rsidRPr="0008741F" w:rsidTr="00287E25">
        <w:trPr>
          <w:trHeight w:val="240"/>
          <w:trPrChange w:id="1073"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74"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proofErr w:type="spellStart"/>
            <w:r w:rsidRPr="0008741F">
              <w:rPr>
                <w:rFonts w:ascii="Calibri" w:eastAsia="Times New Roman" w:hAnsi="Calibri" w:cs="Calibri"/>
                <w:color w:val="000000"/>
                <w:sz w:val="18"/>
                <w:szCs w:val="18"/>
                <w:lang w:bidi="he-IL"/>
              </w:rPr>
              <w:t>en_reg_address_g</w:t>
            </w:r>
            <w:proofErr w:type="spellEnd"/>
            <w:r w:rsidRPr="0008741F">
              <w:rPr>
                <w:rFonts w:ascii="Calibri" w:eastAsia="Times New Roman" w:hAnsi="Calibri" w:cs="Calibri"/>
                <w:color w:val="000000"/>
                <w:sz w:val="18"/>
                <w:szCs w:val="18"/>
                <w:lang w:bidi="he-IL"/>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Change w:id="1075"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076"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77" w:author="dobstbau" w:date="2011-11-15T14:50:00Z">
              <w:r>
                <w:rPr>
                  <w:rFonts w:ascii="Calibri" w:eastAsia="Times New Roman" w:hAnsi="Calibri" w:cs="Calibri"/>
                  <w:color w:val="000000"/>
                  <w:sz w:val="18"/>
                  <w:szCs w:val="18"/>
                  <w:lang w:bidi="he-IL"/>
                </w:rPr>
                <w:t>0</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78"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enable register address</w:t>
            </w:r>
          </w:p>
        </w:tc>
      </w:tr>
      <w:tr w:rsidR="00287E25" w:rsidRPr="0008741F" w:rsidTr="00287E25">
        <w:trPr>
          <w:trHeight w:val="240"/>
          <w:trPrChange w:id="1079"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80"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 xml:space="preserve">freq_reg_1_address_g      </w:t>
            </w:r>
          </w:p>
        </w:tc>
        <w:tc>
          <w:tcPr>
            <w:tcW w:w="990" w:type="dxa"/>
            <w:tcBorders>
              <w:top w:val="nil"/>
              <w:left w:val="nil"/>
              <w:bottom w:val="single" w:sz="4" w:space="0" w:color="auto"/>
              <w:right w:val="single" w:sz="4" w:space="0" w:color="auto"/>
            </w:tcBorders>
            <w:shd w:val="clear" w:color="auto" w:fill="auto"/>
            <w:noWrap/>
            <w:vAlign w:val="bottom"/>
            <w:hideMark/>
            <w:tcPrChange w:id="1081"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082"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83" w:author="dobstbau" w:date="2011-11-15T14:50:00Z">
              <w:r>
                <w:rPr>
                  <w:rFonts w:ascii="Calibri" w:eastAsia="Times New Roman" w:hAnsi="Calibri" w:cs="Calibri"/>
                  <w:color w:val="000000"/>
                  <w:sz w:val="18"/>
                  <w:szCs w:val="18"/>
                  <w:lang w:bidi="he-IL"/>
                </w:rPr>
                <w:t>1</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84"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frequency register 1 address</w:t>
            </w:r>
          </w:p>
        </w:tc>
      </w:tr>
      <w:tr w:rsidR="00287E25" w:rsidRPr="0008741F" w:rsidTr="00287E25">
        <w:trPr>
          <w:trHeight w:val="240"/>
          <w:trPrChange w:id="1085"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86"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 xml:space="preserve">freq_reg_2_address_g     </w:t>
            </w:r>
          </w:p>
        </w:tc>
        <w:tc>
          <w:tcPr>
            <w:tcW w:w="990" w:type="dxa"/>
            <w:tcBorders>
              <w:top w:val="nil"/>
              <w:left w:val="nil"/>
              <w:bottom w:val="single" w:sz="4" w:space="0" w:color="auto"/>
              <w:right w:val="single" w:sz="4" w:space="0" w:color="auto"/>
            </w:tcBorders>
            <w:shd w:val="clear" w:color="auto" w:fill="auto"/>
            <w:noWrap/>
            <w:vAlign w:val="bottom"/>
            <w:hideMark/>
            <w:tcPrChange w:id="1087"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088"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89" w:author="dobstbau" w:date="2011-11-15T14:50:00Z">
              <w:r>
                <w:rPr>
                  <w:rFonts w:ascii="Calibri" w:eastAsia="Times New Roman" w:hAnsi="Calibri" w:cs="Calibri"/>
                  <w:color w:val="000000"/>
                  <w:sz w:val="18"/>
                  <w:szCs w:val="18"/>
                  <w:lang w:bidi="he-IL"/>
                </w:rPr>
                <w:t>2</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90"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frequency register 2 address</w:t>
            </w:r>
          </w:p>
        </w:tc>
      </w:tr>
      <w:tr w:rsidR="00287E25" w:rsidRPr="0008741F" w:rsidTr="00287E25">
        <w:trPr>
          <w:trHeight w:val="240"/>
          <w:trPrChange w:id="1091"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92"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 xml:space="preserve">freq_reg_3_address_g        </w:t>
            </w:r>
          </w:p>
        </w:tc>
        <w:tc>
          <w:tcPr>
            <w:tcW w:w="990" w:type="dxa"/>
            <w:tcBorders>
              <w:top w:val="nil"/>
              <w:left w:val="nil"/>
              <w:bottom w:val="single" w:sz="4" w:space="0" w:color="auto"/>
              <w:right w:val="single" w:sz="4" w:space="0" w:color="auto"/>
            </w:tcBorders>
            <w:shd w:val="clear" w:color="auto" w:fill="auto"/>
            <w:noWrap/>
            <w:vAlign w:val="bottom"/>
            <w:hideMark/>
            <w:tcPrChange w:id="1093"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094"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095" w:author="dobstbau" w:date="2011-11-15T14:51:00Z">
              <w:r>
                <w:rPr>
                  <w:rFonts w:ascii="Calibri" w:eastAsia="Times New Roman" w:hAnsi="Calibri" w:cs="Calibri"/>
                  <w:color w:val="000000"/>
                  <w:sz w:val="18"/>
                  <w:szCs w:val="18"/>
                  <w:lang w:bidi="he-IL"/>
                </w:rPr>
                <w:t>3</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096"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frequency register 3 address</w:t>
            </w:r>
          </w:p>
        </w:tc>
      </w:tr>
      <w:tr w:rsidR="00287E25" w:rsidRPr="0008741F" w:rsidTr="00287E25">
        <w:trPr>
          <w:trHeight w:val="240"/>
          <w:trPrChange w:id="1097"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098"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 xml:space="preserve">freq_reg_4_address_g    </w:t>
            </w:r>
          </w:p>
        </w:tc>
        <w:tc>
          <w:tcPr>
            <w:tcW w:w="990" w:type="dxa"/>
            <w:tcBorders>
              <w:top w:val="nil"/>
              <w:left w:val="nil"/>
              <w:bottom w:val="single" w:sz="4" w:space="0" w:color="auto"/>
              <w:right w:val="single" w:sz="4" w:space="0" w:color="auto"/>
            </w:tcBorders>
            <w:shd w:val="clear" w:color="auto" w:fill="auto"/>
            <w:noWrap/>
            <w:vAlign w:val="bottom"/>
            <w:hideMark/>
            <w:tcPrChange w:id="1099"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100"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101" w:author="dobstbau" w:date="2011-11-15T14:51:00Z">
              <w:r>
                <w:rPr>
                  <w:rFonts w:ascii="Calibri" w:eastAsia="Times New Roman" w:hAnsi="Calibri" w:cs="Calibri"/>
                  <w:color w:val="000000"/>
                  <w:sz w:val="18"/>
                  <w:szCs w:val="18"/>
                  <w:lang w:bidi="he-IL"/>
                </w:rPr>
                <w:t>4</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102"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frequency register 4 address</w:t>
            </w:r>
          </w:p>
        </w:tc>
      </w:tr>
      <w:tr w:rsidR="00287E25" w:rsidRPr="0008741F" w:rsidTr="00287E25">
        <w:trPr>
          <w:trHeight w:val="240"/>
          <w:trPrChange w:id="1103" w:author="dobstbau" w:date="2011-11-14T09:53:00Z">
            <w:trPr>
              <w:trHeight w:val="240"/>
            </w:trPr>
          </w:trPrChange>
        </w:trPr>
        <w:tc>
          <w:tcPr>
            <w:tcW w:w="2081" w:type="dxa"/>
            <w:tcBorders>
              <w:top w:val="nil"/>
              <w:left w:val="single" w:sz="4" w:space="0" w:color="auto"/>
              <w:bottom w:val="single" w:sz="4" w:space="0" w:color="auto"/>
              <w:right w:val="single" w:sz="4" w:space="0" w:color="auto"/>
            </w:tcBorders>
            <w:shd w:val="clear" w:color="auto" w:fill="auto"/>
            <w:noWrap/>
            <w:vAlign w:val="bottom"/>
            <w:hideMark/>
            <w:tcPrChange w:id="1104" w:author="dobstbau" w:date="2011-11-14T09:53:00Z">
              <w:tcPr>
                <w:tcW w:w="208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proofErr w:type="spellStart"/>
            <w:r w:rsidRPr="0008741F">
              <w:rPr>
                <w:rFonts w:ascii="Calibri" w:eastAsia="Times New Roman" w:hAnsi="Calibri" w:cs="Calibri"/>
                <w:color w:val="000000"/>
                <w:sz w:val="18"/>
                <w:szCs w:val="18"/>
                <w:lang w:bidi="he-IL"/>
              </w:rPr>
              <w:t>advanced_amount_g</w:t>
            </w:r>
            <w:proofErr w:type="spellEnd"/>
            <w:r w:rsidRPr="0008741F">
              <w:rPr>
                <w:rFonts w:ascii="Calibri" w:eastAsia="Times New Roman" w:hAnsi="Calibri" w:cs="Calibri"/>
                <w:color w:val="000000"/>
                <w:sz w:val="18"/>
                <w:szCs w:val="18"/>
                <w:lang w:bidi="he-IL"/>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Change w:id="1105" w:author="dobstbau" w:date="2011-11-14T09:53:00Z">
              <w:tcPr>
                <w:tcW w:w="990" w:type="dxa"/>
                <w:tcBorders>
                  <w:top w:val="nil"/>
                  <w:left w:val="nil"/>
                  <w:bottom w:val="single" w:sz="4" w:space="0" w:color="auto"/>
                  <w:right w:val="single" w:sz="4" w:space="0" w:color="auto"/>
                </w:tcBorders>
                <w:shd w:val="clear" w:color="auto" w:fill="auto"/>
                <w:noWrap/>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natural</w:t>
            </w:r>
          </w:p>
        </w:tc>
        <w:tc>
          <w:tcPr>
            <w:tcW w:w="1350" w:type="dxa"/>
            <w:tcBorders>
              <w:top w:val="single" w:sz="4" w:space="0" w:color="auto"/>
              <w:left w:val="nil"/>
              <w:bottom w:val="single" w:sz="4" w:space="0" w:color="auto"/>
              <w:right w:val="single" w:sz="4" w:space="0" w:color="auto"/>
            </w:tcBorders>
            <w:tcPrChange w:id="1106" w:author="dobstbau" w:date="2011-11-14T09:53:00Z">
              <w:tcPr>
                <w:tcW w:w="5130" w:type="dxa"/>
                <w:tcBorders>
                  <w:top w:val="nil"/>
                  <w:left w:val="nil"/>
                  <w:bottom w:val="single" w:sz="4" w:space="0" w:color="auto"/>
                  <w:right w:val="nil"/>
                </w:tcBorders>
              </w:tcPr>
            </w:tcPrChange>
          </w:tcPr>
          <w:p w:rsidR="00287E25" w:rsidRPr="0008741F" w:rsidRDefault="003A2B8B" w:rsidP="0008741F">
            <w:pPr>
              <w:bidi w:val="0"/>
              <w:spacing w:after="0" w:line="240" w:lineRule="auto"/>
              <w:jc w:val="left"/>
              <w:rPr>
                <w:rFonts w:ascii="Calibri" w:eastAsia="Times New Roman" w:hAnsi="Calibri" w:cs="Calibri"/>
                <w:color w:val="000000"/>
                <w:sz w:val="18"/>
                <w:szCs w:val="18"/>
                <w:lang w:bidi="he-IL"/>
              </w:rPr>
            </w:pPr>
            <w:ins w:id="1107" w:author="dobstbau" w:date="2011-11-15T14:51:00Z">
              <w:r>
                <w:rPr>
                  <w:rFonts w:ascii="Calibri" w:eastAsia="Times New Roman" w:hAnsi="Calibri" w:cs="Calibri"/>
                  <w:color w:val="000000"/>
                  <w:sz w:val="18"/>
                  <w:szCs w:val="18"/>
                  <w:lang w:bidi="he-IL"/>
                </w:rPr>
                <w:t>1</w:t>
              </w:r>
            </w:ins>
          </w:p>
        </w:tc>
        <w:tc>
          <w:tcPr>
            <w:tcW w:w="4590" w:type="dxa"/>
            <w:tcBorders>
              <w:top w:val="nil"/>
              <w:left w:val="single" w:sz="4" w:space="0" w:color="auto"/>
              <w:bottom w:val="single" w:sz="4" w:space="0" w:color="auto"/>
              <w:right w:val="single" w:sz="4" w:space="0" w:color="auto"/>
            </w:tcBorders>
            <w:shd w:val="clear" w:color="auto" w:fill="auto"/>
            <w:vAlign w:val="bottom"/>
            <w:hideMark/>
            <w:tcPrChange w:id="1108"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08741F" w:rsidRDefault="00287E25" w:rsidP="0008741F">
            <w:pPr>
              <w:bidi w:val="0"/>
              <w:spacing w:after="0" w:line="240" w:lineRule="auto"/>
              <w:jc w:val="left"/>
              <w:rPr>
                <w:rFonts w:ascii="Calibri" w:eastAsia="Times New Roman" w:hAnsi="Calibri" w:cs="Calibri"/>
                <w:color w:val="000000"/>
                <w:sz w:val="18"/>
                <w:szCs w:val="18"/>
                <w:lang w:bidi="he-IL"/>
              </w:rPr>
            </w:pPr>
            <w:r w:rsidRPr="0008741F">
              <w:rPr>
                <w:rFonts w:ascii="Calibri" w:eastAsia="Times New Roman" w:hAnsi="Calibri" w:cs="Calibri"/>
                <w:color w:val="000000"/>
                <w:sz w:val="18"/>
                <w:szCs w:val="18"/>
                <w:lang w:bidi="he-IL"/>
              </w:rPr>
              <w:t>determines the amount the address output is advanced every time</w:t>
            </w:r>
          </w:p>
        </w:tc>
      </w:tr>
    </w:tbl>
    <w:p w:rsidR="003C51A9" w:rsidRDefault="003C51A9" w:rsidP="003C51A9">
      <w:pPr>
        <w:pStyle w:val="Caption"/>
        <w:keepNext/>
        <w:rPr>
          <w:ins w:id="1109" w:author="dobstbau" w:date="2011-11-12T22:47:00Z"/>
        </w:rPr>
      </w:pPr>
      <w:commentRangeStart w:id="1110"/>
      <w:commentRangeStart w:id="1111"/>
      <w:ins w:id="1112" w:author="dobstbau" w:date="2011-11-12T22:47:00Z">
        <w:r>
          <w:t xml:space="preserve">Table </w:t>
        </w:r>
        <w:r w:rsidR="00122182">
          <w:fldChar w:fldCharType="begin"/>
        </w:r>
        <w:r>
          <w:instrText xml:space="preserve"> SEQ Table \* ARABIC </w:instrText>
        </w:r>
        <w:r w:rsidR="00122182">
          <w:fldChar w:fldCharType="separate"/>
        </w:r>
        <w:r>
          <w:rPr>
            <w:noProof/>
          </w:rPr>
          <w:t>31</w:t>
        </w:r>
        <w:r w:rsidR="00122182">
          <w:fldChar w:fldCharType="end"/>
        </w:r>
        <w:r>
          <w:t xml:space="preserve"> - Led Registers generics</w:t>
        </w:r>
        <w:commentRangeEnd w:id="1110"/>
        <w:r>
          <w:rPr>
            <w:rStyle w:val="CommentReference"/>
            <w:b w:val="0"/>
            <w:bCs w:val="0"/>
            <w:caps w:val="0"/>
            <w:rtl/>
          </w:rPr>
          <w:commentReference w:id="1110"/>
        </w:r>
        <w:commentRangeEnd w:id="1111"/>
        <w:r>
          <w:rPr>
            <w:rStyle w:val="CommentReference"/>
            <w:b w:val="0"/>
            <w:bCs w:val="0"/>
            <w:caps w:val="0"/>
          </w:rPr>
          <w:commentReference w:id="1111"/>
        </w:r>
      </w:ins>
    </w:p>
    <w:p w:rsidR="0008741F" w:rsidRPr="00FD26DD" w:rsidRDefault="0008741F" w:rsidP="0008741F">
      <w:pPr>
        <w:bidi w:val="0"/>
        <w:ind w:left="720"/>
        <w:rPr>
          <w:b/>
          <w:bCs/>
        </w:rPr>
      </w:pPr>
    </w:p>
    <w:p w:rsidR="008945DB" w:rsidRDefault="007550FD">
      <w:pPr>
        <w:bidi w:val="0"/>
      </w:pPr>
      <w:r>
        <w:rPr>
          <w:b/>
          <w:bCs/>
        </w:rPr>
        <w:t>Address advancer</w:t>
      </w:r>
      <w:r w:rsidR="006A2BF5" w:rsidRPr="006A2BF5">
        <w:rPr>
          <w:b/>
          <w:bCs/>
        </w:rPr>
        <w:t xml:space="preserve"> -  </w:t>
      </w:r>
      <w:proofErr w:type="spellStart"/>
      <w:r>
        <w:t>Recieves</w:t>
      </w:r>
      <w:proofErr w:type="spellEnd"/>
      <w:r>
        <w:t xml:space="preserve"> an initial address from the wishbone slave and advances it every new valid cycle, hence when there is a rising edge of the STB_I signal and CYC_I =’1’. It is a generic unit that is placed inside the </w:t>
      </w:r>
      <w:proofErr w:type="spellStart"/>
      <w:r>
        <w:t>led_registers</w:t>
      </w:r>
      <w:proofErr w:type="spellEnd"/>
      <w:r>
        <w:t xml:space="preserve"> unit.</w:t>
      </w:r>
    </w:p>
    <w:p w:rsidR="00C4044A" w:rsidDel="003C51A9" w:rsidRDefault="00C4044A" w:rsidP="00C4044A">
      <w:pPr>
        <w:pStyle w:val="Caption"/>
        <w:keepNext/>
        <w:rPr>
          <w:del w:id="1113" w:author="dobstbau" w:date="2011-11-12T22:47:00Z"/>
        </w:rPr>
      </w:pPr>
      <w:del w:id="1114" w:author="dobstbau" w:date="2011-11-12T22:47:00Z">
        <w:r w:rsidDel="003C51A9">
          <w:delText xml:space="preserve">Table </w:delText>
        </w:r>
      </w:del>
      <w:del w:id="1115"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31</w:delText>
        </w:r>
        <w:r w:rsidR="00122182" w:rsidDel="003C51A9">
          <w:fldChar w:fldCharType="end"/>
        </w:r>
      </w:del>
      <w:del w:id="1116" w:author="dobstbau" w:date="2011-11-12T22:47:00Z">
        <w:r w:rsidDel="003C51A9">
          <w:delText xml:space="preserve"> - Address Advancer</w:delText>
        </w:r>
        <w:r w:rsidDel="003C51A9">
          <w:rPr>
            <w:noProof/>
          </w:rPr>
          <w:delText xml:space="preserve"> interface</w:delText>
        </w:r>
      </w:del>
    </w:p>
    <w:tbl>
      <w:tblPr>
        <w:tblW w:w="9520" w:type="dxa"/>
        <w:tblInd w:w="97" w:type="dxa"/>
        <w:tblLook w:val="04A0"/>
      </w:tblPr>
      <w:tblGrid>
        <w:gridCol w:w="1720"/>
        <w:gridCol w:w="960"/>
        <w:gridCol w:w="2180"/>
        <w:gridCol w:w="4660"/>
      </w:tblGrid>
      <w:tr w:rsidR="00C4044A" w:rsidRPr="00C4044A" w:rsidTr="00C4044A">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4044A" w:rsidRPr="00C4044A" w:rsidRDefault="00C4044A" w:rsidP="00C4044A">
            <w:pPr>
              <w:bidi w:val="0"/>
              <w:spacing w:after="0" w:line="240" w:lineRule="auto"/>
              <w:jc w:val="center"/>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C4044A" w:rsidRPr="00C4044A" w:rsidRDefault="00C4044A" w:rsidP="00C4044A">
            <w:pPr>
              <w:bidi w:val="0"/>
              <w:spacing w:after="0" w:line="240" w:lineRule="auto"/>
              <w:jc w:val="center"/>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C4044A" w:rsidRPr="00C4044A" w:rsidRDefault="00C4044A" w:rsidP="00C4044A">
            <w:pPr>
              <w:bidi w:val="0"/>
              <w:spacing w:after="0" w:line="240" w:lineRule="auto"/>
              <w:jc w:val="center"/>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C4044A" w:rsidRPr="00C4044A" w:rsidRDefault="00C4044A" w:rsidP="00C4044A">
            <w:pPr>
              <w:bidi w:val="0"/>
              <w:spacing w:after="0" w:line="240" w:lineRule="auto"/>
              <w:jc w:val="center"/>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description</w:t>
            </w:r>
          </w:p>
        </w:tc>
      </w:tr>
      <w:tr w:rsidR="00C4044A" w:rsidRPr="00C4044A" w:rsidTr="00C4044A">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 xml:space="preserve"> </w:t>
            </w:r>
            <w:proofErr w:type="spellStart"/>
            <w:r w:rsidRPr="00C4044A">
              <w:rPr>
                <w:rFonts w:ascii="Calibri" w:eastAsia="Times New Roman" w:hAnsi="Calibri" w:cs="Calibri"/>
                <w:color w:val="000000"/>
                <w:sz w:val="18"/>
                <w:szCs w:val="18"/>
                <w:lang w:bidi="he-IL"/>
              </w:rPr>
              <w:t>sys_clk</w:t>
            </w:r>
            <w:proofErr w:type="spellEnd"/>
            <w:r w:rsidRPr="00C4044A">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center"/>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system clock</w:t>
            </w:r>
          </w:p>
        </w:tc>
      </w:tr>
      <w:tr w:rsidR="00C4044A" w:rsidRPr="00C4044A" w:rsidTr="00C4044A">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sys_reset</w:t>
            </w:r>
            <w:proofErr w:type="spellEnd"/>
            <w:r w:rsidRPr="00C4044A">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center"/>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system reset</w:t>
            </w:r>
          </w:p>
        </w:tc>
      </w:tr>
      <w:tr w:rsidR="00C4044A" w:rsidRPr="00C4044A" w:rsidTr="00C4044A">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address_in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center"/>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addr_d_g</w:t>
            </w:r>
            <w:proofErr w:type="spellEnd"/>
            <w:r w:rsidRPr="00C4044A">
              <w:rPr>
                <w:rFonts w:ascii="Calibri" w:eastAsia="Times New Roman" w:hAnsi="Calibri" w:cs="Calibri"/>
                <w:color w:val="000000"/>
                <w:sz w:val="18"/>
                <w:szCs w:val="18"/>
                <w:lang w:bidi="he-IL"/>
              </w:rPr>
              <w:t xml:space="preserve"> * </w:t>
            </w:r>
            <w:proofErr w:type="spellStart"/>
            <w:r w:rsidRPr="00C4044A">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initial address given from wishbone interface</w:t>
            </w:r>
          </w:p>
        </w:tc>
      </w:tr>
      <w:tr w:rsidR="00C4044A" w:rsidRPr="00C4044A" w:rsidTr="00C4044A">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address_out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center"/>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addr_d_g</w:t>
            </w:r>
            <w:proofErr w:type="spellEnd"/>
            <w:r w:rsidRPr="00C4044A">
              <w:rPr>
                <w:rFonts w:ascii="Calibri" w:eastAsia="Times New Roman" w:hAnsi="Calibri" w:cs="Calibri"/>
                <w:color w:val="000000"/>
                <w:sz w:val="18"/>
                <w:szCs w:val="18"/>
                <w:lang w:bidi="he-IL"/>
              </w:rPr>
              <w:t xml:space="preserve"> * </w:t>
            </w:r>
            <w:proofErr w:type="spellStart"/>
            <w:r w:rsidRPr="00C4044A">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current address</w:t>
            </w:r>
          </w:p>
        </w:tc>
      </w:tr>
      <w:tr w:rsidR="00C4044A" w:rsidRPr="00C4044A" w:rsidTr="00C4044A">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CYC_I</w:t>
            </w:r>
          </w:p>
        </w:tc>
        <w:tc>
          <w:tcPr>
            <w:tcW w:w="96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center"/>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active wishbone cycle</w:t>
            </w:r>
          </w:p>
        </w:tc>
      </w:tr>
      <w:tr w:rsidR="00C4044A" w:rsidRPr="00C4044A" w:rsidTr="00C4044A">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STB_I</w:t>
            </w:r>
          </w:p>
        </w:tc>
        <w:tc>
          <w:tcPr>
            <w:tcW w:w="96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C4044A" w:rsidRPr="00C4044A" w:rsidRDefault="00C4044A" w:rsidP="00C4044A">
            <w:pPr>
              <w:bidi w:val="0"/>
              <w:spacing w:after="0" w:line="240" w:lineRule="auto"/>
              <w:jc w:val="center"/>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C4044A" w:rsidRPr="00C4044A" w:rsidRDefault="00C4044A"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active wishbone operation within a cycle</w:t>
            </w:r>
          </w:p>
        </w:tc>
      </w:tr>
    </w:tbl>
    <w:p w:rsidR="003C51A9" w:rsidRDefault="003C51A9" w:rsidP="003C51A9">
      <w:pPr>
        <w:pStyle w:val="Caption"/>
        <w:keepNext/>
        <w:rPr>
          <w:ins w:id="1117" w:author="dobstbau" w:date="2011-11-12T22:47:00Z"/>
        </w:rPr>
      </w:pPr>
      <w:ins w:id="1118" w:author="dobstbau" w:date="2011-11-12T22:47:00Z">
        <w:r>
          <w:t xml:space="preserve">Table </w:t>
        </w:r>
        <w:r w:rsidR="00122182">
          <w:fldChar w:fldCharType="begin"/>
        </w:r>
        <w:r>
          <w:instrText xml:space="preserve"> SEQ Table \* ARABIC </w:instrText>
        </w:r>
        <w:r w:rsidR="00122182">
          <w:fldChar w:fldCharType="separate"/>
        </w:r>
        <w:r>
          <w:rPr>
            <w:noProof/>
          </w:rPr>
          <w:t>32</w:t>
        </w:r>
        <w:r w:rsidR="00122182">
          <w:fldChar w:fldCharType="end"/>
        </w:r>
        <w:r>
          <w:t xml:space="preserve"> - Address Advancer</w:t>
        </w:r>
        <w:r>
          <w:rPr>
            <w:noProof/>
          </w:rPr>
          <w:t xml:space="preserve"> interface</w:t>
        </w:r>
      </w:ins>
    </w:p>
    <w:p w:rsidR="00C4044A" w:rsidRDefault="00C4044A" w:rsidP="00C4044A">
      <w:pPr>
        <w:bidi w:val="0"/>
        <w:rPr>
          <w:b/>
          <w:bCs/>
        </w:rPr>
      </w:pPr>
    </w:p>
    <w:p w:rsidR="00C4044A" w:rsidDel="003C51A9" w:rsidRDefault="00C4044A" w:rsidP="00C4044A">
      <w:pPr>
        <w:pStyle w:val="Caption"/>
        <w:keepNext/>
        <w:rPr>
          <w:del w:id="1119" w:author="dobstbau" w:date="2011-11-12T22:47:00Z"/>
        </w:rPr>
      </w:pPr>
      <w:bookmarkStart w:id="1120" w:name="_Toc308546021"/>
      <w:del w:id="1121" w:author="dobstbau" w:date="2011-11-12T22:47:00Z">
        <w:r w:rsidDel="003C51A9">
          <w:delText xml:space="preserve">Table </w:delText>
        </w:r>
      </w:del>
      <w:del w:id="1122"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32</w:delText>
        </w:r>
        <w:r w:rsidR="00122182" w:rsidDel="003C51A9">
          <w:fldChar w:fldCharType="end"/>
        </w:r>
      </w:del>
      <w:del w:id="1123" w:author="dobstbau" w:date="2011-11-12T22:47:00Z">
        <w:r w:rsidDel="003C51A9">
          <w:delText xml:space="preserve"> - </w:delText>
        </w:r>
        <w:r w:rsidRPr="00327AC3" w:rsidDel="003C51A9">
          <w:delText>Address Advancer</w:delText>
        </w:r>
        <w:r w:rsidDel="003C51A9">
          <w:delText xml:space="preserve"> generics</w:delText>
        </w:r>
        <w:bookmarkEnd w:id="1120"/>
      </w:del>
    </w:p>
    <w:tbl>
      <w:tblPr>
        <w:tblW w:w="8425" w:type="dxa"/>
        <w:tblInd w:w="97" w:type="dxa"/>
        <w:tblLook w:val="04A0"/>
        <w:tblPrChange w:id="1124" w:author="dobstbau" w:date="2011-11-14T09:53:00Z">
          <w:tblPr>
            <w:tblW w:w="7841" w:type="dxa"/>
            <w:tblInd w:w="97" w:type="dxa"/>
            <w:tblLook w:val="04A0"/>
          </w:tblPr>
        </w:tblPrChange>
      </w:tblPr>
      <w:tblGrid>
        <w:gridCol w:w="1758"/>
        <w:gridCol w:w="953"/>
        <w:gridCol w:w="1440"/>
        <w:gridCol w:w="4274"/>
        <w:tblGridChange w:id="1125">
          <w:tblGrid>
            <w:gridCol w:w="1758"/>
            <w:gridCol w:w="953"/>
            <w:gridCol w:w="5130"/>
            <w:gridCol w:w="5130"/>
          </w:tblGrid>
        </w:tblGridChange>
      </w:tblGrid>
      <w:tr w:rsidR="00287E25" w:rsidRPr="00C4044A" w:rsidTr="00287E25">
        <w:trPr>
          <w:trHeight w:val="240"/>
          <w:trPrChange w:id="1126" w:author="dobstbau" w:date="2011-11-14T09:53:00Z">
            <w:trPr>
              <w:trHeight w:val="240"/>
            </w:trPr>
          </w:trPrChange>
        </w:trPr>
        <w:tc>
          <w:tcPr>
            <w:tcW w:w="175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127" w:author="dobstbau" w:date="2011-11-14T09:53:00Z">
              <w:tcPr>
                <w:tcW w:w="175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generic name</w:t>
            </w:r>
          </w:p>
        </w:tc>
        <w:tc>
          <w:tcPr>
            <w:tcW w:w="953" w:type="dxa"/>
            <w:tcBorders>
              <w:top w:val="single" w:sz="4" w:space="0" w:color="auto"/>
              <w:left w:val="nil"/>
              <w:bottom w:val="single" w:sz="4" w:space="0" w:color="auto"/>
              <w:right w:val="single" w:sz="4" w:space="0" w:color="auto"/>
            </w:tcBorders>
            <w:shd w:val="clear" w:color="000000" w:fill="00B0F0"/>
            <w:noWrap/>
            <w:vAlign w:val="bottom"/>
            <w:hideMark/>
            <w:tcPrChange w:id="1128" w:author="dobstbau" w:date="2011-11-14T09:53:00Z">
              <w:tcPr>
                <w:tcW w:w="953"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287E25" w:rsidRPr="00C4044A" w:rsidRDefault="00287E25" w:rsidP="00C4044A">
            <w:pPr>
              <w:bidi w:val="0"/>
              <w:spacing w:after="0" w:line="240" w:lineRule="auto"/>
              <w:jc w:val="center"/>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type</w:t>
            </w:r>
          </w:p>
        </w:tc>
        <w:tc>
          <w:tcPr>
            <w:tcW w:w="1440" w:type="dxa"/>
            <w:tcBorders>
              <w:top w:val="single" w:sz="4" w:space="0" w:color="auto"/>
              <w:left w:val="nil"/>
              <w:bottom w:val="single" w:sz="4" w:space="0" w:color="auto"/>
              <w:right w:val="single" w:sz="4" w:space="0" w:color="auto"/>
            </w:tcBorders>
            <w:shd w:val="clear" w:color="000000" w:fill="00B0F0"/>
            <w:tcPrChange w:id="1129" w:author="dobstbau" w:date="2011-11-14T09:53:00Z">
              <w:tcPr>
                <w:tcW w:w="5130" w:type="dxa"/>
                <w:tcBorders>
                  <w:top w:val="single" w:sz="4" w:space="0" w:color="auto"/>
                  <w:left w:val="nil"/>
                  <w:bottom w:val="single" w:sz="4" w:space="0" w:color="auto"/>
                  <w:right w:val="nil"/>
                </w:tcBorders>
                <w:shd w:val="clear" w:color="000000" w:fill="00B0F0"/>
              </w:tcPr>
            </w:tcPrChange>
          </w:tcPr>
          <w:p w:rsidR="00287E25" w:rsidRPr="00C4044A" w:rsidRDefault="00287E25" w:rsidP="00C4044A">
            <w:pPr>
              <w:bidi w:val="0"/>
              <w:spacing w:after="0" w:line="240" w:lineRule="auto"/>
              <w:jc w:val="center"/>
              <w:rPr>
                <w:rFonts w:ascii="Calibri" w:eastAsia="Times New Roman" w:hAnsi="Calibri" w:cs="Calibri"/>
                <w:b/>
                <w:bCs/>
                <w:color w:val="000000"/>
                <w:sz w:val="18"/>
                <w:szCs w:val="18"/>
                <w:lang w:bidi="he-IL"/>
              </w:rPr>
            </w:pPr>
            <w:ins w:id="1130" w:author="dobstbau" w:date="2011-11-14T09:53:00Z">
              <w:r>
                <w:rPr>
                  <w:rFonts w:ascii="Calibri" w:eastAsia="Times New Roman" w:hAnsi="Calibri" w:cs="Calibri"/>
                  <w:b/>
                  <w:bCs/>
                  <w:color w:val="000000"/>
                  <w:sz w:val="18"/>
                  <w:szCs w:val="18"/>
                  <w:lang w:bidi="he-IL"/>
                </w:rPr>
                <w:t>Default value</w:t>
              </w:r>
            </w:ins>
          </w:p>
        </w:tc>
        <w:tc>
          <w:tcPr>
            <w:tcW w:w="4274"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1131" w:author="dobstbau" w:date="2011-11-14T09:53:00Z">
              <w:tcPr>
                <w:tcW w:w="5130" w:type="dxa"/>
                <w:tcBorders>
                  <w:top w:val="single" w:sz="4" w:space="0" w:color="auto"/>
                  <w:left w:val="nil"/>
                  <w:bottom w:val="single" w:sz="4" w:space="0" w:color="auto"/>
                  <w:right w:val="single" w:sz="4" w:space="0" w:color="auto"/>
                </w:tcBorders>
                <w:shd w:val="clear" w:color="000000" w:fill="00B0F0"/>
                <w:vAlign w:val="bottom"/>
                <w:hideMark/>
              </w:tcPr>
            </w:tcPrChange>
          </w:tcPr>
          <w:p w:rsidR="00287E25" w:rsidRPr="00C4044A" w:rsidRDefault="00287E25" w:rsidP="00C4044A">
            <w:pPr>
              <w:bidi w:val="0"/>
              <w:spacing w:after="0" w:line="240" w:lineRule="auto"/>
              <w:jc w:val="center"/>
              <w:rPr>
                <w:rFonts w:ascii="Calibri" w:eastAsia="Times New Roman" w:hAnsi="Calibri" w:cs="Calibri"/>
                <w:b/>
                <w:bCs/>
                <w:color w:val="000000"/>
                <w:sz w:val="18"/>
                <w:szCs w:val="18"/>
                <w:lang w:bidi="he-IL"/>
              </w:rPr>
            </w:pPr>
            <w:r w:rsidRPr="00C4044A">
              <w:rPr>
                <w:rFonts w:ascii="Calibri" w:eastAsia="Times New Roman" w:hAnsi="Calibri" w:cs="Calibri"/>
                <w:b/>
                <w:bCs/>
                <w:color w:val="000000"/>
                <w:sz w:val="18"/>
                <w:szCs w:val="18"/>
                <w:lang w:bidi="he-IL"/>
              </w:rPr>
              <w:t>description</w:t>
            </w:r>
          </w:p>
        </w:tc>
      </w:tr>
      <w:tr w:rsidR="00287E25" w:rsidRPr="00C4044A" w:rsidTr="00287E25">
        <w:trPr>
          <w:trHeight w:val="240"/>
          <w:trPrChange w:id="1132" w:author="dobstbau" w:date="2011-11-14T09:53:00Z">
            <w:trPr>
              <w:trHeight w:val="240"/>
            </w:trPr>
          </w:trPrChange>
        </w:trPr>
        <w:tc>
          <w:tcPr>
            <w:tcW w:w="1758" w:type="dxa"/>
            <w:tcBorders>
              <w:top w:val="nil"/>
              <w:left w:val="single" w:sz="4" w:space="0" w:color="auto"/>
              <w:bottom w:val="single" w:sz="4" w:space="0" w:color="auto"/>
              <w:right w:val="single" w:sz="4" w:space="0" w:color="auto"/>
            </w:tcBorders>
            <w:shd w:val="clear" w:color="auto" w:fill="auto"/>
            <w:noWrap/>
            <w:vAlign w:val="bottom"/>
            <w:hideMark/>
            <w:tcPrChange w:id="1133" w:author="dobstbau" w:date="2011-11-14T09:53:00Z">
              <w:tcPr>
                <w:tcW w:w="175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reset_polarity_g</w:t>
            </w:r>
            <w:proofErr w:type="spellEnd"/>
          </w:p>
        </w:tc>
        <w:tc>
          <w:tcPr>
            <w:tcW w:w="953" w:type="dxa"/>
            <w:tcBorders>
              <w:top w:val="nil"/>
              <w:left w:val="nil"/>
              <w:bottom w:val="single" w:sz="4" w:space="0" w:color="auto"/>
              <w:right w:val="single" w:sz="4" w:space="0" w:color="auto"/>
            </w:tcBorders>
            <w:shd w:val="clear" w:color="auto" w:fill="auto"/>
            <w:noWrap/>
            <w:vAlign w:val="bottom"/>
            <w:hideMark/>
            <w:tcPrChange w:id="1134" w:author="dobstbau" w:date="2011-11-14T09:53:00Z">
              <w:tcPr>
                <w:tcW w:w="953" w:type="dxa"/>
                <w:tcBorders>
                  <w:top w:val="nil"/>
                  <w:left w:val="nil"/>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std_logic</w:t>
            </w:r>
            <w:proofErr w:type="spellEnd"/>
          </w:p>
        </w:tc>
        <w:tc>
          <w:tcPr>
            <w:tcW w:w="1440" w:type="dxa"/>
            <w:tcBorders>
              <w:top w:val="single" w:sz="4" w:space="0" w:color="auto"/>
              <w:left w:val="nil"/>
              <w:bottom w:val="single" w:sz="4" w:space="0" w:color="auto"/>
              <w:right w:val="single" w:sz="4" w:space="0" w:color="auto"/>
            </w:tcBorders>
            <w:tcPrChange w:id="1135" w:author="dobstbau" w:date="2011-11-14T09:53:00Z">
              <w:tcPr>
                <w:tcW w:w="5130" w:type="dxa"/>
                <w:tcBorders>
                  <w:top w:val="nil"/>
                  <w:left w:val="nil"/>
                  <w:bottom w:val="single" w:sz="4" w:space="0" w:color="auto"/>
                  <w:right w:val="nil"/>
                </w:tcBorders>
              </w:tcPr>
            </w:tcPrChange>
          </w:tcPr>
          <w:p w:rsidR="00287E25" w:rsidRPr="00C4044A" w:rsidRDefault="003A2B8B" w:rsidP="00C4044A">
            <w:pPr>
              <w:bidi w:val="0"/>
              <w:spacing w:after="0" w:line="240" w:lineRule="auto"/>
              <w:jc w:val="left"/>
              <w:rPr>
                <w:rFonts w:ascii="Calibri" w:eastAsia="Times New Roman" w:hAnsi="Calibri" w:cs="Calibri"/>
                <w:color w:val="000000"/>
                <w:sz w:val="18"/>
                <w:szCs w:val="18"/>
                <w:lang w:bidi="he-IL"/>
              </w:rPr>
            </w:pPr>
            <w:ins w:id="1136" w:author="dobstbau" w:date="2011-11-15T14:51:00Z">
              <w:r>
                <w:rPr>
                  <w:rFonts w:ascii="Calibri" w:eastAsia="Times New Roman" w:hAnsi="Calibri" w:cs="Calibri"/>
                  <w:color w:val="000000"/>
                  <w:sz w:val="18"/>
                  <w:szCs w:val="18"/>
                  <w:lang w:bidi="he-IL"/>
                </w:rPr>
                <w:t>1</w:t>
              </w:r>
            </w:ins>
          </w:p>
        </w:tc>
        <w:tc>
          <w:tcPr>
            <w:tcW w:w="4274" w:type="dxa"/>
            <w:tcBorders>
              <w:top w:val="nil"/>
              <w:left w:val="single" w:sz="4" w:space="0" w:color="auto"/>
              <w:bottom w:val="single" w:sz="4" w:space="0" w:color="auto"/>
              <w:right w:val="single" w:sz="4" w:space="0" w:color="auto"/>
            </w:tcBorders>
            <w:shd w:val="clear" w:color="auto" w:fill="auto"/>
            <w:vAlign w:val="bottom"/>
            <w:hideMark/>
            <w:tcPrChange w:id="1137"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'0' = Active Low, '1' = Active High</w:t>
            </w:r>
          </w:p>
        </w:tc>
      </w:tr>
      <w:tr w:rsidR="00287E25" w:rsidRPr="00C4044A" w:rsidTr="00287E25">
        <w:trPr>
          <w:trHeight w:val="240"/>
          <w:trPrChange w:id="1138" w:author="dobstbau" w:date="2011-11-14T09:53:00Z">
            <w:trPr>
              <w:trHeight w:val="240"/>
            </w:trPr>
          </w:trPrChange>
        </w:trPr>
        <w:tc>
          <w:tcPr>
            <w:tcW w:w="1758" w:type="dxa"/>
            <w:tcBorders>
              <w:top w:val="nil"/>
              <w:left w:val="single" w:sz="4" w:space="0" w:color="auto"/>
              <w:bottom w:val="single" w:sz="4" w:space="0" w:color="auto"/>
              <w:right w:val="single" w:sz="4" w:space="0" w:color="auto"/>
            </w:tcBorders>
            <w:shd w:val="clear" w:color="auto" w:fill="auto"/>
            <w:noWrap/>
            <w:vAlign w:val="bottom"/>
            <w:hideMark/>
            <w:tcPrChange w:id="1139" w:author="dobstbau" w:date="2011-11-14T09:53:00Z">
              <w:tcPr>
                <w:tcW w:w="175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data_width_g</w:t>
            </w:r>
            <w:proofErr w:type="spellEnd"/>
            <w:r w:rsidRPr="00C4044A">
              <w:rPr>
                <w:rFonts w:ascii="Calibri" w:eastAsia="Times New Roman" w:hAnsi="Calibri" w:cs="Calibri"/>
                <w:color w:val="000000"/>
                <w:sz w:val="18"/>
                <w:szCs w:val="18"/>
                <w:lang w:bidi="he-IL"/>
              </w:rPr>
              <w:t xml:space="preserve">   </w:t>
            </w:r>
          </w:p>
        </w:tc>
        <w:tc>
          <w:tcPr>
            <w:tcW w:w="953" w:type="dxa"/>
            <w:tcBorders>
              <w:top w:val="nil"/>
              <w:left w:val="nil"/>
              <w:bottom w:val="single" w:sz="4" w:space="0" w:color="auto"/>
              <w:right w:val="single" w:sz="4" w:space="0" w:color="auto"/>
            </w:tcBorders>
            <w:shd w:val="clear" w:color="auto" w:fill="auto"/>
            <w:noWrap/>
            <w:vAlign w:val="bottom"/>
            <w:hideMark/>
            <w:tcPrChange w:id="1140" w:author="dobstbau" w:date="2011-11-14T09:53:00Z">
              <w:tcPr>
                <w:tcW w:w="953" w:type="dxa"/>
                <w:tcBorders>
                  <w:top w:val="nil"/>
                  <w:left w:val="nil"/>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natural</w:t>
            </w:r>
          </w:p>
        </w:tc>
        <w:tc>
          <w:tcPr>
            <w:tcW w:w="1440" w:type="dxa"/>
            <w:tcBorders>
              <w:top w:val="single" w:sz="4" w:space="0" w:color="auto"/>
              <w:left w:val="nil"/>
              <w:bottom w:val="single" w:sz="4" w:space="0" w:color="auto"/>
              <w:right w:val="single" w:sz="4" w:space="0" w:color="auto"/>
            </w:tcBorders>
            <w:tcPrChange w:id="1141" w:author="dobstbau" w:date="2011-11-14T09:53:00Z">
              <w:tcPr>
                <w:tcW w:w="5130" w:type="dxa"/>
                <w:tcBorders>
                  <w:top w:val="nil"/>
                  <w:left w:val="nil"/>
                  <w:bottom w:val="single" w:sz="4" w:space="0" w:color="auto"/>
                  <w:right w:val="nil"/>
                </w:tcBorders>
              </w:tcPr>
            </w:tcPrChange>
          </w:tcPr>
          <w:p w:rsidR="00287E25" w:rsidRPr="00C4044A" w:rsidRDefault="003A2B8B" w:rsidP="00C4044A">
            <w:pPr>
              <w:bidi w:val="0"/>
              <w:spacing w:after="0" w:line="240" w:lineRule="auto"/>
              <w:jc w:val="left"/>
              <w:rPr>
                <w:rFonts w:ascii="Calibri" w:eastAsia="Times New Roman" w:hAnsi="Calibri" w:cs="Calibri"/>
                <w:color w:val="000000"/>
                <w:sz w:val="18"/>
                <w:szCs w:val="18"/>
                <w:lang w:bidi="he-IL"/>
              </w:rPr>
            </w:pPr>
            <w:ins w:id="1142" w:author="dobstbau" w:date="2011-11-15T14:51:00Z">
              <w:r>
                <w:rPr>
                  <w:rFonts w:ascii="Calibri" w:eastAsia="Times New Roman" w:hAnsi="Calibri" w:cs="Calibri"/>
                  <w:color w:val="000000"/>
                  <w:sz w:val="18"/>
                  <w:szCs w:val="18"/>
                  <w:lang w:bidi="he-IL"/>
                </w:rPr>
                <w:t>8</w:t>
              </w:r>
            </w:ins>
          </w:p>
        </w:tc>
        <w:tc>
          <w:tcPr>
            <w:tcW w:w="4274" w:type="dxa"/>
            <w:tcBorders>
              <w:top w:val="nil"/>
              <w:left w:val="single" w:sz="4" w:space="0" w:color="auto"/>
              <w:bottom w:val="single" w:sz="4" w:space="0" w:color="auto"/>
              <w:right w:val="single" w:sz="4" w:space="0" w:color="auto"/>
            </w:tcBorders>
            <w:shd w:val="clear" w:color="auto" w:fill="auto"/>
            <w:vAlign w:val="bottom"/>
            <w:hideMark/>
            <w:tcPrChange w:id="1143"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defines the width of the data lines of the system</w:t>
            </w:r>
          </w:p>
        </w:tc>
      </w:tr>
      <w:tr w:rsidR="00287E25" w:rsidRPr="00C4044A" w:rsidTr="00287E25">
        <w:trPr>
          <w:trHeight w:val="240"/>
          <w:trPrChange w:id="1144" w:author="dobstbau" w:date="2011-11-14T09:53:00Z">
            <w:trPr>
              <w:trHeight w:val="240"/>
            </w:trPr>
          </w:trPrChange>
        </w:trPr>
        <w:tc>
          <w:tcPr>
            <w:tcW w:w="1758" w:type="dxa"/>
            <w:tcBorders>
              <w:top w:val="nil"/>
              <w:left w:val="single" w:sz="4" w:space="0" w:color="auto"/>
              <w:bottom w:val="single" w:sz="4" w:space="0" w:color="auto"/>
              <w:right w:val="single" w:sz="4" w:space="0" w:color="auto"/>
            </w:tcBorders>
            <w:shd w:val="clear" w:color="auto" w:fill="auto"/>
            <w:noWrap/>
            <w:vAlign w:val="bottom"/>
            <w:hideMark/>
            <w:tcPrChange w:id="1145" w:author="dobstbau" w:date="2011-11-14T09:53:00Z">
              <w:tcPr>
                <w:tcW w:w="175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addr_d_g</w:t>
            </w:r>
            <w:proofErr w:type="spellEnd"/>
          </w:p>
        </w:tc>
        <w:tc>
          <w:tcPr>
            <w:tcW w:w="953" w:type="dxa"/>
            <w:tcBorders>
              <w:top w:val="nil"/>
              <w:left w:val="nil"/>
              <w:bottom w:val="single" w:sz="4" w:space="0" w:color="auto"/>
              <w:right w:val="single" w:sz="4" w:space="0" w:color="auto"/>
            </w:tcBorders>
            <w:shd w:val="clear" w:color="auto" w:fill="auto"/>
            <w:noWrap/>
            <w:vAlign w:val="bottom"/>
            <w:hideMark/>
            <w:tcPrChange w:id="1146" w:author="dobstbau" w:date="2011-11-14T09:53:00Z">
              <w:tcPr>
                <w:tcW w:w="953" w:type="dxa"/>
                <w:tcBorders>
                  <w:top w:val="nil"/>
                  <w:left w:val="nil"/>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positive</w:t>
            </w:r>
          </w:p>
        </w:tc>
        <w:tc>
          <w:tcPr>
            <w:tcW w:w="1440" w:type="dxa"/>
            <w:tcBorders>
              <w:top w:val="single" w:sz="4" w:space="0" w:color="auto"/>
              <w:left w:val="nil"/>
              <w:bottom w:val="single" w:sz="4" w:space="0" w:color="auto"/>
              <w:right w:val="single" w:sz="4" w:space="0" w:color="auto"/>
            </w:tcBorders>
            <w:tcPrChange w:id="1147" w:author="dobstbau" w:date="2011-11-14T09:53:00Z">
              <w:tcPr>
                <w:tcW w:w="5130" w:type="dxa"/>
                <w:tcBorders>
                  <w:top w:val="nil"/>
                  <w:left w:val="nil"/>
                  <w:bottom w:val="single" w:sz="4" w:space="0" w:color="auto"/>
                  <w:right w:val="nil"/>
                </w:tcBorders>
              </w:tcPr>
            </w:tcPrChange>
          </w:tcPr>
          <w:p w:rsidR="00287E25" w:rsidRPr="00C4044A" w:rsidRDefault="003A2B8B" w:rsidP="00C4044A">
            <w:pPr>
              <w:bidi w:val="0"/>
              <w:spacing w:after="0" w:line="240" w:lineRule="auto"/>
              <w:jc w:val="left"/>
              <w:rPr>
                <w:rFonts w:ascii="Calibri" w:eastAsia="Times New Roman" w:hAnsi="Calibri" w:cs="Calibri"/>
                <w:color w:val="000000"/>
                <w:sz w:val="18"/>
                <w:szCs w:val="18"/>
                <w:lang w:bidi="he-IL"/>
              </w:rPr>
            </w:pPr>
            <w:ins w:id="1148" w:author="dobstbau" w:date="2011-11-15T14:51:00Z">
              <w:r>
                <w:rPr>
                  <w:rFonts w:ascii="Calibri" w:eastAsia="Times New Roman" w:hAnsi="Calibri" w:cs="Calibri"/>
                  <w:color w:val="000000"/>
                  <w:sz w:val="18"/>
                  <w:szCs w:val="18"/>
                  <w:lang w:bidi="he-IL"/>
                </w:rPr>
                <w:t>3</w:t>
              </w:r>
            </w:ins>
          </w:p>
        </w:tc>
        <w:tc>
          <w:tcPr>
            <w:tcW w:w="4274" w:type="dxa"/>
            <w:tcBorders>
              <w:top w:val="nil"/>
              <w:left w:val="single" w:sz="4" w:space="0" w:color="auto"/>
              <w:bottom w:val="single" w:sz="4" w:space="0" w:color="auto"/>
              <w:right w:val="single" w:sz="4" w:space="0" w:color="auto"/>
            </w:tcBorders>
            <w:shd w:val="clear" w:color="auto" w:fill="auto"/>
            <w:vAlign w:val="bottom"/>
            <w:hideMark/>
            <w:tcPrChange w:id="1149"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Address Depth</w:t>
            </w:r>
          </w:p>
        </w:tc>
      </w:tr>
      <w:tr w:rsidR="00287E25" w:rsidRPr="00C4044A" w:rsidTr="00287E25">
        <w:trPr>
          <w:trHeight w:val="480"/>
          <w:trPrChange w:id="1150" w:author="dobstbau" w:date="2011-11-14T09:53:00Z">
            <w:trPr>
              <w:trHeight w:val="480"/>
            </w:trPr>
          </w:trPrChange>
        </w:trPr>
        <w:tc>
          <w:tcPr>
            <w:tcW w:w="1758" w:type="dxa"/>
            <w:tcBorders>
              <w:top w:val="nil"/>
              <w:left w:val="single" w:sz="4" w:space="0" w:color="auto"/>
              <w:bottom w:val="single" w:sz="4" w:space="0" w:color="auto"/>
              <w:right w:val="single" w:sz="4" w:space="0" w:color="auto"/>
            </w:tcBorders>
            <w:shd w:val="clear" w:color="auto" w:fill="auto"/>
            <w:noWrap/>
            <w:vAlign w:val="bottom"/>
            <w:hideMark/>
            <w:tcPrChange w:id="1151" w:author="dobstbau" w:date="2011-11-14T09:53:00Z">
              <w:tcPr>
                <w:tcW w:w="175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proofErr w:type="spellStart"/>
            <w:r w:rsidRPr="00C4044A">
              <w:rPr>
                <w:rFonts w:ascii="Calibri" w:eastAsia="Times New Roman" w:hAnsi="Calibri" w:cs="Calibri"/>
                <w:color w:val="000000"/>
                <w:sz w:val="18"/>
                <w:szCs w:val="18"/>
                <w:lang w:bidi="he-IL"/>
              </w:rPr>
              <w:t>advanced_amount_g</w:t>
            </w:r>
            <w:proofErr w:type="spellEnd"/>
            <w:r w:rsidRPr="00C4044A">
              <w:rPr>
                <w:rFonts w:ascii="Calibri" w:eastAsia="Times New Roman" w:hAnsi="Calibri" w:cs="Calibri"/>
                <w:color w:val="000000"/>
                <w:sz w:val="18"/>
                <w:szCs w:val="18"/>
                <w:lang w:bidi="he-IL"/>
              </w:rPr>
              <w:t xml:space="preserve"> </w:t>
            </w:r>
          </w:p>
        </w:tc>
        <w:tc>
          <w:tcPr>
            <w:tcW w:w="953" w:type="dxa"/>
            <w:tcBorders>
              <w:top w:val="nil"/>
              <w:left w:val="nil"/>
              <w:bottom w:val="single" w:sz="4" w:space="0" w:color="auto"/>
              <w:right w:val="single" w:sz="4" w:space="0" w:color="auto"/>
            </w:tcBorders>
            <w:shd w:val="clear" w:color="auto" w:fill="auto"/>
            <w:noWrap/>
            <w:vAlign w:val="bottom"/>
            <w:hideMark/>
            <w:tcPrChange w:id="1152" w:author="dobstbau" w:date="2011-11-14T09:53:00Z">
              <w:tcPr>
                <w:tcW w:w="953" w:type="dxa"/>
                <w:tcBorders>
                  <w:top w:val="nil"/>
                  <w:left w:val="nil"/>
                  <w:bottom w:val="single" w:sz="4" w:space="0" w:color="auto"/>
                  <w:right w:val="single" w:sz="4" w:space="0" w:color="auto"/>
                </w:tcBorders>
                <w:shd w:val="clear" w:color="auto" w:fill="auto"/>
                <w:noWrap/>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natural</w:t>
            </w:r>
          </w:p>
        </w:tc>
        <w:tc>
          <w:tcPr>
            <w:tcW w:w="1440" w:type="dxa"/>
            <w:tcBorders>
              <w:top w:val="single" w:sz="4" w:space="0" w:color="auto"/>
              <w:left w:val="nil"/>
              <w:bottom w:val="single" w:sz="4" w:space="0" w:color="auto"/>
              <w:right w:val="single" w:sz="4" w:space="0" w:color="auto"/>
            </w:tcBorders>
            <w:tcPrChange w:id="1153" w:author="dobstbau" w:date="2011-11-14T09:53:00Z">
              <w:tcPr>
                <w:tcW w:w="5130" w:type="dxa"/>
                <w:tcBorders>
                  <w:top w:val="nil"/>
                  <w:left w:val="nil"/>
                  <w:bottom w:val="single" w:sz="4" w:space="0" w:color="auto"/>
                  <w:right w:val="nil"/>
                </w:tcBorders>
              </w:tcPr>
            </w:tcPrChange>
          </w:tcPr>
          <w:p w:rsidR="00287E25" w:rsidRPr="00C4044A" w:rsidRDefault="003A2B8B" w:rsidP="00C4044A">
            <w:pPr>
              <w:bidi w:val="0"/>
              <w:spacing w:after="0" w:line="240" w:lineRule="auto"/>
              <w:jc w:val="left"/>
              <w:rPr>
                <w:rFonts w:ascii="Calibri" w:eastAsia="Times New Roman" w:hAnsi="Calibri" w:cs="Calibri"/>
                <w:color w:val="000000"/>
                <w:sz w:val="18"/>
                <w:szCs w:val="18"/>
                <w:lang w:bidi="he-IL"/>
              </w:rPr>
            </w:pPr>
            <w:ins w:id="1154" w:author="dobstbau" w:date="2011-11-15T14:51:00Z">
              <w:r>
                <w:rPr>
                  <w:rFonts w:ascii="Calibri" w:eastAsia="Times New Roman" w:hAnsi="Calibri" w:cs="Calibri"/>
                  <w:color w:val="000000"/>
                  <w:sz w:val="18"/>
                  <w:szCs w:val="18"/>
                  <w:lang w:bidi="he-IL"/>
                </w:rPr>
                <w:t>1</w:t>
              </w:r>
            </w:ins>
          </w:p>
        </w:tc>
        <w:tc>
          <w:tcPr>
            <w:tcW w:w="4274" w:type="dxa"/>
            <w:tcBorders>
              <w:top w:val="nil"/>
              <w:left w:val="single" w:sz="4" w:space="0" w:color="auto"/>
              <w:bottom w:val="single" w:sz="4" w:space="0" w:color="auto"/>
              <w:right w:val="single" w:sz="4" w:space="0" w:color="auto"/>
            </w:tcBorders>
            <w:shd w:val="clear" w:color="auto" w:fill="auto"/>
            <w:vAlign w:val="bottom"/>
            <w:hideMark/>
            <w:tcPrChange w:id="1155" w:author="dobstbau" w:date="2011-11-14T09:53:00Z">
              <w:tcPr>
                <w:tcW w:w="5130" w:type="dxa"/>
                <w:tcBorders>
                  <w:top w:val="nil"/>
                  <w:left w:val="nil"/>
                  <w:bottom w:val="single" w:sz="4" w:space="0" w:color="auto"/>
                  <w:right w:val="single" w:sz="4" w:space="0" w:color="auto"/>
                </w:tcBorders>
                <w:shd w:val="clear" w:color="auto" w:fill="auto"/>
                <w:vAlign w:val="bottom"/>
                <w:hideMark/>
              </w:tcPr>
            </w:tcPrChange>
          </w:tcPr>
          <w:p w:rsidR="00287E25" w:rsidRPr="00C4044A" w:rsidRDefault="00287E25" w:rsidP="00C4044A">
            <w:pPr>
              <w:bidi w:val="0"/>
              <w:spacing w:after="0" w:line="240" w:lineRule="auto"/>
              <w:jc w:val="left"/>
              <w:rPr>
                <w:rFonts w:ascii="Calibri" w:eastAsia="Times New Roman" w:hAnsi="Calibri" w:cs="Calibri"/>
                <w:color w:val="000000"/>
                <w:sz w:val="18"/>
                <w:szCs w:val="18"/>
                <w:lang w:bidi="he-IL"/>
              </w:rPr>
            </w:pPr>
            <w:r w:rsidRPr="00C4044A">
              <w:rPr>
                <w:rFonts w:ascii="Calibri" w:eastAsia="Times New Roman" w:hAnsi="Calibri" w:cs="Calibri"/>
                <w:color w:val="000000"/>
                <w:sz w:val="18"/>
                <w:szCs w:val="18"/>
                <w:lang w:bidi="he-IL"/>
              </w:rPr>
              <w:t>determines the amount the address output is advanced every time</w:t>
            </w:r>
          </w:p>
        </w:tc>
      </w:tr>
    </w:tbl>
    <w:p w:rsidR="003C51A9" w:rsidRDefault="003C51A9" w:rsidP="003C51A9">
      <w:pPr>
        <w:pStyle w:val="Caption"/>
        <w:keepNext/>
        <w:rPr>
          <w:ins w:id="1156" w:author="dobstbau" w:date="2011-11-12T22:47:00Z"/>
        </w:rPr>
      </w:pPr>
      <w:ins w:id="1157" w:author="dobstbau" w:date="2011-11-12T22:47:00Z">
        <w:r>
          <w:t xml:space="preserve">Table </w:t>
        </w:r>
        <w:r w:rsidR="00122182">
          <w:fldChar w:fldCharType="begin"/>
        </w:r>
        <w:r>
          <w:instrText xml:space="preserve"> SEQ Table \* ARABIC </w:instrText>
        </w:r>
        <w:r w:rsidR="00122182">
          <w:fldChar w:fldCharType="separate"/>
        </w:r>
        <w:r>
          <w:rPr>
            <w:noProof/>
          </w:rPr>
          <w:t>33</w:t>
        </w:r>
        <w:r w:rsidR="00122182">
          <w:fldChar w:fldCharType="end"/>
        </w:r>
        <w:r>
          <w:t xml:space="preserve"> - </w:t>
        </w:r>
        <w:r w:rsidRPr="00327AC3">
          <w:t>Address Advancer</w:t>
        </w:r>
        <w:r>
          <w:t xml:space="preserve"> generics</w:t>
        </w:r>
      </w:ins>
    </w:p>
    <w:p w:rsidR="00C4044A" w:rsidRDefault="00C4044A" w:rsidP="00C4044A">
      <w:pPr>
        <w:bidi w:val="0"/>
        <w:rPr>
          <w:b/>
          <w:bCs/>
        </w:rPr>
      </w:pPr>
    </w:p>
    <w:p w:rsidR="00D54C97" w:rsidRDefault="004C381F" w:rsidP="00827184">
      <w:pPr>
        <w:bidi w:val="0"/>
        <w:rPr>
          <w:rFonts w:ascii="Calibri" w:eastAsia="Times New Roman" w:hAnsi="Calibri" w:cs="Calibri"/>
          <w:color w:val="000000"/>
          <w:sz w:val="18"/>
          <w:szCs w:val="18"/>
          <w:lang w:bidi="he-IL"/>
        </w:rPr>
      </w:pPr>
      <w:proofErr w:type="gramStart"/>
      <w:r w:rsidRPr="004C381F">
        <w:rPr>
          <w:b/>
          <w:bCs/>
        </w:rPr>
        <w:t xml:space="preserve">LED </w:t>
      </w:r>
      <w:r w:rsidR="009D5DF4">
        <w:rPr>
          <w:b/>
          <w:bCs/>
        </w:rPr>
        <w:t xml:space="preserve"> (</w:t>
      </w:r>
      <w:proofErr w:type="gramEnd"/>
      <w:r w:rsidR="009D5DF4">
        <w:rPr>
          <w:b/>
          <w:bCs/>
        </w:rPr>
        <w:t xml:space="preserve">4 instances) - </w:t>
      </w:r>
      <w:r w:rsidR="009D5DF4">
        <w:t xml:space="preserve"> Every register value would</w:t>
      </w:r>
      <w:r w:rsidR="007550FD">
        <w:t xml:space="preserve"> b</w:t>
      </w:r>
      <w:r w:rsidR="009D5DF4">
        <w:t>e transferred to a led block that will function accordingly. The block’s output will be connected to a LED on the DE2 board.</w:t>
      </w:r>
      <w:r w:rsidR="009C2C40">
        <w:t xml:space="preserve"> Inside every led unit there is a timer unit which </w:t>
      </w:r>
      <w:r w:rsidR="00827184">
        <w:t>raises a timer tick every given amount of clock cycles (set by the</w:t>
      </w:r>
      <w:r w:rsidR="00827184">
        <w:rPr>
          <w:rFonts w:ascii="Calibri" w:eastAsia="Times New Roman" w:hAnsi="Calibri" w:cs="Calibri"/>
          <w:color w:val="000000"/>
          <w:sz w:val="18"/>
          <w:szCs w:val="18"/>
          <w:lang w:bidi="he-IL"/>
        </w:rPr>
        <w:t xml:space="preserve">     </w:t>
      </w:r>
      <w:proofErr w:type="spellStart"/>
      <w:r w:rsidR="00827184">
        <w:rPr>
          <w:rFonts w:ascii="Calibri" w:eastAsia="Times New Roman" w:hAnsi="Calibri" w:cs="Calibri"/>
          <w:color w:val="000000"/>
          <w:sz w:val="18"/>
          <w:szCs w:val="18"/>
          <w:lang w:bidi="he-IL"/>
        </w:rPr>
        <w:t>timer_freq_g</w:t>
      </w:r>
      <w:proofErr w:type="spellEnd"/>
      <w:r w:rsidR="00827184">
        <w:rPr>
          <w:rFonts w:ascii="Calibri" w:eastAsia="Times New Roman" w:hAnsi="Calibri" w:cs="Calibri"/>
          <w:color w:val="000000"/>
          <w:sz w:val="18"/>
          <w:szCs w:val="18"/>
          <w:lang w:bidi="he-IL"/>
        </w:rPr>
        <w:t xml:space="preserve"> generic). </w:t>
      </w:r>
      <w:r w:rsidR="00827184" w:rsidRPr="00827184">
        <w:rPr>
          <w:rFonts w:ascii="Calibri" w:eastAsia="Times New Roman" w:hAnsi="Calibri" w:cs="Calibri"/>
          <w:color w:val="000000"/>
          <w:sz w:val="18"/>
          <w:szCs w:val="18"/>
          <w:lang w:bidi="he-IL"/>
        </w:rPr>
        <w:t xml:space="preserve">   </w:t>
      </w:r>
    </w:p>
    <w:p w:rsidR="00D54C97" w:rsidRDefault="00D54C97" w:rsidP="00D54C97">
      <w:pPr>
        <w:keepNext/>
        <w:bidi w:val="0"/>
      </w:pPr>
      <w:r>
        <w:rPr>
          <w:rFonts w:ascii="Calibri" w:eastAsia="Times New Roman" w:hAnsi="Calibri" w:cs="Calibri"/>
          <w:noProof/>
          <w:color w:val="000000"/>
          <w:sz w:val="18"/>
          <w:szCs w:val="18"/>
          <w:lang w:bidi="he-IL"/>
        </w:rPr>
        <w:lastRenderedPageBreak/>
        <w:drawing>
          <wp:inline distT="0" distB="0" distL="0" distR="0">
            <wp:extent cx="4286819" cy="288226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287282" cy="2882572"/>
                    </a:xfrm>
                    <a:prstGeom prst="rect">
                      <a:avLst/>
                    </a:prstGeom>
                    <a:noFill/>
                    <a:ln w="9525">
                      <a:noFill/>
                      <a:miter lim="800000"/>
                      <a:headEnd/>
                      <a:tailEnd/>
                    </a:ln>
                  </pic:spPr>
                </pic:pic>
              </a:graphicData>
            </a:graphic>
          </wp:inline>
        </w:drawing>
      </w:r>
    </w:p>
    <w:p w:rsidR="009F3B86" w:rsidRDefault="00D54C97" w:rsidP="009F3B86">
      <w:pPr>
        <w:pStyle w:val="Caption"/>
        <w:jc w:val="center"/>
      </w:pPr>
      <w:bookmarkStart w:id="1158" w:name="_Toc308632033"/>
      <w:r>
        <w:t xml:space="preserve">Figure </w:t>
      </w:r>
      <w:r w:rsidR="00122182">
        <w:fldChar w:fldCharType="begin"/>
      </w:r>
      <w:r w:rsidR="006A2BF5">
        <w:instrText xml:space="preserve"> SEQ Figure \* ARABIC </w:instrText>
      </w:r>
      <w:r w:rsidR="00122182">
        <w:fldChar w:fldCharType="separate"/>
      </w:r>
      <w:ins w:id="1159" w:author="dobstbau" w:date="2011-11-14T19:57:00Z">
        <w:r w:rsidR="0043004A">
          <w:rPr>
            <w:noProof/>
          </w:rPr>
          <w:t>12</w:t>
        </w:r>
      </w:ins>
      <w:ins w:id="1160" w:author="kelbaz" w:date="2011-11-13T18:17:00Z">
        <w:del w:id="1161" w:author="dobstbau" w:date="2011-11-14T19:57:00Z">
          <w:r w:rsidR="00DA4E5D" w:rsidDel="0043004A">
            <w:rPr>
              <w:noProof/>
            </w:rPr>
            <w:delText>12</w:delText>
          </w:r>
        </w:del>
      </w:ins>
      <w:del w:id="1162" w:author="dobstbau" w:date="2011-11-14T19:57:00Z">
        <w:r w:rsidR="00B35E5A" w:rsidDel="0043004A">
          <w:rPr>
            <w:noProof/>
          </w:rPr>
          <w:delText>11</w:delText>
        </w:r>
      </w:del>
      <w:r w:rsidR="00122182">
        <w:fldChar w:fldCharType="end"/>
      </w:r>
      <w:r>
        <w:t xml:space="preserve"> - Led unit</w:t>
      </w:r>
      <w:bookmarkEnd w:id="1158"/>
    </w:p>
    <w:p w:rsidR="00B94419" w:rsidDel="003C51A9" w:rsidRDefault="00B94419" w:rsidP="00B94419">
      <w:pPr>
        <w:pStyle w:val="Caption"/>
        <w:keepNext/>
        <w:rPr>
          <w:del w:id="1163" w:author="dobstbau" w:date="2011-11-12T22:47:00Z"/>
        </w:rPr>
      </w:pPr>
      <w:bookmarkStart w:id="1164" w:name="_Toc308546022"/>
      <w:del w:id="1165" w:author="dobstbau" w:date="2011-11-12T22:47:00Z">
        <w:r w:rsidDel="003C51A9">
          <w:delText xml:space="preserve">Table </w:delText>
        </w:r>
      </w:del>
      <w:del w:id="1166"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33</w:delText>
        </w:r>
        <w:r w:rsidR="00122182" w:rsidDel="003C51A9">
          <w:fldChar w:fldCharType="end"/>
        </w:r>
      </w:del>
      <w:del w:id="1167" w:author="dobstbau" w:date="2011-11-12T22:47:00Z">
        <w:r w:rsidDel="003C51A9">
          <w:delText xml:space="preserve"> - Led interface</w:delText>
        </w:r>
        <w:bookmarkEnd w:id="1164"/>
      </w:del>
    </w:p>
    <w:tbl>
      <w:tblPr>
        <w:tblW w:w="9520" w:type="dxa"/>
        <w:tblInd w:w="97" w:type="dxa"/>
        <w:tblLook w:val="04A0"/>
      </w:tblPr>
      <w:tblGrid>
        <w:gridCol w:w="1720"/>
        <w:gridCol w:w="960"/>
        <w:gridCol w:w="2180"/>
        <w:gridCol w:w="4660"/>
      </w:tblGrid>
      <w:tr w:rsidR="00B94419" w:rsidRPr="00B94419" w:rsidTr="00B94419">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94419" w:rsidRPr="00B94419" w:rsidRDefault="00B94419" w:rsidP="00B94419">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94419" w:rsidRPr="00B94419" w:rsidRDefault="00B94419" w:rsidP="00B94419">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B94419" w:rsidRPr="00B94419" w:rsidRDefault="00B94419" w:rsidP="00B94419">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B94419" w:rsidRPr="00B94419" w:rsidRDefault="00B94419" w:rsidP="00B94419">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description</w:t>
            </w:r>
          </w:p>
        </w:tc>
      </w:tr>
      <w:tr w:rsidR="00B94419" w:rsidRPr="00B94419" w:rsidTr="00B94419">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 </w:t>
            </w:r>
            <w:proofErr w:type="spellStart"/>
            <w:r w:rsidRPr="00B94419">
              <w:rPr>
                <w:rFonts w:ascii="Calibri" w:eastAsia="Times New Roman" w:hAnsi="Calibri" w:cs="Calibri"/>
                <w:color w:val="000000"/>
                <w:sz w:val="18"/>
                <w:szCs w:val="18"/>
                <w:lang w:bidi="he-IL"/>
              </w:rPr>
              <w:t>sys_clk</w:t>
            </w:r>
            <w:proofErr w:type="spellEnd"/>
            <w:r w:rsidRPr="00B94419">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system clock</w:t>
            </w:r>
          </w:p>
        </w:tc>
      </w:tr>
      <w:tr w:rsidR="00B94419" w:rsidRPr="00B94419" w:rsidTr="00B94419">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sys_reset</w:t>
            </w:r>
            <w:proofErr w:type="spellEnd"/>
            <w:r w:rsidRPr="00B94419">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system reset</w:t>
            </w:r>
          </w:p>
        </w:tc>
      </w:tr>
      <w:tr w:rsidR="00B94419" w:rsidRPr="00B94419" w:rsidTr="00B94419">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enable</w:t>
            </w:r>
          </w:p>
        </w:tc>
        <w:tc>
          <w:tcPr>
            <w:tcW w:w="96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determines if the </w:t>
            </w:r>
            <w:proofErr w:type="spellStart"/>
            <w:r w:rsidRPr="00B94419">
              <w:rPr>
                <w:rFonts w:ascii="Calibri" w:eastAsia="Times New Roman" w:hAnsi="Calibri" w:cs="Calibri"/>
                <w:color w:val="000000"/>
                <w:sz w:val="18"/>
                <w:szCs w:val="18"/>
                <w:lang w:bidi="he-IL"/>
              </w:rPr>
              <w:t>led</w:t>
            </w:r>
            <w:proofErr w:type="spellEnd"/>
            <w:r w:rsidRPr="00B94419">
              <w:rPr>
                <w:rFonts w:ascii="Calibri" w:eastAsia="Times New Roman" w:hAnsi="Calibri" w:cs="Calibri"/>
                <w:color w:val="000000"/>
                <w:sz w:val="18"/>
                <w:szCs w:val="18"/>
                <w:lang w:bidi="he-IL"/>
              </w:rPr>
              <w:t xml:space="preserve"> is enables</w:t>
            </w:r>
          </w:p>
        </w:tc>
      </w:tr>
      <w:tr w:rsidR="00B94419" w:rsidRPr="00B94419" w:rsidTr="00B94419">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freq_en</w:t>
            </w:r>
            <w:proofErr w:type="spellEnd"/>
            <w:r w:rsidRPr="00B94419">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enables led flickering</w:t>
            </w:r>
          </w:p>
        </w:tc>
      </w:tr>
      <w:tr w:rsidR="00B94419" w:rsidRPr="00B94419" w:rsidTr="00B94419">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freq</w:t>
            </w:r>
          </w:p>
        </w:tc>
        <w:tc>
          <w:tcPr>
            <w:tcW w:w="96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center"/>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freq_width_g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led flickering frequency </w:t>
            </w:r>
            <w:proofErr w:type="spellStart"/>
            <w:r w:rsidRPr="00B94419">
              <w:rPr>
                <w:rFonts w:ascii="Calibri" w:eastAsia="Times New Roman" w:hAnsi="Calibri" w:cs="Calibri"/>
                <w:color w:val="000000"/>
                <w:sz w:val="18"/>
                <w:szCs w:val="18"/>
                <w:lang w:bidi="he-IL"/>
              </w:rPr>
              <w:t>recieved</w:t>
            </w:r>
            <w:proofErr w:type="spellEnd"/>
            <w:r w:rsidRPr="00B94419">
              <w:rPr>
                <w:rFonts w:ascii="Calibri" w:eastAsia="Times New Roman" w:hAnsi="Calibri" w:cs="Calibri"/>
                <w:color w:val="000000"/>
                <w:sz w:val="18"/>
                <w:szCs w:val="18"/>
                <w:lang w:bidi="he-IL"/>
              </w:rPr>
              <w:t xml:space="preserve"> from registers</w:t>
            </w:r>
          </w:p>
        </w:tc>
      </w:tr>
      <w:tr w:rsidR="00B94419" w:rsidRPr="00B94419" w:rsidTr="00B94419">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led_activate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B94419" w:rsidRPr="00B94419" w:rsidRDefault="00B94419" w:rsidP="00B94419">
            <w:pPr>
              <w:bidi w:val="0"/>
              <w:spacing w:after="0" w:line="240" w:lineRule="auto"/>
              <w:jc w:val="center"/>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B94419" w:rsidRPr="00B94419" w:rsidRDefault="00B94419"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this signals activates the led: '1' led is turned on, '0' led is turned off </w:t>
            </w:r>
          </w:p>
        </w:tc>
      </w:tr>
    </w:tbl>
    <w:p w:rsidR="003C51A9" w:rsidRDefault="003C51A9" w:rsidP="003C51A9">
      <w:pPr>
        <w:pStyle w:val="Caption"/>
        <w:keepNext/>
        <w:rPr>
          <w:ins w:id="1168" w:author="dobstbau" w:date="2011-11-12T22:47:00Z"/>
        </w:rPr>
      </w:pPr>
      <w:ins w:id="1169" w:author="dobstbau" w:date="2011-11-12T22:47:00Z">
        <w:r>
          <w:t xml:space="preserve">Table </w:t>
        </w:r>
        <w:r w:rsidR="00122182">
          <w:fldChar w:fldCharType="begin"/>
        </w:r>
        <w:r>
          <w:instrText xml:space="preserve"> SEQ Table \* ARABIC </w:instrText>
        </w:r>
        <w:r w:rsidR="00122182">
          <w:fldChar w:fldCharType="separate"/>
        </w:r>
        <w:r>
          <w:rPr>
            <w:noProof/>
          </w:rPr>
          <w:t>34</w:t>
        </w:r>
        <w:r w:rsidR="00122182">
          <w:fldChar w:fldCharType="end"/>
        </w:r>
        <w:r>
          <w:t xml:space="preserve"> - Led interface</w:t>
        </w:r>
      </w:ins>
    </w:p>
    <w:p w:rsidR="00B94419" w:rsidDel="003C51A9" w:rsidRDefault="00B94419" w:rsidP="00B94419">
      <w:pPr>
        <w:rPr>
          <w:del w:id="1170" w:author="dobstbau" w:date="2011-11-12T22:47:00Z"/>
          <w:rtl/>
          <w:lang w:bidi="he-IL"/>
        </w:rPr>
      </w:pPr>
    </w:p>
    <w:p w:rsidR="00B94419" w:rsidDel="003C51A9" w:rsidRDefault="00B94419" w:rsidP="00B94419">
      <w:pPr>
        <w:pStyle w:val="Caption"/>
        <w:keepNext/>
        <w:rPr>
          <w:del w:id="1171" w:author="dobstbau" w:date="2011-11-12T22:47:00Z"/>
        </w:rPr>
      </w:pPr>
      <w:bookmarkStart w:id="1172" w:name="_Toc308546023"/>
      <w:del w:id="1173" w:author="dobstbau" w:date="2011-11-12T22:47:00Z">
        <w:r w:rsidDel="003C51A9">
          <w:delText xml:space="preserve">Table </w:delText>
        </w:r>
      </w:del>
      <w:del w:id="1174"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34</w:delText>
        </w:r>
        <w:r w:rsidR="00122182" w:rsidDel="003C51A9">
          <w:fldChar w:fldCharType="end"/>
        </w:r>
      </w:del>
      <w:del w:id="1175" w:author="dobstbau" w:date="2011-11-12T22:47:00Z">
        <w:r w:rsidDel="003C51A9">
          <w:delText xml:space="preserve"> - Led generics</w:delText>
        </w:r>
        <w:bookmarkEnd w:id="1172"/>
      </w:del>
    </w:p>
    <w:tbl>
      <w:tblPr>
        <w:tblW w:w="9168" w:type="dxa"/>
        <w:tblLook w:val="04A0"/>
        <w:tblPrChange w:id="1176" w:author="dobstbau" w:date="2011-11-14T09:54:00Z">
          <w:tblPr>
            <w:tblW w:w="9168" w:type="dxa"/>
            <w:tblLook w:val="04A0"/>
          </w:tblPr>
        </w:tblPrChange>
      </w:tblPr>
      <w:tblGrid>
        <w:gridCol w:w="2018"/>
        <w:gridCol w:w="870"/>
        <w:gridCol w:w="1360"/>
        <w:gridCol w:w="4920"/>
        <w:tblGridChange w:id="1177">
          <w:tblGrid>
            <w:gridCol w:w="2018"/>
            <w:gridCol w:w="870"/>
            <w:gridCol w:w="770"/>
            <w:gridCol w:w="5510"/>
          </w:tblGrid>
        </w:tblGridChange>
      </w:tblGrid>
      <w:tr w:rsidR="00287E25" w:rsidRPr="00B94419" w:rsidTr="00287E25">
        <w:trPr>
          <w:trHeight w:val="242"/>
          <w:trPrChange w:id="1178" w:author="dobstbau" w:date="2011-11-14T09:54:00Z">
            <w:trPr>
              <w:trHeight w:val="242"/>
            </w:trPr>
          </w:trPrChange>
        </w:trPr>
        <w:tc>
          <w:tcPr>
            <w:tcW w:w="201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179" w:author="dobstbau" w:date="2011-11-14T09:54:00Z">
              <w:tcPr>
                <w:tcW w:w="2018"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generic name</w:t>
            </w:r>
          </w:p>
        </w:tc>
        <w:tc>
          <w:tcPr>
            <w:tcW w:w="870" w:type="dxa"/>
            <w:tcBorders>
              <w:top w:val="single" w:sz="4" w:space="0" w:color="auto"/>
              <w:left w:val="nil"/>
              <w:bottom w:val="single" w:sz="4" w:space="0" w:color="auto"/>
              <w:right w:val="single" w:sz="4" w:space="0" w:color="auto"/>
            </w:tcBorders>
            <w:shd w:val="clear" w:color="000000" w:fill="00B0F0"/>
            <w:noWrap/>
            <w:vAlign w:val="bottom"/>
            <w:hideMark/>
            <w:tcPrChange w:id="1180" w:author="dobstbau" w:date="2011-11-14T09:54:00Z">
              <w:tcPr>
                <w:tcW w:w="870" w:type="dxa"/>
                <w:tcBorders>
                  <w:top w:val="single" w:sz="4" w:space="0" w:color="auto"/>
                  <w:left w:val="nil"/>
                  <w:bottom w:val="single" w:sz="4" w:space="0" w:color="auto"/>
                  <w:right w:val="single" w:sz="4" w:space="0" w:color="auto"/>
                </w:tcBorders>
                <w:shd w:val="clear" w:color="000000" w:fill="00B0F0"/>
                <w:noWrap/>
                <w:vAlign w:val="bottom"/>
                <w:hideMark/>
              </w:tcPr>
            </w:tcPrChange>
          </w:tcPr>
          <w:p w:rsidR="00287E25" w:rsidRPr="00B94419" w:rsidRDefault="00287E25" w:rsidP="00B94419">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type</w:t>
            </w:r>
          </w:p>
        </w:tc>
        <w:tc>
          <w:tcPr>
            <w:tcW w:w="1360" w:type="dxa"/>
            <w:tcBorders>
              <w:top w:val="single" w:sz="4" w:space="0" w:color="auto"/>
              <w:left w:val="nil"/>
              <w:bottom w:val="single" w:sz="4" w:space="0" w:color="auto"/>
              <w:right w:val="single" w:sz="4" w:space="0" w:color="auto"/>
            </w:tcBorders>
            <w:shd w:val="clear" w:color="000000" w:fill="00B0F0"/>
            <w:tcPrChange w:id="1181" w:author="dobstbau" w:date="2011-11-14T09:54:00Z">
              <w:tcPr>
                <w:tcW w:w="770" w:type="dxa"/>
                <w:tcBorders>
                  <w:top w:val="single" w:sz="4" w:space="0" w:color="auto"/>
                  <w:left w:val="nil"/>
                  <w:bottom w:val="single" w:sz="4" w:space="0" w:color="auto"/>
                  <w:right w:val="single" w:sz="4" w:space="0" w:color="auto"/>
                </w:tcBorders>
                <w:shd w:val="clear" w:color="000000" w:fill="00B0F0"/>
              </w:tcPr>
            </w:tcPrChange>
          </w:tcPr>
          <w:p w:rsidR="00287E25" w:rsidRPr="00B94419" w:rsidRDefault="00287E25" w:rsidP="00B94419">
            <w:pPr>
              <w:bidi w:val="0"/>
              <w:spacing w:after="0" w:line="240" w:lineRule="auto"/>
              <w:jc w:val="center"/>
              <w:rPr>
                <w:rFonts w:ascii="Calibri" w:eastAsia="Times New Roman" w:hAnsi="Calibri" w:cs="Calibri"/>
                <w:b/>
                <w:bCs/>
                <w:color w:val="000000"/>
                <w:sz w:val="18"/>
                <w:szCs w:val="18"/>
                <w:lang w:bidi="he-IL"/>
              </w:rPr>
            </w:pPr>
            <w:ins w:id="1182" w:author="dobstbau" w:date="2011-11-14T09:53:00Z">
              <w:r>
                <w:rPr>
                  <w:rFonts w:ascii="Calibri" w:eastAsia="Times New Roman" w:hAnsi="Calibri" w:cs="Calibri"/>
                  <w:b/>
                  <w:bCs/>
                  <w:color w:val="000000"/>
                  <w:sz w:val="18"/>
                  <w:szCs w:val="18"/>
                  <w:lang w:bidi="he-IL"/>
                </w:rPr>
                <w:t>Default value</w:t>
              </w:r>
            </w:ins>
          </w:p>
        </w:tc>
        <w:tc>
          <w:tcPr>
            <w:tcW w:w="4920"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1183" w:author="dobstbau" w:date="2011-11-14T09:54:00Z">
              <w:tcPr>
                <w:tcW w:w="5510" w:type="dxa"/>
                <w:tcBorders>
                  <w:top w:val="single" w:sz="4" w:space="0" w:color="auto"/>
                  <w:left w:val="single" w:sz="4" w:space="0" w:color="auto"/>
                  <w:bottom w:val="single" w:sz="4" w:space="0" w:color="auto"/>
                  <w:right w:val="single" w:sz="4" w:space="0" w:color="auto"/>
                </w:tcBorders>
                <w:shd w:val="clear" w:color="000000" w:fill="00B0F0"/>
                <w:vAlign w:val="bottom"/>
                <w:hideMark/>
              </w:tcPr>
            </w:tcPrChange>
          </w:tcPr>
          <w:p w:rsidR="00287E25" w:rsidRPr="00B94419" w:rsidRDefault="00287E25" w:rsidP="00B94419">
            <w:pPr>
              <w:bidi w:val="0"/>
              <w:spacing w:after="0" w:line="240" w:lineRule="auto"/>
              <w:jc w:val="center"/>
              <w:rPr>
                <w:rFonts w:ascii="Calibri" w:eastAsia="Times New Roman" w:hAnsi="Calibri" w:cs="Calibri"/>
                <w:b/>
                <w:bCs/>
                <w:color w:val="000000"/>
                <w:sz w:val="18"/>
                <w:szCs w:val="18"/>
                <w:lang w:bidi="he-IL"/>
              </w:rPr>
            </w:pPr>
            <w:r w:rsidRPr="00B94419">
              <w:rPr>
                <w:rFonts w:ascii="Calibri" w:eastAsia="Times New Roman" w:hAnsi="Calibri" w:cs="Calibri"/>
                <w:b/>
                <w:bCs/>
                <w:color w:val="000000"/>
                <w:sz w:val="18"/>
                <w:szCs w:val="18"/>
                <w:lang w:bidi="he-IL"/>
              </w:rPr>
              <w:t>description</w:t>
            </w:r>
          </w:p>
        </w:tc>
      </w:tr>
      <w:tr w:rsidR="00287E25" w:rsidRPr="00B94419" w:rsidTr="00287E25">
        <w:trPr>
          <w:trHeight w:val="242"/>
          <w:trPrChange w:id="1184" w:author="dobstbau" w:date="2011-11-14T09:54:00Z">
            <w:trPr>
              <w:trHeight w:val="242"/>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185"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reset_polarity_g</w:t>
            </w:r>
            <w:proofErr w:type="spellEnd"/>
          </w:p>
        </w:tc>
        <w:tc>
          <w:tcPr>
            <w:tcW w:w="870" w:type="dxa"/>
            <w:tcBorders>
              <w:top w:val="nil"/>
              <w:left w:val="nil"/>
              <w:bottom w:val="single" w:sz="4" w:space="0" w:color="auto"/>
              <w:right w:val="single" w:sz="4" w:space="0" w:color="auto"/>
            </w:tcBorders>
            <w:shd w:val="clear" w:color="auto" w:fill="auto"/>
            <w:noWrap/>
            <w:vAlign w:val="bottom"/>
            <w:hideMark/>
            <w:tcPrChange w:id="1186"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std_logic</w:t>
            </w:r>
            <w:proofErr w:type="spellEnd"/>
          </w:p>
        </w:tc>
        <w:tc>
          <w:tcPr>
            <w:tcW w:w="1360" w:type="dxa"/>
            <w:tcBorders>
              <w:top w:val="single" w:sz="4" w:space="0" w:color="auto"/>
              <w:left w:val="nil"/>
              <w:bottom w:val="single" w:sz="4" w:space="0" w:color="auto"/>
              <w:right w:val="single" w:sz="4" w:space="0" w:color="auto"/>
            </w:tcBorders>
            <w:tcPrChange w:id="1187"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188" w:author="dobstbau" w:date="2011-11-15T14:51:00Z">
              <w:r>
                <w:rPr>
                  <w:rFonts w:ascii="Calibri" w:eastAsia="Times New Roman" w:hAnsi="Calibri" w:cs="Calibri"/>
                  <w:color w:val="000000"/>
                  <w:sz w:val="18"/>
                  <w:szCs w:val="18"/>
                  <w:lang w:bidi="he-IL"/>
                </w:rPr>
                <w:t>1</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189"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'0' = Active Low, '1' = Active High</w:t>
            </w:r>
          </w:p>
        </w:tc>
      </w:tr>
      <w:tr w:rsidR="00287E25" w:rsidRPr="00B94419" w:rsidTr="00287E25">
        <w:trPr>
          <w:trHeight w:val="242"/>
          <w:trPrChange w:id="1190" w:author="dobstbau" w:date="2011-11-14T09:54:00Z">
            <w:trPr>
              <w:trHeight w:val="242"/>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191"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data_width_g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192"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natural</w:t>
            </w:r>
          </w:p>
        </w:tc>
        <w:tc>
          <w:tcPr>
            <w:tcW w:w="1360" w:type="dxa"/>
            <w:tcBorders>
              <w:top w:val="single" w:sz="4" w:space="0" w:color="auto"/>
              <w:left w:val="nil"/>
              <w:bottom w:val="single" w:sz="4" w:space="0" w:color="auto"/>
              <w:right w:val="single" w:sz="4" w:space="0" w:color="auto"/>
            </w:tcBorders>
            <w:tcPrChange w:id="1193"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194" w:author="dobstbau" w:date="2011-11-15T14:51:00Z">
              <w:r>
                <w:rPr>
                  <w:rFonts w:ascii="Calibri" w:eastAsia="Times New Roman" w:hAnsi="Calibri" w:cs="Calibri"/>
                  <w:color w:val="000000"/>
                  <w:sz w:val="18"/>
                  <w:szCs w:val="18"/>
                  <w:lang w:bidi="he-IL"/>
                </w:rPr>
                <w:t>8</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195"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defines the width of the data lines of the system</w:t>
            </w:r>
          </w:p>
        </w:tc>
      </w:tr>
      <w:tr w:rsidR="00287E25" w:rsidRPr="00B94419" w:rsidTr="00287E25">
        <w:trPr>
          <w:trHeight w:val="484"/>
          <w:trPrChange w:id="1196" w:author="dobstbau" w:date="2011-11-14T09:54:00Z">
            <w:trPr>
              <w:trHeight w:val="484"/>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197"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block_enable_polarity_g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198"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std_logic</w:t>
            </w:r>
            <w:proofErr w:type="spellEnd"/>
          </w:p>
        </w:tc>
        <w:tc>
          <w:tcPr>
            <w:tcW w:w="1360" w:type="dxa"/>
            <w:tcBorders>
              <w:top w:val="single" w:sz="4" w:space="0" w:color="auto"/>
              <w:left w:val="nil"/>
              <w:bottom w:val="single" w:sz="4" w:space="0" w:color="auto"/>
              <w:right w:val="single" w:sz="4" w:space="0" w:color="auto"/>
            </w:tcBorders>
            <w:tcPrChange w:id="1199"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200" w:author="dobstbau" w:date="2011-11-15T14:51:00Z">
              <w:r>
                <w:rPr>
                  <w:rFonts w:ascii="Calibri" w:eastAsia="Times New Roman" w:hAnsi="Calibri" w:cs="Calibri"/>
                  <w:color w:val="000000"/>
                  <w:sz w:val="18"/>
                  <w:szCs w:val="18"/>
                  <w:lang w:bidi="he-IL"/>
                </w:rPr>
                <w:t>1</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201"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defines the active block enable polarity: '0' active low, '1' active high</w:t>
            </w:r>
          </w:p>
        </w:tc>
      </w:tr>
      <w:tr w:rsidR="00287E25" w:rsidRPr="00B94419" w:rsidTr="00287E25">
        <w:trPr>
          <w:trHeight w:val="484"/>
          <w:trPrChange w:id="1202" w:author="dobstbau" w:date="2011-11-14T09:54:00Z">
            <w:trPr>
              <w:trHeight w:val="484"/>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203"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freq_enable_polarity_g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204"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std_logic</w:t>
            </w:r>
            <w:proofErr w:type="spellEnd"/>
          </w:p>
        </w:tc>
        <w:tc>
          <w:tcPr>
            <w:tcW w:w="1360" w:type="dxa"/>
            <w:tcBorders>
              <w:top w:val="single" w:sz="4" w:space="0" w:color="auto"/>
              <w:left w:val="nil"/>
              <w:bottom w:val="single" w:sz="4" w:space="0" w:color="auto"/>
              <w:right w:val="single" w:sz="4" w:space="0" w:color="auto"/>
            </w:tcBorders>
            <w:tcPrChange w:id="1205"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206" w:author="dobstbau" w:date="2011-11-15T14:51:00Z">
              <w:r>
                <w:rPr>
                  <w:rFonts w:ascii="Calibri" w:eastAsia="Times New Roman" w:hAnsi="Calibri" w:cs="Calibri"/>
                  <w:color w:val="000000"/>
                  <w:sz w:val="18"/>
                  <w:szCs w:val="18"/>
                  <w:lang w:bidi="he-IL"/>
                </w:rPr>
                <w:t>1</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207"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 xml:space="preserve">defines </w:t>
            </w:r>
            <w:proofErr w:type="spellStart"/>
            <w:r w:rsidRPr="00B94419">
              <w:rPr>
                <w:rFonts w:ascii="Calibri" w:eastAsia="Times New Roman" w:hAnsi="Calibri" w:cs="Calibri"/>
                <w:color w:val="000000"/>
                <w:sz w:val="18"/>
                <w:szCs w:val="18"/>
                <w:lang w:bidi="he-IL"/>
              </w:rPr>
              <w:t>freq_en</w:t>
            </w:r>
            <w:proofErr w:type="spellEnd"/>
            <w:r w:rsidRPr="00B94419">
              <w:rPr>
                <w:rFonts w:ascii="Calibri" w:eastAsia="Times New Roman" w:hAnsi="Calibri" w:cs="Calibri"/>
                <w:color w:val="000000"/>
                <w:sz w:val="18"/>
                <w:szCs w:val="18"/>
                <w:lang w:bidi="he-IL"/>
              </w:rPr>
              <w:t xml:space="preserve"> input active state: '0' active low, '1' active high </w:t>
            </w:r>
          </w:p>
        </w:tc>
      </w:tr>
      <w:tr w:rsidR="00287E25" w:rsidRPr="00B94419" w:rsidTr="00287E25">
        <w:trPr>
          <w:trHeight w:val="242"/>
          <w:trPrChange w:id="1208" w:author="dobstbau" w:date="2011-11-14T09:54:00Z">
            <w:trPr>
              <w:trHeight w:val="242"/>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209"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freq_width_g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210"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natural</w:t>
            </w:r>
          </w:p>
        </w:tc>
        <w:tc>
          <w:tcPr>
            <w:tcW w:w="1360" w:type="dxa"/>
            <w:tcBorders>
              <w:top w:val="single" w:sz="4" w:space="0" w:color="auto"/>
              <w:left w:val="nil"/>
              <w:bottom w:val="single" w:sz="4" w:space="0" w:color="auto"/>
              <w:right w:val="single" w:sz="4" w:space="0" w:color="auto"/>
            </w:tcBorders>
            <w:tcPrChange w:id="1211"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212" w:author="dobstbau" w:date="2011-11-15T14:51:00Z">
              <w:r>
                <w:rPr>
                  <w:rFonts w:ascii="Calibri" w:eastAsia="Times New Roman" w:hAnsi="Calibri" w:cs="Calibri"/>
                  <w:color w:val="000000"/>
                  <w:sz w:val="18"/>
                  <w:szCs w:val="18"/>
                  <w:lang w:bidi="he-IL"/>
                </w:rPr>
                <w:t>8</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213"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width of the frequency vector</w:t>
            </w:r>
          </w:p>
        </w:tc>
      </w:tr>
      <w:tr w:rsidR="00287E25" w:rsidRPr="00B94419" w:rsidTr="00287E25">
        <w:trPr>
          <w:trHeight w:val="484"/>
          <w:trPrChange w:id="1214" w:author="dobstbau" w:date="2011-11-14T09:54:00Z">
            <w:trPr>
              <w:trHeight w:val="484"/>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215"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timer_freq_g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216"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positive</w:t>
            </w:r>
          </w:p>
        </w:tc>
        <w:tc>
          <w:tcPr>
            <w:tcW w:w="1360" w:type="dxa"/>
            <w:tcBorders>
              <w:top w:val="single" w:sz="4" w:space="0" w:color="auto"/>
              <w:left w:val="nil"/>
              <w:bottom w:val="single" w:sz="4" w:space="0" w:color="auto"/>
              <w:right w:val="single" w:sz="4" w:space="0" w:color="auto"/>
            </w:tcBorders>
            <w:tcPrChange w:id="1217"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218" w:author="dobstbau" w:date="2011-11-15T14:51:00Z">
              <w:r>
                <w:rPr>
                  <w:rFonts w:ascii="Calibri" w:eastAsia="Times New Roman" w:hAnsi="Calibri" w:cs="Calibri"/>
                  <w:color w:val="000000"/>
                  <w:sz w:val="18"/>
                  <w:szCs w:val="18"/>
                  <w:lang w:bidi="he-IL"/>
                </w:rPr>
                <w:t>10</w:t>
              </w:r>
            </w:ins>
            <w:ins w:id="1219" w:author="dobstbau" w:date="2011-11-15T14:52:00Z">
              <w:r>
                <w:rPr>
                  <w:rFonts w:ascii="Calibri" w:eastAsia="Times New Roman" w:hAnsi="Calibri" w:cs="Calibri"/>
                  <w:color w:val="000000"/>
                  <w:sz w:val="18"/>
                  <w:szCs w:val="18"/>
                  <w:lang w:bidi="he-IL"/>
                </w:rPr>
                <w:t>00</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220"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timer_tick</w:t>
            </w:r>
            <w:proofErr w:type="spellEnd"/>
            <w:r w:rsidRPr="00B94419">
              <w:rPr>
                <w:rFonts w:ascii="Calibri" w:eastAsia="Times New Roman" w:hAnsi="Calibri" w:cs="Calibri"/>
                <w:color w:val="000000"/>
                <w:sz w:val="18"/>
                <w:szCs w:val="18"/>
                <w:lang w:bidi="he-IL"/>
              </w:rPr>
              <w:t xml:space="preserve"> will raise for 1 </w:t>
            </w:r>
            <w:proofErr w:type="spellStart"/>
            <w:r w:rsidRPr="00B94419">
              <w:rPr>
                <w:rFonts w:ascii="Calibri" w:eastAsia="Times New Roman" w:hAnsi="Calibri" w:cs="Calibri"/>
                <w:color w:val="000000"/>
                <w:sz w:val="18"/>
                <w:szCs w:val="18"/>
                <w:lang w:bidi="he-IL"/>
              </w:rPr>
              <w:t>sys_clk</w:t>
            </w:r>
            <w:proofErr w:type="spellEnd"/>
            <w:r w:rsidRPr="00B94419">
              <w:rPr>
                <w:rFonts w:ascii="Calibri" w:eastAsia="Times New Roman" w:hAnsi="Calibri" w:cs="Calibri"/>
                <w:color w:val="000000"/>
                <w:sz w:val="18"/>
                <w:szCs w:val="18"/>
                <w:lang w:bidi="he-IL"/>
              </w:rPr>
              <w:t xml:space="preserve"> period every </w:t>
            </w:r>
            <w:proofErr w:type="spellStart"/>
            <w:r w:rsidRPr="00B94419">
              <w:rPr>
                <w:rFonts w:ascii="Calibri" w:eastAsia="Times New Roman" w:hAnsi="Calibri" w:cs="Calibri"/>
                <w:color w:val="000000"/>
                <w:sz w:val="18"/>
                <w:szCs w:val="18"/>
                <w:lang w:bidi="he-IL"/>
              </w:rPr>
              <w:t>timer_freq_g</w:t>
            </w:r>
            <w:proofErr w:type="spellEnd"/>
            <w:r w:rsidRPr="00B94419">
              <w:rPr>
                <w:rFonts w:ascii="Calibri" w:eastAsia="Times New Roman" w:hAnsi="Calibri" w:cs="Calibri"/>
                <w:color w:val="000000"/>
                <w:sz w:val="18"/>
                <w:szCs w:val="18"/>
                <w:lang w:bidi="he-IL"/>
              </w:rPr>
              <w:t>. units: [Hz]</w:t>
            </w:r>
          </w:p>
        </w:tc>
      </w:tr>
      <w:tr w:rsidR="00287E25" w:rsidRPr="00B94419" w:rsidTr="00287E25">
        <w:trPr>
          <w:trHeight w:val="484"/>
          <w:trPrChange w:id="1221" w:author="dobstbau" w:date="2011-11-14T09:54:00Z">
            <w:trPr>
              <w:trHeight w:val="484"/>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222"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clk_freq_g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223"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positive</w:t>
            </w:r>
          </w:p>
        </w:tc>
        <w:tc>
          <w:tcPr>
            <w:tcW w:w="1360" w:type="dxa"/>
            <w:tcBorders>
              <w:top w:val="single" w:sz="4" w:space="0" w:color="auto"/>
              <w:left w:val="nil"/>
              <w:bottom w:val="single" w:sz="4" w:space="0" w:color="auto"/>
              <w:right w:val="single" w:sz="4" w:space="0" w:color="auto"/>
            </w:tcBorders>
            <w:tcPrChange w:id="1224"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225" w:author="dobstbau" w:date="2011-11-15T14:51:00Z">
              <w:r w:rsidRPr="00B460BC">
                <w:rPr>
                  <w:rFonts w:ascii="Calibri" w:eastAsia="Times New Roman" w:hAnsi="Calibri" w:cs="Calibri"/>
                  <w:color w:val="000000"/>
                  <w:sz w:val="18"/>
                  <w:szCs w:val="18"/>
                  <w:lang w:bidi="he-IL"/>
                </w:rPr>
                <w:t>100000000</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226"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gramStart"/>
            <w:r w:rsidRPr="00B94419">
              <w:rPr>
                <w:rFonts w:ascii="Calibri" w:eastAsia="Times New Roman" w:hAnsi="Calibri" w:cs="Calibri"/>
                <w:color w:val="000000"/>
                <w:sz w:val="18"/>
                <w:szCs w:val="18"/>
                <w:lang w:bidi="he-IL"/>
              </w:rPr>
              <w:t>the</w:t>
            </w:r>
            <w:proofErr w:type="gramEnd"/>
            <w:r w:rsidRPr="00B94419">
              <w:rPr>
                <w:rFonts w:ascii="Calibri" w:eastAsia="Times New Roman" w:hAnsi="Calibri" w:cs="Calibri"/>
                <w:color w:val="000000"/>
                <w:sz w:val="18"/>
                <w:szCs w:val="18"/>
                <w:lang w:bidi="he-IL"/>
              </w:rPr>
              <w:t xml:space="preserve"> clock input to the block. </w:t>
            </w:r>
            <w:proofErr w:type="gramStart"/>
            <w:r w:rsidRPr="00B94419">
              <w:rPr>
                <w:rFonts w:ascii="Calibri" w:eastAsia="Times New Roman" w:hAnsi="Calibri" w:cs="Calibri"/>
                <w:color w:val="000000"/>
                <w:sz w:val="18"/>
                <w:szCs w:val="18"/>
                <w:lang w:bidi="he-IL"/>
              </w:rPr>
              <w:t>this</w:t>
            </w:r>
            <w:proofErr w:type="gramEnd"/>
            <w:r w:rsidRPr="00B94419">
              <w:rPr>
                <w:rFonts w:ascii="Calibri" w:eastAsia="Times New Roman" w:hAnsi="Calibri" w:cs="Calibri"/>
                <w:color w:val="000000"/>
                <w:sz w:val="18"/>
                <w:szCs w:val="18"/>
                <w:lang w:bidi="he-IL"/>
              </w:rPr>
              <w:t xml:space="preserve"> is the clock used in the system containing the timer unit. units: [Hz]</w:t>
            </w:r>
          </w:p>
        </w:tc>
      </w:tr>
      <w:tr w:rsidR="00287E25" w:rsidRPr="00B94419" w:rsidTr="00287E25">
        <w:trPr>
          <w:trHeight w:val="484"/>
          <w:trPrChange w:id="1227" w:author="dobstbau" w:date="2011-11-14T09:54:00Z">
            <w:trPr>
              <w:trHeight w:val="484"/>
            </w:trPr>
          </w:trPrChange>
        </w:trPr>
        <w:tc>
          <w:tcPr>
            <w:tcW w:w="2018" w:type="dxa"/>
            <w:tcBorders>
              <w:top w:val="nil"/>
              <w:left w:val="single" w:sz="4" w:space="0" w:color="auto"/>
              <w:bottom w:val="single" w:sz="4" w:space="0" w:color="auto"/>
              <w:right w:val="single" w:sz="4" w:space="0" w:color="auto"/>
            </w:tcBorders>
            <w:shd w:val="clear" w:color="auto" w:fill="auto"/>
            <w:noWrap/>
            <w:vAlign w:val="bottom"/>
            <w:hideMark/>
            <w:tcPrChange w:id="1228" w:author="dobstbau" w:date="2011-11-14T09:54:00Z">
              <w:tcPr>
                <w:tcW w:w="2018" w:type="dxa"/>
                <w:tcBorders>
                  <w:top w:val="nil"/>
                  <w:left w:val="single" w:sz="4" w:space="0" w:color="auto"/>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timer_en_polarity_g</w:t>
            </w:r>
            <w:proofErr w:type="spellEnd"/>
            <w:r w:rsidRPr="00B94419">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noWrap/>
            <w:vAlign w:val="bottom"/>
            <w:hideMark/>
            <w:tcPrChange w:id="1229" w:author="dobstbau" w:date="2011-11-14T09:54:00Z">
              <w:tcPr>
                <w:tcW w:w="870" w:type="dxa"/>
                <w:tcBorders>
                  <w:top w:val="nil"/>
                  <w:left w:val="nil"/>
                  <w:bottom w:val="single" w:sz="4" w:space="0" w:color="auto"/>
                  <w:right w:val="single" w:sz="4" w:space="0" w:color="auto"/>
                </w:tcBorders>
                <w:shd w:val="clear" w:color="auto" w:fill="auto"/>
                <w:noWrap/>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proofErr w:type="spellStart"/>
            <w:r w:rsidRPr="00B94419">
              <w:rPr>
                <w:rFonts w:ascii="Calibri" w:eastAsia="Times New Roman" w:hAnsi="Calibri" w:cs="Calibri"/>
                <w:color w:val="000000"/>
                <w:sz w:val="18"/>
                <w:szCs w:val="18"/>
                <w:lang w:bidi="he-IL"/>
              </w:rPr>
              <w:t>std_logic</w:t>
            </w:r>
            <w:proofErr w:type="spellEnd"/>
          </w:p>
        </w:tc>
        <w:tc>
          <w:tcPr>
            <w:tcW w:w="1360" w:type="dxa"/>
            <w:tcBorders>
              <w:top w:val="single" w:sz="4" w:space="0" w:color="auto"/>
              <w:left w:val="nil"/>
              <w:bottom w:val="single" w:sz="4" w:space="0" w:color="auto"/>
              <w:right w:val="single" w:sz="4" w:space="0" w:color="auto"/>
            </w:tcBorders>
            <w:tcPrChange w:id="1230" w:author="dobstbau" w:date="2011-11-14T09:54:00Z">
              <w:tcPr>
                <w:tcW w:w="770" w:type="dxa"/>
                <w:tcBorders>
                  <w:top w:val="single" w:sz="4" w:space="0" w:color="auto"/>
                  <w:left w:val="nil"/>
                  <w:bottom w:val="single" w:sz="4" w:space="0" w:color="auto"/>
                  <w:right w:val="single" w:sz="4" w:space="0" w:color="auto"/>
                </w:tcBorders>
              </w:tcPr>
            </w:tcPrChange>
          </w:tcPr>
          <w:p w:rsidR="00287E25" w:rsidRPr="00B94419" w:rsidRDefault="003A2B8B" w:rsidP="00B94419">
            <w:pPr>
              <w:bidi w:val="0"/>
              <w:spacing w:after="0" w:line="240" w:lineRule="auto"/>
              <w:jc w:val="left"/>
              <w:rPr>
                <w:rFonts w:ascii="Calibri" w:eastAsia="Times New Roman" w:hAnsi="Calibri" w:cs="Calibri"/>
                <w:color w:val="000000"/>
                <w:sz w:val="18"/>
                <w:szCs w:val="18"/>
                <w:lang w:bidi="he-IL"/>
              </w:rPr>
            </w:pPr>
            <w:ins w:id="1231" w:author="dobstbau" w:date="2011-11-15T14:52:00Z">
              <w:r>
                <w:rPr>
                  <w:rFonts w:ascii="Calibri" w:eastAsia="Times New Roman" w:hAnsi="Calibri" w:cs="Calibri"/>
                  <w:color w:val="000000"/>
                  <w:sz w:val="18"/>
                  <w:szCs w:val="18"/>
                  <w:lang w:bidi="he-IL"/>
                </w:rPr>
                <w:t>1</w:t>
              </w:r>
            </w:ins>
          </w:p>
        </w:tc>
        <w:tc>
          <w:tcPr>
            <w:tcW w:w="4920" w:type="dxa"/>
            <w:tcBorders>
              <w:top w:val="nil"/>
              <w:left w:val="single" w:sz="4" w:space="0" w:color="auto"/>
              <w:bottom w:val="single" w:sz="4" w:space="0" w:color="auto"/>
              <w:right w:val="single" w:sz="4" w:space="0" w:color="auto"/>
            </w:tcBorders>
            <w:shd w:val="clear" w:color="auto" w:fill="auto"/>
            <w:vAlign w:val="bottom"/>
            <w:hideMark/>
            <w:tcPrChange w:id="1232" w:author="dobstbau" w:date="2011-11-14T09:54:00Z">
              <w:tcPr>
                <w:tcW w:w="5510" w:type="dxa"/>
                <w:tcBorders>
                  <w:top w:val="nil"/>
                  <w:left w:val="single" w:sz="4" w:space="0" w:color="auto"/>
                  <w:bottom w:val="single" w:sz="4" w:space="0" w:color="auto"/>
                  <w:right w:val="single" w:sz="4" w:space="0" w:color="auto"/>
                </w:tcBorders>
                <w:shd w:val="clear" w:color="auto" w:fill="auto"/>
                <w:vAlign w:val="bottom"/>
                <w:hideMark/>
              </w:tcPr>
            </w:tcPrChange>
          </w:tcPr>
          <w:p w:rsidR="00287E25" w:rsidRPr="00B94419" w:rsidRDefault="00287E25" w:rsidP="00B94419">
            <w:pPr>
              <w:bidi w:val="0"/>
              <w:spacing w:after="0" w:line="240" w:lineRule="auto"/>
              <w:jc w:val="left"/>
              <w:rPr>
                <w:rFonts w:ascii="Calibri" w:eastAsia="Times New Roman" w:hAnsi="Calibri" w:cs="Calibri"/>
                <w:color w:val="000000"/>
                <w:sz w:val="18"/>
                <w:szCs w:val="18"/>
                <w:lang w:bidi="he-IL"/>
              </w:rPr>
            </w:pPr>
            <w:r w:rsidRPr="00B94419">
              <w:rPr>
                <w:rFonts w:ascii="Calibri" w:eastAsia="Times New Roman" w:hAnsi="Calibri" w:cs="Calibri"/>
                <w:color w:val="000000"/>
                <w:sz w:val="18"/>
                <w:szCs w:val="18"/>
                <w:lang w:bidi="he-IL"/>
              </w:rPr>
              <w:t>defines the active state of the timer: '0' active low, '1' active high</w:t>
            </w:r>
          </w:p>
        </w:tc>
      </w:tr>
    </w:tbl>
    <w:p w:rsidR="003C51A9" w:rsidRDefault="003C51A9" w:rsidP="003C51A9">
      <w:pPr>
        <w:rPr>
          <w:ins w:id="1233" w:author="dobstbau" w:date="2011-11-12T22:47:00Z"/>
          <w:rtl/>
          <w:lang w:bidi="he-IL"/>
        </w:rPr>
      </w:pPr>
    </w:p>
    <w:p w:rsidR="003C51A9" w:rsidRDefault="003C51A9" w:rsidP="003C51A9">
      <w:pPr>
        <w:pStyle w:val="Caption"/>
        <w:keepNext/>
        <w:rPr>
          <w:ins w:id="1234" w:author="dobstbau" w:date="2011-11-12T22:47:00Z"/>
        </w:rPr>
      </w:pPr>
      <w:ins w:id="1235" w:author="dobstbau" w:date="2011-11-12T22:47:00Z">
        <w:r>
          <w:t xml:space="preserve">Table </w:t>
        </w:r>
        <w:r w:rsidR="00122182">
          <w:fldChar w:fldCharType="begin"/>
        </w:r>
        <w:r>
          <w:instrText xml:space="preserve"> SEQ Table \* ARABIC </w:instrText>
        </w:r>
        <w:r w:rsidR="00122182">
          <w:fldChar w:fldCharType="separate"/>
        </w:r>
        <w:r>
          <w:rPr>
            <w:noProof/>
          </w:rPr>
          <w:t>35</w:t>
        </w:r>
        <w:r w:rsidR="00122182">
          <w:fldChar w:fldCharType="end"/>
        </w:r>
        <w:r>
          <w:t xml:space="preserve"> - Led generics</w:t>
        </w:r>
      </w:ins>
    </w:p>
    <w:p w:rsidR="00B94419" w:rsidRPr="00B94419" w:rsidRDefault="00B94419" w:rsidP="00B94419"/>
    <w:p w:rsidR="008945DB" w:rsidRDefault="003F36F6">
      <w:pPr>
        <w:bidi w:val="0"/>
        <w:rPr>
          <w:rtl/>
          <w:lang w:bidi="he-IL"/>
        </w:rPr>
      </w:pPr>
      <w:r w:rsidRPr="00EF62F8">
        <w:rPr>
          <w:b/>
          <w:bCs/>
          <w:lang w:bidi="he-IL"/>
        </w:rPr>
        <w:t>Timer</w:t>
      </w:r>
      <w:r>
        <w:rPr>
          <w:lang w:bidi="he-IL"/>
        </w:rPr>
        <w:t>:</w:t>
      </w:r>
      <w:r w:rsidR="00EF62F8">
        <w:rPr>
          <w:lang w:bidi="he-IL"/>
        </w:rPr>
        <w:t xml:space="preserve"> </w:t>
      </w:r>
      <w:r>
        <w:rPr>
          <w:lang w:bidi="he-IL"/>
        </w:rPr>
        <w:t xml:space="preserve"> see at wait client.</w:t>
      </w:r>
    </w:p>
    <w:p w:rsidR="005A4C71" w:rsidRDefault="005A4C71" w:rsidP="005A4C71">
      <w:pPr>
        <w:bidi w:val="0"/>
        <w:spacing w:after="0"/>
      </w:pPr>
      <w:r>
        <w:rPr>
          <w:b/>
          <w:bCs/>
        </w:rPr>
        <w:t xml:space="preserve">Wishbone Slave </w:t>
      </w:r>
      <w:proofErr w:type="gramStart"/>
      <w:r>
        <w:rPr>
          <w:b/>
          <w:bCs/>
        </w:rPr>
        <w:t xml:space="preserve">- </w:t>
      </w:r>
      <w:r w:rsidRPr="009462F0">
        <w:rPr>
          <w:b/>
          <w:bCs/>
        </w:rPr>
        <w:t xml:space="preserve"> </w:t>
      </w:r>
      <w:r>
        <w:t>see</w:t>
      </w:r>
      <w:proofErr w:type="gramEnd"/>
      <w:r>
        <w:t xml:space="preserve"> </w:t>
      </w:r>
      <w:r w:rsidRPr="00A95A31">
        <w:rPr>
          <w:u w:val="single"/>
        </w:rPr>
        <w:t>wishbone units</w:t>
      </w:r>
      <w:r>
        <w:rPr>
          <w:u w:val="single"/>
        </w:rPr>
        <w:t>.</w:t>
      </w:r>
    </w:p>
    <w:p w:rsidR="005A4C71" w:rsidRDefault="005A4C71" w:rsidP="00FA3A01">
      <w:pPr>
        <w:bidi w:val="0"/>
        <w:ind w:left="360"/>
      </w:pPr>
    </w:p>
    <w:p w:rsidR="00A1059C" w:rsidRPr="00D52841" w:rsidRDefault="00A1059C" w:rsidP="00D52841">
      <w:pPr>
        <w:bidi w:val="0"/>
      </w:pPr>
    </w:p>
    <w:p w:rsidR="00A1059C" w:rsidRDefault="00A1059C" w:rsidP="00A1059C">
      <w:pPr>
        <w:pStyle w:val="ListParagraph"/>
        <w:bidi w:val="0"/>
      </w:pPr>
    </w:p>
    <w:p w:rsidR="00A1059C" w:rsidRPr="00BC552E" w:rsidRDefault="00A1059C" w:rsidP="00A1059C">
      <w:pPr>
        <w:pStyle w:val="ListParagraph"/>
        <w:bidi w:val="0"/>
      </w:pPr>
    </w:p>
    <w:p w:rsidR="00BC552E" w:rsidRDefault="008A1D4B" w:rsidP="00BC552E">
      <w:pPr>
        <w:pStyle w:val="Heading2"/>
        <w:bidi w:val="0"/>
        <w:rPr>
          <w:rStyle w:val="IntenseEmphasis"/>
        </w:rPr>
      </w:pPr>
      <w:bookmarkStart w:id="1236" w:name="_Toc308900968"/>
      <w:r>
        <w:rPr>
          <w:rStyle w:val="IntenseEmphasis"/>
        </w:rPr>
        <w:t xml:space="preserve">Display </w:t>
      </w:r>
      <w:r w:rsidR="00983774">
        <w:rPr>
          <w:rStyle w:val="IntenseEmphasis"/>
        </w:rPr>
        <w:t>–</w:t>
      </w:r>
      <w:r w:rsidR="00BC552E">
        <w:rPr>
          <w:rStyle w:val="IntenseEmphasis"/>
        </w:rPr>
        <w:t xml:space="preserve"> client</w:t>
      </w:r>
      <w:bookmarkEnd w:id="1236"/>
    </w:p>
    <w:p w:rsidR="00983774" w:rsidRPr="00983774" w:rsidRDefault="00983774" w:rsidP="00983774">
      <w:pPr>
        <w:bidi w:val="0"/>
      </w:pPr>
      <w:r w:rsidRPr="00983774">
        <w:rPr>
          <w:noProof/>
          <w:lang w:bidi="he-IL"/>
        </w:rPr>
        <w:drawing>
          <wp:inline distT="0" distB="0" distL="0" distR="0">
            <wp:extent cx="5274310" cy="3108424"/>
            <wp:effectExtent l="19050" t="0" r="2540" b="0"/>
            <wp:docPr id="5"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cstate="print"/>
                    <a:srcRect/>
                    <a:stretch>
                      <a:fillRect/>
                    </a:stretch>
                  </pic:blipFill>
                  <pic:spPr bwMode="auto">
                    <a:xfrm>
                      <a:off x="0" y="0"/>
                      <a:ext cx="5274310" cy="3108424"/>
                    </a:xfrm>
                    <a:prstGeom prst="rect">
                      <a:avLst/>
                    </a:prstGeom>
                    <a:noFill/>
                    <a:ln w="9525">
                      <a:noFill/>
                      <a:miter lim="800000"/>
                      <a:headEnd/>
                      <a:tailEnd/>
                    </a:ln>
                  </pic:spPr>
                </pic:pic>
              </a:graphicData>
            </a:graphic>
          </wp:inline>
        </w:drawing>
      </w:r>
    </w:p>
    <w:p w:rsidR="00BC552E" w:rsidRDefault="00BC552E" w:rsidP="00BC552E">
      <w:pPr>
        <w:bidi w:val="0"/>
        <w:rPr>
          <w:rStyle w:val="Emphasis"/>
        </w:rPr>
      </w:pPr>
      <w:r w:rsidRPr="00F26180">
        <w:rPr>
          <w:rStyle w:val="Emphasis"/>
        </w:rPr>
        <w:t>General Description</w:t>
      </w:r>
    </w:p>
    <w:p w:rsidR="00EE109A" w:rsidRDefault="00EE109A" w:rsidP="00EE109A">
      <w:pPr>
        <w:pStyle w:val="ListParagraph"/>
        <w:numPr>
          <w:ilvl w:val="0"/>
          <w:numId w:val="23"/>
        </w:numPr>
        <w:bidi w:val="0"/>
        <w:rPr>
          <w:ins w:id="1237" w:author="dobstbau" w:date="2011-11-15T19:45:00Z"/>
        </w:rPr>
      </w:pPr>
      <w:ins w:id="1238" w:author="dobstbau" w:date="2011-11-15T19:45:00Z">
        <w:r>
          <w:t xml:space="preserve">The display client would control an external screen in 1024X768 </w:t>
        </w:r>
        <w:proofErr w:type="gramStart"/>
        <w:r>
          <w:t>resolution</w:t>
        </w:r>
        <w:proofErr w:type="gramEnd"/>
        <w:r>
          <w:t xml:space="preserve">. The ROI (region of interest) is </w:t>
        </w:r>
        <w:proofErr w:type="gramStart"/>
        <w:r>
          <w:t>800X600</w:t>
        </w:r>
        <w:proofErr w:type="gramEnd"/>
        <w:r>
          <w:t>.</w:t>
        </w:r>
        <w:r w:rsidRPr="00BC552E">
          <w:t xml:space="preserve"> </w:t>
        </w:r>
      </w:ins>
    </w:p>
    <w:p w:rsidR="00EE109A" w:rsidRDefault="00BA67DA" w:rsidP="00EE109A">
      <w:pPr>
        <w:pStyle w:val="ListParagraph"/>
        <w:keepNext/>
        <w:bidi w:val="0"/>
        <w:rPr>
          <w:ins w:id="1239" w:author="dobstbau" w:date="2011-11-15T19:45:00Z"/>
        </w:rPr>
      </w:pPr>
      <w:ins w:id="1240" w:author="dobstbau" w:date="2011-11-15T19:45:00Z">
        <w:r>
          <w:rPr>
            <w:noProof/>
            <w:lang w:bidi="he-IL"/>
          </w:rPr>
          <w:drawing>
            <wp:inline distT="0" distB="0" distL="0" distR="0">
              <wp:extent cx="3647092" cy="253166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647485" cy="2531933"/>
                      </a:xfrm>
                      <a:prstGeom prst="rect">
                        <a:avLst/>
                      </a:prstGeom>
                      <a:noFill/>
                      <a:ln w="9525">
                        <a:noFill/>
                        <a:miter lim="800000"/>
                        <a:headEnd/>
                        <a:tailEnd/>
                      </a:ln>
                    </pic:spPr>
                  </pic:pic>
                </a:graphicData>
              </a:graphic>
            </wp:inline>
          </w:drawing>
        </w:r>
      </w:ins>
    </w:p>
    <w:p w:rsidR="00EE109A" w:rsidRDefault="00EE109A" w:rsidP="00EE109A">
      <w:pPr>
        <w:pStyle w:val="Caption"/>
        <w:jc w:val="center"/>
        <w:rPr>
          <w:ins w:id="1241" w:author="dobstbau" w:date="2011-11-15T19:45:00Z"/>
          <w:rtl/>
          <w:lang w:bidi="he-IL"/>
        </w:rPr>
      </w:pPr>
      <w:ins w:id="1242" w:author="dobstbau" w:date="2011-11-15T19:45:00Z">
        <w:r>
          <w:t xml:space="preserve">Figure </w:t>
        </w:r>
        <w:r w:rsidR="00122182">
          <w:fldChar w:fldCharType="begin"/>
        </w:r>
        <w:r>
          <w:instrText xml:space="preserve"> SEQ Figure \* ARABIC </w:instrText>
        </w:r>
        <w:r w:rsidR="00122182">
          <w:fldChar w:fldCharType="separate"/>
        </w:r>
        <w:r>
          <w:rPr>
            <w:noProof/>
          </w:rPr>
          <w:t>13</w:t>
        </w:r>
        <w:r w:rsidR="00122182">
          <w:fldChar w:fldCharType="end"/>
        </w:r>
        <w:r>
          <w:rPr>
            <w:noProof/>
          </w:rPr>
          <w:t xml:space="preserve"> - Display resolution and ROI</w:t>
        </w:r>
      </w:ins>
    </w:p>
    <w:p w:rsidR="00EE109A" w:rsidRDefault="00EE109A" w:rsidP="00EE109A">
      <w:pPr>
        <w:pStyle w:val="ListParagraph"/>
        <w:bidi w:val="0"/>
        <w:rPr>
          <w:ins w:id="1243" w:author="dobstbau" w:date="2011-11-15T19:45:00Z"/>
        </w:rPr>
      </w:pPr>
    </w:p>
    <w:p w:rsidR="00EE109A" w:rsidRDefault="00EE109A" w:rsidP="00EE109A">
      <w:pPr>
        <w:pStyle w:val="ListParagraph"/>
        <w:numPr>
          <w:ilvl w:val="0"/>
          <w:numId w:val="23"/>
        </w:numPr>
        <w:bidi w:val="0"/>
        <w:rPr>
          <w:ins w:id="1244" w:author="dobstbau" w:date="2011-11-15T19:45:00Z"/>
        </w:rPr>
      </w:pPr>
      <w:ins w:id="1245" w:author="dobstbau" w:date="2011-11-15T19:45:00Z">
        <w:r>
          <w:t>The display client has a wishbone slave interface. WS number 5.</w:t>
        </w:r>
      </w:ins>
    </w:p>
    <w:p w:rsidR="00EE109A" w:rsidRPr="00BC552E" w:rsidRDefault="00EE109A" w:rsidP="00EE109A">
      <w:pPr>
        <w:pStyle w:val="ListParagraph"/>
        <w:numPr>
          <w:ilvl w:val="0"/>
          <w:numId w:val="23"/>
        </w:numPr>
        <w:bidi w:val="0"/>
        <w:rPr>
          <w:ins w:id="1246" w:author="dobstbau" w:date="2011-11-15T19:45:00Z"/>
        </w:rPr>
      </w:pPr>
      <w:ins w:id="1247" w:author="dobstbau" w:date="2011-11-15T19:45:00Z">
        <w:r>
          <w:t>An image can be display on the screen in one form a line, column or squares (Damka</w:t>
        </w:r>
        <w:proofErr w:type="gramStart"/>
        <w:r>
          <w:t>)  format</w:t>
        </w:r>
        <w:proofErr w:type="gramEnd"/>
        <w:r>
          <w:t xml:space="preserve"> according to register values.   The Image would be displayed with a graduate change of colors from line to line (or column to column, or square to square)</w:t>
        </w:r>
      </w:ins>
    </w:p>
    <w:p w:rsidR="00EE109A" w:rsidRDefault="00EE109A" w:rsidP="00EE109A">
      <w:pPr>
        <w:pStyle w:val="ListParagraph"/>
        <w:numPr>
          <w:ilvl w:val="0"/>
          <w:numId w:val="23"/>
        </w:numPr>
        <w:bidi w:val="0"/>
        <w:rPr>
          <w:ins w:id="1248" w:author="dobstbau" w:date="2011-11-15T19:45:00Z"/>
        </w:rPr>
      </w:pPr>
      <w:ins w:id="1249" w:author="dobstbau" w:date="2011-11-15T19:45:00Z">
        <w:r w:rsidRPr="00BC552E">
          <w:lastRenderedPageBreak/>
          <w:t xml:space="preserve">The </w:t>
        </w:r>
        <w:proofErr w:type="gramStart"/>
        <w:r>
          <w:t xml:space="preserve">display </w:t>
        </w:r>
        <w:r w:rsidRPr="00BC552E">
          <w:t xml:space="preserve"> </w:t>
        </w:r>
        <w:r>
          <w:t>interface</w:t>
        </w:r>
        <w:proofErr w:type="gramEnd"/>
        <w:r>
          <w:t xml:space="preserve"> to the display will be with VESA protocol which operates</w:t>
        </w:r>
        <w:r w:rsidRPr="00BC552E">
          <w:t xml:space="preserve"> with </w:t>
        </w:r>
        <w:r>
          <w:t xml:space="preserve">a </w:t>
        </w:r>
        <w:r w:rsidRPr="00BC552E">
          <w:t>65M</w:t>
        </w:r>
        <w:r>
          <w:t>Hz</w:t>
        </w:r>
        <w:r w:rsidRPr="00BC552E">
          <w:t xml:space="preserve"> clock.</w:t>
        </w:r>
      </w:ins>
    </w:p>
    <w:p w:rsidR="00EE109A" w:rsidRDefault="00EE109A" w:rsidP="00EE109A">
      <w:pPr>
        <w:pStyle w:val="ListParagraph"/>
        <w:numPr>
          <w:ilvl w:val="0"/>
          <w:numId w:val="23"/>
        </w:numPr>
        <w:bidi w:val="0"/>
        <w:rPr>
          <w:ins w:id="1250" w:author="dobstbau" w:date="2011-11-15T19:45:00Z"/>
        </w:rPr>
      </w:pPr>
      <w:ins w:id="1251" w:author="dobstbau" w:date="2011-11-15T19:45:00Z">
        <w:r>
          <w:t>In order to fit the system clock of 100 MHz to the VESA clock of 65 MHz we will use Clock Domain Crossing (CDC</w:t>
        </w:r>
        <w:proofErr w:type="gramStart"/>
        <w:r>
          <w:t>)</w:t>
        </w:r>
        <w:r w:rsidRPr="00BC552E">
          <w:t xml:space="preserve">  </w:t>
        </w:r>
        <w:r>
          <w:t>hardware</w:t>
        </w:r>
        <w:proofErr w:type="gramEnd"/>
        <w:r>
          <w:t>.</w:t>
        </w:r>
        <w:r>
          <w:rPr>
            <w:rStyle w:val="CommentReference"/>
            <w:rtl/>
          </w:rPr>
          <w:commentReference w:id="1252"/>
        </w:r>
      </w:ins>
    </w:p>
    <w:p w:rsidR="00EE109A" w:rsidRDefault="00EE109A" w:rsidP="00EE109A">
      <w:pPr>
        <w:pStyle w:val="ListParagraph"/>
        <w:numPr>
          <w:ilvl w:val="0"/>
          <w:numId w:val="23"/>
        </w:numPr>
        <w:bidi w:val="0"/>
        <w:rPr>
          <w:ins w:id="1253" w:author="dobstbau" w:date="2011-11-15T19:45:00Z"/>
        </w:rPr>
      </w:pPr>
      <w:ins w:id="1254" w:author="dobstbau" w:date="2011-11-15T19:45:00Z">
        <w:r>
          <w:t>The system includes the following registers:</w:t>
        </w:r>
      </w:ins>
    </w:p>
    <w:p w:rsidR="00EE109A" w:rsidRDefault="00EE109A" w:rsidP="00EE109A">
      <w:pPr>
        <w:pStyle w:val="ListParagraph"/>
        <w:bidi w:val="0"/>
        <w:rPr>
          <w:ins w:id="1255" w:author="dobstbau" w:date="2011-11-15T19:45:00Z"/>
        </w:rPr>
      </w:pPr>
      <w:proofErr w:type="spellStart"/>
      <w:ins w:id="1256" w:author="dobstbau" w:date="2011-11-15T19:45:00Z">
        <w:r>
          <w:t>Line_Location_reg</w:t>
        </w:r>
        <w:proofErr w:type="spellEnd"/>
        <w:r>
          <w:t xml:space="preserve"> – The location of the top left corner of the ROI using line mode</w:t>
        </w:r>
      </w:ins>
    </w:p>
    <w:p w:rsidR="00EE109A" w:rsidRDefault="00EE109A" w:rsidP="00EE109A">
      <w:pPr>
        <w:pStyle w:val="ListParagraph"/>
        <w:bidi w:val="0"/>
        <w:rPr>
          <w:ins w:id="1257" w:author="dobstbau" w:date="2011-11-15T19:45:00Z"/>
        </w:rPr>
      </w:pPr>
      <w:proofErr w:type="spellStart"/>
      <w:ins w:id="1258" w:author="dobstbau" w:date="2011-11-15T19:45:00Z">
        <w:r>
          <w:t>Column_Location_reg</w:t>
        </w:r>
        <w:proofErr w:type="spellEnd"/>
        <w:r>
          <w:t xml:space="preserve"> – The location of the top left corner of the ROI using Column mode</w:t>
        </w:r>
      </w:ins>
    </w:p>
    <w:p w:rsidR="00EE109A" w:rsidRDefault="00EE109A" w:rsidP="00EE109A">
      <w:pPr>
        <w:pStyle w:val="ListParagraph"/>
        <w:bidi w:val="0"/>
        <w:rPr>
          <w:ins w:id="1259" w:author="dobstbau" w:date="2011-11-15T19:45:00Z"/>
        </w:rPr>
      </w:pPr>
      <w:proofErr w:type="spellStart"/>
      <w:ins w:id="1260" w:author="dobstbau" w:date="2011-11-15T19:45:00Z">
        <w:r>
          <w:t>Damka_Location_reg</w:t>
        </w:r>
        <w:proofErr w:type="spellEnd"/>
        <w:r>
          <w:t xml:space="preserve"> – The location of the top left corner of the ROI using Damka mode</w:t>
        </w:r>
      </w:ins>
    </w:p>
    <w:p w:rsidR="00EE109A" w:rsidRDefault="00EE109A" w:rsidP="00EE109A">
      <w:pPr>
        <w:pStyle w:val="ListParagraph"/>
        <w:bidi w:val="0"/>
        <w:rPr>
          <w:ins w:id="1261" w:author="dobstbau" w:date="2011-11-15T19:45:00Z"/>
        </w:rPr>
      </w:pPr>
      <w:proofErr w:type="spellStart"/>
      <w:ins w:id="1262" w:author="dobstbau" w:date="2011-11-15T19:45:00Z">
        <w:r>
          <w:t>Line_width_reg</w:t>
        </w:r>
        <w:proofErr w:type="spellEnd"/>
        <w:r>
          <w:t xml:space="preserve"> – the width of a single line</w:t>
        </w:r>
      </w:ins>
    </w:p>
    <w:p w:rsidR="00EE109A" w:rsidRDefault="00EE109A" w:rsidP="00EE109A">
      <w:pPr>
        <w:pStyle w:val="ListParagraph"/>
        <w:bidi w:val="0"/>
        <w:rPr>
          <w:ins w:id="1263" w:author="dobstbau" w:date="2011-11-15T19:45:00Z"/>
        </w:rPr>
      </w:pPr>
      <w:proofErr w:type="spellStart"/>
      <w:ins w:id="1264" w:author="dobstbau" w:date="2011-11-15T19:45:00Z">
        <w:r>
          <w:t>Column_width_reg</w:t>
        </w:r>
        <w:proofErr w:type="spellEnd"/>
        <w:r>
          <w:t xml:space="preserve"> – the width of a single column</w:t>
        </w:r>
      </w:ins>
    </w:p>
    <w:p w:rsidR="00EE109A" w:rsidRDefault="00EE109A" w:rsidP="00EE109A">
      <w:pPr>
        <w:pStyle w:val="ListParagraph"/>
        <w:bidi w:val="0"/>
        <w:rPr>
          <w:ins w:id="1265" w:author="dobstbau" w:date="2011-11-15T19:45:00Z"/>
        </w:rPr>
      </w:pPr>
      <w:proofErr w:type="spellStart"/>
      <w:ins w:id="1266" w:author="dobstbau" w:date="2011-11-15T19:45:00Z">
        <w:r>
          <w:t>Damka_width_reg</w:t>
        </w:r>
        <w:proofErr w:type="spellEnd"/>
        <w:r>
          <w:t xml:space="preserve"> – the width of the side of a single square</w:t>
        </w:r>
      </w:ins>
    </w:p>
    <w:p w:rsidR="00EC6A14" w:rsidRDefault="00EC6A14" w:rsidP="00EC6A14">
      <w:pPr>
        <w:pStyle w:val="ListParagraph"/>
        <w:bidi w:val="0"/>
        <w:rPr>
          <w:ins w:id="1267" w:author="dobstbau" w:date="2011-11-26T22:41:00Z"/>
        </w:rPr>
      </w:pPr>
      <w:proofErr w:type="spellStart"/>
      <w:ins w:id="1268" w:author="dobstbau" w:date="2011-11-26T22:41:00Z">
        <w:r>
          <w:t>r</w:t>
        </w:r>
        <w:r>
          <w:t>_Line_jump_value_reg</w:t>
        </w:r>
        <w:proofErr w:type="spellEnd"/>
        <w:r>
          <w:t xml:space="preserve"> – the difference of colors between each line – red color</w:t>
        </w:r>
      </w:ins>
    </w:p>
    <w:p w:rsidR="00EC6A14" w:rsidRDefault="00EC6A14" w:rsidP="00EC6A14">
      <w:pPr>
        <w:pStyle w:val="ListParagraph"/>
        <w:bidi w:val="0"/>
        <w:rPr>
          <w:ins w:id="1269" w:author="dobstbau" w:date="2011-11-26T22:41:00Z"/>
        </w:rPr>
      </w:pPr>
      <w:proofErr w:type="spellStart"/>
      <w:ins w:id="1270" w:author="dobstbau" w:date="2011-11-26T22:41:00Z">
        <w:r>
          <w:t>g</w:t>
        </w:r>
        <w:r>
          <w:t>_Line_jump_value_reg</w:t>
        </w:r>
        <w:proofErr w:type="spellEnd"/>
        <w:r>
          <w:t xml:space="preserve"> – the difference of colors between each line – </w:t>
        </w:r>
        <w:r>
          <w:t>green</w:t>
        </w:r>
        <w:r>
          <w:t xml:space="preserve"> color</w:t>
        </w:r>
      </w:ins>
    </w:p>
    <w:p w:rsidR="00EC6A14" w:rsidRDefault="00EC6A14" w:rsidP="00EC6A14">
      <w:pPr>
        <w:pStyle w:val="ListParagraph"/>
        <w:bidi w:val="0"/>
        <w:rPr>
          <w:ins w:id="1271" w:author="dobstbau" w:date="2011-11-26T22:41:00Z"/>
        </w:rPr>
        <w:pPrChange w:id="1272" w:author="dobstbau" w:date="2011-11-26T22:41:00Z">
          <w:pPr>
            <w:pStyle w:val="ListParagraph"/>
            <w:bidi w:val="0"/>
          </w:pPr>
        </w:pPrChange>
      </w:pPr>
      <w:proofErr w:type="spellStart"/>
      <w:ins w:id="1273" w:author="dobstbau" w:date="2011-11-26T22:41:00Z">
        <w:r>
          <w:t>b</w:t>
        </w:r>
        <w:r>
          <w:t>_Line_jump_value_reg</w:t>
        </w:r>
        <w:proofErr w:type="spellEnd"/>
        <w:r>
          <w:t xml:space="preserve"> – the difference of colors between each line – </w:t>
        </w:r>
        <w:r>
          <w:t>blue</w:t>
        </w:r>
        <w:r>
          <w:t xml:space="preserve"> color</w:t>
        </w:r>
      </w:ins>
    </w:p>
    <w:p w:rsidR="00EC6A14" w:rsidRDefault="00EC6A14" w:rsidP="00EC6A14">
      <w:pPr>
        <w:pStyle w:val="ListParagraph"/>
        <w:bidi w:val="0"/>
        <w:rPr>
          <w:ins w:id="1274" w:author="dobstbau" w:date="2011-11-26T22:42:00Z"/>
        </w:rPr>
        <w:pPrChange w:id="1275" w:author="dobstbau" w:date="2011-11-26T22:42:00Z">
          <w:pPr>
            <w:pStyle w:val="ListParagraph"/>
            <w:bidi w:val="0"/>
          </w:pPr>
        </w:pPrChange>
      </w:pPr>
      <w:proofErr w:type="spellStart"/>
      <w:ins w:id="1276" w:author="dobstbau" w:date="2011-11-26T22:42:00Z">
        <w:r>
          <w:t>r_Column_jump_value_reg</w:t>
        </w:r>
        <w:proofErr w:type="spellEnd"/>
        <w:r>
          <w:t xml:space="preserve"> - the difference of colors between each column – red color</w:t>
        </w:r>
      </w:ins>
    </w:p>
    <w:p w:rsidR="00EC6A14" w:rsidRDefault="00EC6A14" w:rsidP="00EC6A14">
      <w:pPr>
        <w:pStyle w:val="ListParagraph"/>
        <w:bidi w:val="0"/>
        <w:rPr>
          <w:ins w:id="1277" w:author="dobstbau" w:date="2011-11-26T22:42:00Z"/>
        </w:rPr>
      </w:pPr>
      <w:proofErr w:type="spellStart"/>
      <w:ins w:id="1278" w:author="dobstbau" w:date="2011-11-26T22:42:00Z">
        <w:r>
          <w:t>g</w:t>
        </w:r>
        <w:r>
          <w:t>_Column_jump_value_reg</w:t>
        </w:r>
        <w:proofErr w:type="spellEnd"/>
        <w:r>
          <w:t xml:space="preserve"> - the difference of colors between each column – </w:t>
        </w:r>
        <w:r>
          <w:t>green</w:t>
        </w:r>
        <w:r>
          <w:t xml:space="preserve"> color</w:t>
        </w:r>
      </w:ins>
    </w:p>
    <w:p w:rsidR="00EC6A14" w:rsidRDefault="00EC6A14" w:rsidP="00EC6A14">
      <w:pPr>
        <w:pStyle w:val="ListParagraph"/>
        <w:bidi w:val="0"/>
        <w:rPr>
          <w:ins w:id="1279" w:author="dobstbau" w:date="2011-11-26T22:42:00Z"/>
        </w:rPr>
        <w:pPrChange w:id="1280" w:author="dobstbau" w:date="2011-11-26T22:42:00Z">
          <w:pPr>
            <w:pStyle w:val="ListParagraph"/>
            <w:bidi w:val="0"/>
          </w:pPr>
        </w:pPrChange>
      </w:pPr>
      <w:proofErr w:type="spellStart"/>
      <w:ins w:id="1281" w:author="dobstbau" w:date="2011-11-26T22:42:00Z">
        <w:r>
          <w:t>b</w:t>
        </w:r>
        <w:r>
          <w:t>_Column_jump_value_reg</w:t>
        </w:r>
        <w:proofErr w:type="spellEnd"/>
        <w:r>
          <w:t xml:space="preserve"> - the difference of colors between each column – </w:t>
        </w:r>
        <w:r>
          <w:t>blue</w:t>
        </w:r>
        <w:r>
          <w:t xml:space="preserve"> color</w:t>
        </w:r>
      </w:ins>
    </w:p>
    <w:p w:rsidR="00EC6A14" w:rsidRDefault="00EC6A14" w:rsidP="00EC6A14">
      <w:pPr>
        <w:pStyle w:val="ListParagraph"/>
        <w:bidi w:val="0"/>
        <w:rPr>
          <w:ins w:id="1282" w:author="dobstbau" w:date="2011-11-26T22:42:00Z"/>
        </w:rPr>
      </w:pPr>
      <w:proofErr w:type="spellStart"/>
      <w:ins w:id="1283" w:author="dobstbau" w:date="2011-11-26T22:42:00Z">
        <w:r>
          <w:t>r_damka_jump_value_reg</w:t>
        </w:r>
        <w:proofErr w:type="spellEnd"/>
        <w:r>
          <w:t xml:space="preserve"> - the difference of colors between each </w:t>
        </w:r>
        <w:commentRangeStart w:id="1284"/>
        <w:r>
          <w:t>square</w:t>
        </w:r>
        <w:commentRangeEnd w:id="1284"/>
        <w:r>
          <w:rPr>
            <w:rStyle w:val="CommentReference"/>
          </w:rPr>
          <w:commentReference w:id="1284"/>
        </w:r>
        <w:r>
          <w:t xml:space="preserve"> – red color</w:t>
        </w:r>
      </w:ins>
    </w:p>
    <w:p w:rsidR="00EC6A14" w:rsidRDefault="00EC6A14" w:rsidP="00EC6A14">
      <w:pPr>
        <w:pStyle w:val="ListParagraph"/>
        <w:bidi w:val="0"/>
        <w:rPr>
          <w:ins w:id="1285" w:author="dobstbau" w:date="2011-11-26T22:42:00Z"/>
        </w:rPr>
      </w:pPr>
      <w:proofErr w:type="spellStart"/>
      <w:ins w:id="1286" w:author="dobstbau" w:date="2011-11-26T22:43:00Z">
        <w:r>
          <w:t>g</w:t>
        </w:r>
      </w:ins>
      <w:ins w:id="1287" w:author="dobstbau" w:date="2011-11-26T22:42:00Z">
        <w:r>
          <w:t>_damka_jump_value_reg</w:t>
        </w:r>
        <w:proofErr w:type="spellEnd"/>
        <w:r>
          <w:t xml:space="preserve"> - the difference of colors between each </w:t>
        </w:r>
        <w:commentRangeStart w:id="1288"/>
        <w:r>
          <w:t>square</w:t>
        </w:r>
        <w:commentRangeEnd w:id="1288"/>
        <w:r>
          <w:rPr>
            <w:rStyle w:val="CommentReference"/>
          </w:rPr>
          <w:commentReference w:id="1288"/>
        </w:r>
        <w:r>
          <w:t xml:space="preserve"> – </w:t>
        </w:r>
      </w:ins>
      <w:ins w:id="1289" w:author="dobstbau" w:date="2011-11-26T22:43:00Z">
        <w:r>
          <w:t>green</w:t>
        </w:r>
      </w:ins>
      <w:ins w:id="1290" w:author="dobstbau" w:date="2011-11-26T22:42:00Z">
        <w:r>
          <w:t xml:space="preserve"> color</w:t>
        </w:r>
      </w:ins>
    </w:p>
    <w:p w:rsidR="00EC6A14" w:rsidRDefault="00EC6A14" w:rsidP="00EC6A14">
      <w:pPr>
        <w:pStyle w:val="ListParagraph"/>
        <w:bidi w:val="0"/>
        <w:rPr>
          <w:ins w:id="1291" w:author="dobstbau" w:date="2011-11-26T22:42:00Z"/>
        </w:rPr>
        <w:pPrChange w:id="1292" w:author="dobstbau" w:date="2011-11-26T22:42:00Z">
          <w:pPr>
            <w:pStyle w:val="ListParagraph"/>
            <w:bidi w:val="0"/>
          </w:pPr>
        </w:pPrChange>
      </w:pPr>
      <w:proofErr w:type="spellStart"/>
      <w:ins w:id="1293" w:author="dobstbau" w:date="2011-11-26T22:43:00Z">
        <w:r>
          <w:t>b</w:t>
        </w:r>
      </w:ins>
      <w:ins w:id="1294" w:author="dobstbau" w:date="2011-11-26T22:42:00Z">
        <w:r>
          <w:t>_damka_jump_value_reg</w:t>
        </w:r>
        <w:proofErr w:type="spellEnd"/>
        <w:r>
          <w:t xml:space="preserve"> - the difference of colors between each </w:t>
        </w:r>
        <w:commentRangeStart w:id="1295"/>
        <w:r>
          <w:t>square</w:t>
        </w:r>
        <w:commentRangeEnd w:id="1295"/>
        <w:r>
          <w:rPr>
            <w:rStyle w:val="CommentReference"/>
          </w:rPr>
          <w:commentReference w:id="1295"/>
        </w:r>
        <w:r>
          <w:t xml:space="preserve"> – </w:t>
        </w:r>
      </w:ins>
      <w:ins w:id="1296" w:author="dobstbau" w:date="2011-11-26T22:43:00Z">
        <w:r>
          <w:t>blue</w:t>
        </w:r>
      </w:ins>
      <w:ins w:id="1297" w:author="dobstbau" w:date="2011-11-26T22:42:00Z">
        <w:r>
          <w:t xml:space="preserve"> color</w:t>
        </w:r>
      </w:ins>
    </w:p>
    <w:p w:rsidR="00EE109A" w:rsidRDefault="009D3389" w:rsidP="00EC6A14">
      <w:pPr>
        <w:pStyle w:val="ListParagraph"/>
        <w:bidi w:val="0"/>
        <w:rPr>
          <w:ins w:id="1298" w:author="dobstbau" w:date="2011-11-15T19:45:00Z"/>
        </w:rPr>
        <w:pPrChange w:id="1299" w:author="dobstbau" w:date="2011-11-26T22:42:00Z">
          <w:pPr>
            <w:pStyle w:val="ListParagraph"/>
            <w:bidi w:val="0"/>
          </w:pPr>
        </w:pPrChange>
      </w:pPr>
      <w:ins w:id="1300" w:author="kelbaz" w:date="2011-11-22T20:53:00Z">
        <w:del w:id="1301" w:author="dobstbau" w:date="2011-11-26T22:42:00Z">
          <w:r w:rsidDel="00EC6A14">
            <w:delText>damka</w:delText>
          </w:r>
        </w:del>
      </w:ins>
      <w:del w:id="1302" w:author="dobstbau" w:date="2011-11-26T22:42:00Z">
        <w:r w:rsidR="003C0619" w:rsidDel="00EC6A14">
          <w:rPr>
            <w:rStyle w:val="CommentReference"/>
          </w:rPr>
          <w:commentReference w:id="1303"/>
        </w:r>
      </w:del>
      <w:proofErr w:type="spellStart"/>
      <w:ins w:id="1304" w:author="dobstbau" w:date="2011-11-15T19:45:00Z">
        <w:r w:rsidR="00EE109A">
          <w:t>Enable_reg</w:t>
        </w:r>
        <w:proofErr w:type="spellEnd"/>
        <w:r w:rsidR="00EE109A">
          <w:t xml:space="preserve"> – enabling parameters:</w:t>
        </w:r>
      </w:ins>
    </w:p>
    <w:p w:rsidR="00EE109A" w:rsidRDefault="00EE109A" w:rsidP="00EE109A">
      <w:pPr>
        <w:pStyle w:val="ListParagraph"/>
        <w:numPr>
          <w:ilvl w:val="0"/>
          <w:numId w:val="35"/>
        </w:numPr>
        <w:bidi w:val="0"/>
        <w:rPr>
          <w:ins w:id="1305" w:author="dobstbau" w:date="2011-11-15T19:45:00Z"/>
        </w:rPr>
      </w:pPr>
      <w:ins w:id="1306" w:author="dobstbau" w:date="2011-11-15T19:45:00Z">
        <w:r>
          <w:t>VESA enable – enables the operation of the VESA block</w:t>
        </w:r>
      </w:ins>
    </w:p>
    <w:p w:rsidR="00EE109A" w:rsidRDefault="00EE109A" w:rsidP="00EE109A">
      <w:pPr>
        <w:pStyle w:val="ListParagraph"/>
        <w:numPr>
          <w:ilvl w:val="0"/>
          <w:numId w:val="35"/>
        </w:numPr>
        <w:bidi w:val="0"/>
        <w:rPr>
          <w:ins w:id="1307" w:author="dobstbau" w:date="2011-11-15T19:45:00Z"/>
        </w:rPr>
      </w:pPr>
      <w:ins w:id="1308" w:author="dobstbau" w:date="2011-11-15T19:45:00Z">
        <w:r>
          <w:t>Picture enable – enables picture displaying. If the VESA enable is enabled and the picture enable is not, then a default constant display will be displayed.</w:t>
        </w:r>
      </w:ins>
    </w:p>
    <w:p w:rsidR="00EE109A" w:rsidRDefault="00EE109A" w:rsidP="00EE109A">
      <w:pPr>
        <w:pStyle w:val="ListParagraph"/>
        <w:numPr>
          <w:ilvl w:val="0"/>
          <w:numId w:val="35"/>
        </w:numPr>
        <w:bidi w:val="0"/>
        <w:rPr>
          <w:ins w:id="1309" w:author="dobstbau" w:date="2011-11-15T19:45:00Z"/>
        </w:rPr>
      </w:pPr>
      <w:ins w:id="1310" w:author="dobstbau" w:date="2011-11-15T19:45:00Z">
        <w:r>
          <w:t>Line enable – enables line framing</w:t>
        </w:r>
      </w:ins>
    </w:p>
    <w:p w:rsidR="00EE109A" w:rsidRDefault="00EE109A" w:rsidP="00EE109A">
      <w:pPr>
        <w:pStyle w:val="ListParagraph"/>
        <w:numPr>
          <w:ilvl w:val="0"/>
          <w:numId w:val="35"/>
        </w:numPr>
        <w:bidi w:val="0"/>
        <w:rPr>
          <w:ins w:id="1311" w:author="dobstbau" w:date="2011-11-15T19:45:00Z"/>
        </w:rPr>
      </w:pPr>
      <w:ins w:id="1312" w:author="dobstbau" w:date="2011-11-15T19:45:00Z">
        <w:r>
          <w:t>Column enable – enable column framing</w:t>
        </w:r>
      </w:ins>
    </w:p>
    <w:p w:rsidR="00EE109A" w:rsidRDefault="00EE109A" w:rsidP="00EE109A">
      <w:pPr>
        <w:pStyle w:val="ListParagraph"/>
        <w:numPr>
          <w:ilvl w:val="0"/>
          <w:numId w:val="35"/>
        </w:numPr>
        <w:bidi w:val="0"/>
        <w:rPr>
          <w:ins w:id="1313" w:author="dobstbau" w:date="2011-11-15T19:45:00Z"/>
        </w:rPr>
      </w:pPr>
      <w:ins w:id="1314" w:author="dobstbau" w:date="2011-11-15T19:45:00Z">
        <w:r>
          <w:t>Damka enable – enables square framing</w:t>
        </w:r>
      </w:ins>
    </w:p>
    <w:p w:rsidR="00EE109A" w:rsidRDefault="00EE109A" w:rsidP="00EE109A">
      <w:pPr>
        <w:pStyle w:val="ListParagraph"/>
        <w:bidi w:val="0"/>
        <w:ind w:left="1440"/>
        <w:rPr>
          <w:ins w:id="1315" w:author="dobstbau" w:date="2011-11-15T19:45:00Z"/>
        </w:rPr>
      </w:pPr>
    </w:p>
    <w:tbl>
      <w:tblPr>
        <w:tblStyle w:val="TableGrid"/>
        <w:tblW w:w="0" w:type="auto"/>
        <w:tblInd w:w="617" w:type="dxa"/>
        <w:tblLook w:val="04A0"/>
      </w:tblPr>
      <w:tblGrid>
        <w:gridCol w:w="889"/>
        <w:gridCol w:w="889"/>
        <w:gridCol w:w="889"/>
        <w:gridCol w:w="829"/>
        <w:gridCol w:w="844"/>
        <w:gridCol w:w="829"/>
        <w:gridCol w:w="961"/>
        <w:gridCol w:w="952"/>
      </w:tblGrid>
      <w:tr w:rsidR="00EE109A" w:rsidTr="009A4D87">
        <w:trPr>
          <w:ins w:id="1316" w:author="dobstbau" w:date="2011-11-15T19:45:00Z"/>
        </w:trPr>
        <w:tc>
          <w:tcPr>
            <w:tcW w:w="889" w:type="dxa"/>
            <w:shd w:val="clear" w:color="auto" w:fill="CC66FF"/>
          </w:tcPr>
          <w:p w:rsidR="00EE109A" w:rsidRDefault="00EE109A" w:rsidP="009A4D87">
            <w:pPr>
              <w:pStyle w:val="ListParagraph"/>
              <w:bidi w:val="0"/>
              <w:ind w:left="0"/>
              <w:rPr>
                <w:ins w:id="1317" w:author="dobstbau" w:date="2011-11-15T19:45:00Z"/>
              </w:rPr>
            </w:pPr>
            <w:ins w:id="1318" w:author="dobstbau" w:date="2011-11-15T19:45:00Z">
              <w:r>
                <w:t>Bit 7</w:t>
              </w:r>
            </w:ins>
          </w:p>
        </w:tc>
        <w:tc>
          <w:tcPr>
            <w:tcW w:w="889" w:type="dxa"/>
            <w:shd w:val="clear" w:color="auto" w:fill="CC66FF"/>
          </w:tcPr>
          <w:p w:rsidR="00EE109A" w:rsidRDefault="00EE109A" w:rsidP="009A4D87">
            <w:pPr>
              <w:pStyle w:val="ListParagraph"/>
              <w:bidi w:val="0"/>
              <w:ind w:left="0"/>
              <w:rPr>
                <w:ins w:id="1319" w:author="dobstbau" w:date="2011-11-15T19:45:00Z"/>
              </w:rPr>
            </w:pPr>
            <w:ins w:id="1320" w:author="dobstbau" w:date="2011-11-15T19:45:00Z">
              <w:r>
                <w:t>Bit 6</w:t>
              </w:r>
            </w:ins>
          </w:p>
        </w:tc>
        <w:tc>
          <w:tcPr>
            <w:tcW w:w="889" w:type="dxa"/>
            <w:shd w:val="clear" w:color="auto" w:fill="CC66FF"/>
          </w:tcPr>
          <w:p w:rsidR="00EE109A" w:rsidRDefault="00EE109A" w:rsidP="009A4D87">
            <w:pPr>
              <w:pStyle w:val="ListParagraph"/>
              <w:bidi w:val="0"/>
              <w:ind w:left="0"/>
              <w:rPr>
                <w:ins w:id="1321" w:author="dobstbau" w:date="2011-11-15T19:45:00Z"/>
              </w:rPr>
            </w:pPr>
            <w:ins w:id="1322" w:author="dobstbau" w:date="2011-11-15T19:45:00Z">
              <w:r>
                <w:t>Bit 5</w:t>
              </w:r>
            </w:ins>
          </w:p>
        </w:tc>
        <w:tc>
          <w:tcPr>
            <w:tcW w:w="829" w:type="dxa"/>
            <w:shd w:val="clear" w:color="auto" w:fill="CC66FF"/>
          </w:tcPr>
          <w:p w:rsidR="00EE109A" w:rsidRDefault="00EE109A" w:rsidP="009A4D87">
            <w:pPr>
              <w:pStyle w:val="ListParagraph"/>
              <w:bidi w:val="0"/>
              <w:ind w:left="0"/>
              <w:rPr>
                <w:ins w:id="1323" w:author="dobstbau" w:date="2011-11-15T19:45:00Z"/>
              </w:rPr>
            </w:pPr>
            <w:ins w:id="1324" w:author="dobstbau" w:date="2011-11-15T19:45:00Z">
              <w:r>
                <w:t>Bit 4</w:t>
              </w:r>
            </w:ins>
          </w:p>
        </w:tc>
        <w:tc>
          <w:tcPr>
            <w:tcW w:w="844" w:type="dxa"/>
            <w:shd w:val="clear" w:color="auto" w:fill="CC66FF"/>
          </w:tcPr>
          <w:p w:rsidR="00EE109A" w:rsidRDefault="00EE109A" w:rsidP="009A4D87">
            <w:pPr>
              <w:pStyle w:val="ListParagraph"/>
              <w:bidi w:val="0"/>
              <w:ind w:left="0"/>
              <w:rPr>
                <w:ins w:id="1325" w:author="dobstbau" w:date="2011-11-15T19:45:00Z"/>
              </w:rPr>
            </w:pPr>
            <w:ins w:id="1326" w:author="dobstbau" w:date="2011-11-15T19:45:00Z">
              <w:r>
                <w:t>Bit 3</w:t>
              </w:r>
            </w:ins>
          </w:p>
        </w:tc>
        <w:tc>
          <w:tcPr>
            <w:tcW w:w="829" w:type="dxa"/>
            <w:shd w:val="clear" w:color="auto" w:fill="CC66FF"/>
          </w:tcPr>
          <w:p w:rsidR="00EE109A" w:rsidRDefault="00EE109A" w:rsidP="009A4D87">
            <w:pPr>
              <w:pStyle w:val="ListParagraph"/>
              <w:bidi w:val="0"/>
              <w:ind w:left="0"/>
              <w:rPr>
                <w:ins w:id="1327" w:author="dobstbau" w:date="2011-11-15T19:45:00Z"/>
              </w:rPr>
            </w:pPr>
            <w:ins w:id="1328" w:author="dobstbau" w:date="2011-11-15T19:45:00Z">
              <w:r>
                <w:t>Bit 2</w:t>
              </w:r>
            </w:ins>
          </w:p>
        </w:tc>
        <w:tc>
          <w:tcPr>
            <w:tcW w:w="961" w:type="dxa"/>
            <w:shd w:val="clear" w:color="auto" w:fill="CC66FF"/>
          </w:tcPr>
          <w:p w:rsidR="00EE109A" w:rsidRDefault="00EE109A" w:rsidP="009A4D87">
            <w:pPr>
              <w:pStyle w:val="ListParagraph"/>
              <w:bidi w:val="0"/>
              <w:ind w:left="0"/>
              <w:rPr>
                <w:ins w:id="1329" w:author="dobstbau" w:date="2011-11-15T19:45:00Z"/>
              </w:rPr>
            </w:pPr>
            <w:ins w:id="1330" w:author="dobstbau" w:date="2011-11-15T19:45:00Z">
              <w:r>
                <w:t>Bit 1</w:t>
              </w:r>
            </w:ins>
          </w:p>
        </w:tc>
        <w:tc>
          <w:tcPr>
            <w:tcW w:w="952" w:type="dxa"/>
            <w:shd w:val="clear" w:color="auto" w:fill="CC66FF"/>
          </w:tcPr>
          <w:p w:rsidR="00EE109A" w:rsidRDefault="00EE109A" w:rsidP="009A4D87">
            <w:pPr>
              <w:pStyle w:val="ListParagraph"/>
              <w:bidi w:val="0"/>
              <w:ind w:left="0"/>
              <w:rPr>
                <w:ins w:id="1331" w:author="dobstbau" w:date="2011-11-15T19:45:00Z"/>
              </w:rPr>
            </w:pPr>
            <w:ins w:id="1332" w:author="dobstbau" w:date="2011-11-15T19:45:00Z">
              <w:r>
                <w:t>Bit 0</w:t>
              </w:r>
            </w:ins>
          </w:p>
        </w:tc>
      </w:tr>
      <w:tr w:rsidR="00EE109A" w:rsidTr="009A4D87">
        <w:trPr>
          <w:ins w:id="1333" w:author="dobstbau" w:date="2011-11-15T19:45:00Z"/>
        </w:trPr>
        <w:tc>
          <w:tcPr>
            <w:tcW w:w="889" w:type="dxa"/>
          </w:tcPr>
          <w:p w:rsidR="00EE109A" w:rsidRDefault="00EE109A" w:rsidP="009A4D87">
            <w:pPr>
              <w:pStyle w:val="ListParagraph"/>
              <w:bidi w:val="0"/>
              <w:ind w:left="0"/>
              <w:rPr>
                <w:ins w:id="1334" w:author="dobstbau" w:date="2011-11-15T19:45:00Z"/>
              </w:rPr>
            </w:pPr>
            <w:ins w:id="1335" w:author="dobstbau" w:date="2011-11-15T19:45:00Z">
              <w:r>
                <w:t>Not used</w:t>
              </w:r>
            </w:ins>
          </w:p>
        </w:tc>
        <w:tc>
          <w:tcPr>
            <w:tcW w:w="889" w:type="dxa"/>
          </w:tcPr>
          <w:p w:rsidR="00EE109A" w:rsidRDefault="00EE109A" w:rsidP="009A4D87">
            <w:pPr>
              <w:pStyle w:val="ListParagraph"/>
              <w:bidi w:val="0"/>
              <w:ind w:left="0"/>
              <w:rPr>
                <w:ins w:id="1336" w:author="dobstbau" w:date="2011-11-15T19:45:00Z"/>
              </w:rPr>
            </w:pPr>
            <w:ins w:id="1337" w:author="dobstbau" w:date="2011-11-15T19:45:00Z">
              <w:r>
                <w:t>Not used</w:t>
              </w:r>
            </w:ins>
          </w:p>
        </w:tc>
        <w:tc>
          <w:tcPr>
            <w:tcW w:w="889" w:type="dxa"/>
          </w:tcPr>
          <w:p w:rsidR="00EE109A" w:rsidRDefault="00EE109A" w:rsidP="009A4D87">
            <w:pPr>
              <w:pStyle w:val="ListParagraph"/>
              <w:bidi w:val="0"/>
              <w:ind w:left="0"/>
              <w:rPr>
                <w:ins w:id="1338" w:author="dobstbau" w:date="2011-11-15T19:45:00Z"/>
              </w:rPr>
            </w:pPr>
            <w:ins w:id="1339" w:author="dobstbau" w:date="2011-11-15T19:45:00Z">
              <w:r>
                <w:t>Not used</w:t>
              </w:r>
            </w:ins>
          </w:p>
        </w:tc>
        <w:tc>
          <w:tcPr>
            <w:tcW w:w="829" w:type="dxa"/>
          </w:tcPr>
          <w:p w:rsidR="00EE109A" w:rsidRDefault="00EE109A" w:rsidP="009A4D87">
            <w:pPr>
              <w:pStyle w:val="ListParagraph"/>
              <w:bidi w:val="0"/>
              <w:ind w:left="0"/>
              <w:rPr>
                <w:ins w:id="1340" w:author="dobstbau" w:date="2011-11-15T19:45:00Z"/>
              </w:rPr>
            </w:pPr>
            <w:ins w:id="1341" w:author="dobstbau" w:date="2011-11-15T19:45:00Z">
              <w:r>
                <w:t xml:space="preserve">Damka </w:t>
              </w:r>
            </w:ins>
          </w:p>
          <w:p w:rsidR="00EE109A" w:rsidRDefault="00EE109A" w:rsidP="009A4D87">
            <w:pPr>
              <w:pStyle w:val="ListParagraph"/>
              <w:bidi w:val="0"/>
              <w:ind w:left="0"/>
              <w:rPr>
                <w:ins w:id="1342" w:author="dobstbau" w:date="2011-11-15T19:45:00Z"/>
              </w:rPr>
            </w:pPr>
            <w:ins w:id="1343" w:author="dobstbau" w:date="2011-11-15T19:45:00Z">
              <w:r>
                <w:t>Enable</w:t>
              </w:r>
            </w:ins>
          </w:p>
        </w:tc>
        <w:tc>
          <w:tcPr>
            <w:tcW w:w="844" w:type="dxa"/>
          </w:tcPr>
          <w:p w:rsidR="00EE109A" w:rsidRDefault="00EE109A" w:rsidP="009A4D87">
            <w:pPr>
              <w:pStyle w:val="ListParagraph"/>
              <w:bidi w:val="0"/>
              <w:ind w:left="0"/>
              <w:rPr>
                <w:ins w:id="1344" w:author="dobstbau" w:date="2011-11-15T19:45:00Z"/>
              </w:rPr>
            </w:pPr>
            <w:ins w:id="1345" w:author="dobstbau" w:date="2011-11-15T19:45:00Z">
              <w:r>
                <w:t>Column enable</w:t>
              </w:r>
            </w:ins>
          </w:p>
        </w:tc>
        <w:tc>
          <w:tcPr>
            <w:tcW w:w="829" w:type="dxa"/>
          </w:tcPr>
          <w:p w:rsidR="00EE109A" w:rsidRDefault="00EE109A" w:rsidP="009A4D87">
            <w:pPr>
              <w:pStyle w:val="ListParagraph"/>
              <w:bidi w:val="0"/>
              <w:ind w:left="0"/>
              <w:rPr>
                <w:ins w:id="1346" w:author="dobstbau" w:date="2011-11-15T19:45:00Z"/>
              </w:rPr>
            </w:pPr>
            <w:ins w:id="1347" w:author="dobstbau" w:date="2011-11-15T19:45:00Z">
              <w:r>
                <w:t>Line enable</w:t>
              </w:r>
            </w:ins>
          </w:p>
        </w:tc>
        <w:tc>
          <w:tcPr>
            <w:tcW w:w="961" w:type="dxa"/>
          </w:tcPr>
          <w:p w:rsidR="00EE109A" w:rsidRDefault="00EE109A" w:rsidP="009A4D87">
            <w:pPr>
              <w:pStyle w:val="ListParagraph"/>
              <w:bidi w:val="0"/>
              <w:ind w:left="0"/>
              <w:rPr>
                <w:ins w:id="1348" w:author="dobstbau" w:date="2011-11-15T19:45:00Z"/>
              </w:rPr>
            </w:pPr>
            <w:ins w:id="1349" w:author="dobstbau" w:date="2011-11-15T19:45:00Z">
              <w:r>
                <w:t>Picture enable</w:t>
              </w:r>
            </w:ins>
          </w:p>
        </w:tc>
        <w:tc>
          <w:tcPr>
            <w:tcW w:w="952" w:type="dxa"/>
          </w:tcPr>
          <w:p w:rsidR="00EE109A" w:rsidRDefault="00EE109A" w:rsidP="009A4D87">
            <w:pPr>
              <w:pStyle w:val="ListParagraph"/>
              <w:keepNext/>
              <w:bidi w:val="0"/>
              <w:ind w:left="0"/>
              <w:rPr>
                <w:ins w:id="1350" w:author="dobstbau" w:date="2011-11-15T19:45:00Z"/>
              </w:rPr>
            </w:pPr>
            <w:ins w:id="1351" w:author="dobstbau" w:date="2011-11-15T19:45:00Z">
              <w:r>
                <w:t>VESA enable</w:t>
              </w:r>
            </w:ins>
          </w:p>
        </w:tc>
      </w:tr>
    </w:tbl>
    <w:p w:rsidR="00EE109A" w:rsidRDefault="00EE109A" w:rsidP="00EE109A">
      <w:pPr>
        <w:pStyle w:val="Caption"/>
        <w:rPr>
          <w:ins w:id="1352" w:author="dobstbau" w:date="2011-11-15T19:45:00Z"/>
        </w:rPr>
      </w:pPr>
      <w:ins w:id="1353" w:author="dobstbau" w:date="2011-11-15T19:45:00Z">
        <w:r>
          <w:t xml:space="preserve">            Table </w:t>
        </w:r>
        <w:r w:rsidR="00122182">
          <w:fldChar w:fldCharType="begin"/>
        </w:r>
        <w:r>
          <w:instrText xml:space="preserve"> SEQ Table \* ARABIC </w:instrText>
        </w:r>
        <w:r w:rsidR="00122182">
          <w:fldChar w:fldCharType="separate"/>
        </w:r>
        <w:r>
          <w:rPr>
            <w:noProof/>
          </w:rPr>
          <w:t>36</w:t>
        </w:r>
        <w:r w:rsidR="00122182">
          <w:fldChar w:fldCharType="end"/>
        </w:r>
        <w:r>
          <w:rPr>
            <w:noProof/>
          </w:rPr>
          <w:t xml:space="preserve"> - VESA enable_reg mapping</w:t>
        </w:r>
      </w:ins>
    </w:p>
    <w:p w:rsidR="00EE109A" w:rsidRDefault="00EE109A" w:rsidP="00EE109A">
      <w:pPr>
        <w:pStyle w:val="ListParagraph"/>
        <w:bidi w:val="0"/>
        <w:ind w:left="1440"/>
        <w:rPr>
          <w:ins w:id="1354" w:author="dobstbau" w:date="2011-11-15T19:45:00Z"/>
        </w:rPr>
      </w:pPr>
    </w:p>
    <w:p w:rsidR="00EE109A" w:rsidRDefault="00EE109A" w:rsidP="00EE109A">
      <w:pPr>
        <w:pStyle w:val="ListParagraph"/>
        <w:numPr>
          <w:ilvl w:val="0"/>
          <w:numId w:val="23"/>
        </w:numPr>
        <w:bidi w:val="0"/>
        <w:rPr>
          <w:ins w:id="1355" w:author="dobstbau" w:date="2011-11-15T19:45:00Z"/>
        </w:rPr>
      </w:pPr>
      <w:ins w:id="1356" w:author="dobstbau" w:date="2011-11-15T19:45:00Z">
        <w:r>
          <w:t xml:space="preserve">The display unit does not cope with an out of boundary values of the ROI. The </w:t>
        </w:r>
        <w:proofErr w:type="spellStart"/>
        <w:r>
          <w:t>location_reg</w:t>
        </w:r>
        <w:proofErr w:type="spellEnd"/>
        <w:r>
          <w:t xml:space="preserve"> will only receive values that for them all the ROI will be inside the screen. The host’s GUI would be responsible to check the legality of these values. </w:t>
        </w:r>
      </w:ins>
    </w:p>
    <w:p w:rsidR="00122182" w:rsidRDefault="00BC552E" w:rsidP="00122182">
      <w:pPr>
        <w:pStyle w:val="ListParagraph"/>
        <w:bidi w:val="0"/>
        <w:rPr>
          <w:del w:id="1357" w:author="dobstbau" w:date="2011-11-15T19:45:00Z"/>
        </w:rPr>
        <w:pPrChange w:id="1358" w:author="dobstbau" w:date="2011-11-15T19:45:00Z">
          <w:pPr>
            <w:pStyle w:val="ListParagraph"/>
            <w:numPr>
              <w:numId w:val="23"/>
            </w:numPr>
            <w:bidi w:val="0"/>
            <w:ind w:hanging="360"/>
          </w:pPr>
        </w:pPrChange>
      </w:pPr>
      <w:del w:id="1359" w:author="dobstbau" w:date="2011-11-15T19:45:00Z">
        <w:r w:rsidDel="00EE109A">
          <w:delText xml:space="preserve">The </w:delText>
        </w:r>
        <w:r w:rsidR="00983774" w:rsidDel="00EE109A">
          <w:delText xml:space="preserve">display </w:delText>
        </w:r>
        <w:r w:rsidDel="00EE109A">
          <w:delText>client would control an external screen</w:delText>
        </w:r>
        <w:r w:rsidR="00983774" w:rsidDel="00EE109A">
          <w:delText xml:space="preserve"> in 1024X768 resolution</w:delText>
        </w:r>
        <w:r w:rsidR="00613D01" w:rsidRPr="00BC552E" w:rsidDel="00EE109A">
          <w:delText xml:space="preserve"> </w:delText>
        </w:r>
      </w:del>
      <w:del w:id="1360" w:author="dobstbau" w:date="2011-11-14T19:56:00Z">
        <w:r w:rsidR="00A4388D" w:rsidRPr="00BC552E" w:rsidDel="0043004A">
          <w:delText xml:space="preserve"> </w:delText>
        </w:r>
      </w:del>
    </w:p>
    <w:p w:rsidR="00122182" w:rsidRDefault="00BC552E" w:rsidP="00122182">
      <w:pPr>
        <w:pStyle w:val="ListParagraph"/>
        <w:bidi w:val="0"/>
        <w:rPr>
          <w:del w:id="1361" w:author="dobstbau" w:date="2011-11-15T19:45:00Z"/>
        </w:rPr>
        <w:pPrChange w:id="1362" w:author="dobstbau" w:date="2011-11-15T19:45:00Z">
          <w:pPr>
            <w:pStyle w:val="ListParagraph"/>
            <w:numPr>
              <w:numId w:val="23"/>
            </w:numPr>
            <w:bidi w:val="0"/>
            <w:ind w:hanging="360"/>
          </w:pPr>
        </w:pPrChange>
      </w:pPr>
      <w:del w:id="1363" w:author="dobstbau" w:date="2011-11-15T19:45:00Z">
        <w:r w:rsidDel="00EE109A">
          <w:delText>The</w:delText>
        </w:r>
        <w:r w:rsidR="00983774" w:rsidDel="00EE109A">
          <w:delText xml:space="preserve"> display</w:delText>
        </w:r>
        <w:r w:rsidDel="00EE109A">
          <w:delText xml:space="preserve"> client has a wishbone slave interface.</w:delText>
        </w:r>
      </w:del>
    </w:p>
    <w:p w:rsidR="00122182" w:rsidRDefault="00983774" w:rsidP="00122182">
      <w:pPr>
        <w:pStyle w:val="ListParagraph"/>
        <w:bidi w:val="0"/>
        <w:rPr>
          <w:del w:id="1364" w:author="dobstbau" w:date="2011-11-15T19:45:00Z"/>
        </w:rPr>
        <w:pPrChange w:id="1365" w:author="dobstbau" w:date="2011-11-15T19:45:00Z">
          <w:pPr>
            <w:pStyle w:val="ListParagraph"/>
            <w:numPr>
              <w:numId w:val="23"/>
            </w:numPr>
            <w:bidi w:val="0"/>
            <w:ind w:hanging="360"/>
          </w:pPr>
        </w:pPrChange>
      </w:pPr>
      <w:del w:id="1366" w:author="dobstbau" w:date="2011-11-15T19:45:00Z">
        <w:r w:rsidDel="00EE109A">
          <w:delText xml:space="preserve">A </w:delText>
        </w:r>
        <w:r w:rsidR="00303AB3" w:rsidDel="00EE109A">
          <w:delText>image can be display on the screen in one form a line, column or ‘Danmka’  format according to the suitable enable.</w:delText>
        </w:r>
      </w:del>
    </w:p>
    <w:p w:rsidR="00122182" w:rsidRDefault="00027A6C" w:rsidP="00122182">
      <w:pPr>
        <w:pStyle w:val="ListParagraph"/>
        <w:bidi w:val="0"/>
        <w:rPr>
          <w:del w:id="1367" w:author="dobstbau" w:date="2011-11-15T19:45:00Z"/>
        </w:rPr>
        <w:pPrChange w:id="1368" w:author="dobstbau" w:date="2011-11-15T19:45:00Z">
          <w:pPr>
            <w:pStyle w:val="ListParagraph"/>
            <w:numPr>
              <w:numId w:val="23"/>
            </w:numPr>
            <w:bidi w:val="0"/>
            <w:ind w:hanging="360"/>
          </w:pPr>
        </w:pPrChange>
      </w:pPr>
      <w:del w:id="1369" w:author="dobstbau" w:date="2011-11-15T19:45:00Z">
        <w:r w:rsidDel="00EE109A">
          <w:delText xml:space="preserve">The size of every </w:delText>
        </w:r>
        <w:r w:rsidR="00446C0F" w:rsidDel="00EE109A">
          <w:delText>line / column / Damka</w:delText>
        </w:r>
        <w:r w:rsidR="006859B8" w:rsidDel="00EE109A">
          <w:delText xml:space="preserve"> will </w:delText>
        </w:r>
        <w:r w:rsidDel="00EE109A">
          <w:delText xml:space="preserve">be calculate </w:delText>
        </w:r>
        <w:r w:rsidR="00C73980" w:rsidDel="00EE109A">
          <w:delText xml:space="preserve"> </w:delText>
        </w:r>
        <w:r w:rsidDel="00EE109A">
          <w:delText xml:space="preserve">according to the line / column / Damka value, received from the register divided to the </w:delText>
        </w:r>
        <w:r w:rsidR="008D0962" w:rsidDel="00EE109A">
          <w:delText>relevant resolution size.</w:delText>
        </w:r>
        <w:r w:rsidDel="00EE109A">
          <w:delText xml:space="preserve"> </w:delText>
        </w:r>
        <w:r w:rsidR="00303AB3" w:rsidDel="00EE109A">
          <w:delText xml:space="preserve">  </w:delText>
        </w:r>
      </w:del>
    </w:p>
    <w:p w:rsidR="00122182" w:rsidRDefault="00BC552E" w:rsidP="00122182">
      <w:pPr>
        <w:pStyle w:val="ListParagraph"/>
        <w:bidi w:val="0"/>
        <w:rPr>
          <w:del w:id="1370" w:author="dobstbau" w:date="2011-11-15T19:45:00Z"/>
        </w:rPr>
        <w:pPrChange w:id="1371" w:author="dobstbau" w:date="2011-11-15T19:45:00Z">
          <w:pPr>
            <w:pStyle w:val="ListParagraph"/>
            <w:numPr>
              <w:numId w:val="23"/>
            </w:numPr>
            <w:bidi w:val="0"/>
            <w:ind w:hanging="360"/>
          </w:pPr>
        </w:pPrChange>
      </w:pPr>
      <w:del w:id="1372" w:author="dobstbau" w:date="2011-11-15T19:45:00Z">
        <w:r w:rsidRPr="00BC552E" w:rsidDel="00EE109A">
          <w:delText xml:space="preserve">The </w:delText>
        </w:r>
        <w:r w:rsidR="00FD40E2" w:rsidDel="00EE109A">
          <w:delText xml:space="preserve">display </w:delText>
        </w:r>
        <w:r w:rsidRPr="00BC552E" w:rsidDel="00EE109A">
          <w:delText xml:space="preserve"> </w:delText>
        </w:r>
        <w:r w:rsidR="00FD40E2" w:rsidDel="00EE109A">
          <w:delText xml:space="preserve">interface to the display will be with VESA protocol which </w:delText>
        </w:r>
        <w:r w:rsidDel="00EE109A">
          <w:delText>operates</w:delText>
        </w:r>
        <w:r w:rsidRPr="00BC552E" w:rsidDel="00EE109A">
          <w:delText xml:space="preserve"> with </w:delText>
        </w:r>
        <w:r w:rsidDel="00EE109A">
          <w:delText xml:space="preserve">a </w:delText>
        </w:r>
        <w:r w:rsidRPr="00BC552E" w:rsidDel="00EE109A">
          <w:delText>65M</w:delText>
        </w:r>
        <w:r w:rsidDel="00EE109A">
          <w:delText>Hz</w:delText>
        </w:r>
        <w:r w:rsidRPr="00BC552E" w:rsidDel="00EE109A">
          <w:delText xml:space="preserve"> clock.</w:delText>
        </w:r>
      </w:del>
    </w:p>
    <w:p w:rsidR="00122182" w:rsidRDefault="00FD40E2" w:rsidP="00122182">
      <w:pPr>
        <w:pStyle w:val="ListParagraph"/>
        <w:bidi w:val="0"/>
        <w:pPrChange w:id="1373" w:author="dobstbau" w:date="2011-11-15T19:45:00Z">
          <w:pPr>
            <w:pStyle w:val="ListParagraph"/>
            <w:numPr>
              <w:numId w:val="23"/>
            </w:numPr>
            <w:bidi w:val="0"/>
            <w:ind w:hanging="360"/>
          </w:pPr>
        </w:pPrChange>
      </w:pPr>
      <w:del w:id="1374" w:author="dobstbau" w:date="2011-11-15T19:45:00Z">
        <w:r w:rsidDel="00EE109A">
          <w:delText xml:space="preserve">In order to fit </w:delText>
        </w:r>
        <w:r w:rsidR="00890114" w:rsidDel="00EE109A">
          <w:delText>the system cl</w:delText>
        </w:r>
        <w:r w:rsidR="001D3D9D" w:rsidDel="00EE109A">
          <w:delText>oc</w:delText>
        </w:r>
        <w:r w:rsidR="00890114" w:rsidDel="00EE109A">
          <w:delText xml:space="preserve">k of 100 MHz to the VESA clock of 65 MHz we will </w:delText>
        </w:r>
        <w:r w:rsidR="003E6A58" w:rsidDel="00EE109A">
          <w:delText>use Clock Domain Crossing (CDC)</w:delText>
        </w:r>
        <w:r w:rsidR="00BC552E" w:rsidRPr="00BC552E" w:rsidDel="00EE109A">
          <w:delText xml:space="preserve">  </w:delText>
        </w:r>
        <w:r w:rsidR="001D3D9D" w:rsidDel="00EE109A">
          <w:delText>hardware.</w:delText>
        </w:r>
        <w:r w:rsidR="00C76B40" w:rsidDel="00EE109A">
          <w:rPr>
            <w:rStyle w:val="CommentReference"/>
            <w:rtl/>
          </w:rPr>
          <w:commentReference w:id="1375"/>
        </w:r>
      </w:del>
      <w:r w:rsidR="004305E6">
        <w:rPr>
          <w:rStyle w:val="CommentReference"/>
        </w:rPr>
        <w:commentReference w:id="1376"/>
      </w:r>
    </w:p>
    <w:p w:rsidR="00654AA2" w:rsidRPr="00B37463" w:rsidRDefault="00654AA2" w:rsidP="00983774">
      <w:pPr>
        <w:pStyle w:val="Heading2"/>
        <w:bidi w:val="0"/>
        <w:rPr>
          <w:b/>
          <w:i/>
        </w:rPr>
      </w:pPr>
    </w:p>
    <w:p w:rsidR="002C48B0" w:rsidRDefault="002C48B0" w:rsidP="002C48B0">
      <w:pPr>
        <w:pStyle w:val="Heading2"/>
        <w:bidi w:val="0"/>
        <w:rPr>
          <w:rStyle w:val="IntenseEmphasis"/>
        </w:rPr>
      </w:pPr>
      <w:bookmarkStart w:id="1377" w:name="_Toc308900969"/>
      <w:r>
        <w:rPr>
          <w:rStyle w:val="IntenseEmphasis"/>
        </w:rPr>
        <w:t>Wishbone Blocks and protocol</w:t>
      </w:r>
      <w:bookmarkEnd w:id="1377"/>
    </w:p>
    <w:p w:rsidR="0001055F" w:rsidRDefault="00424C43" w:rsidP="00424C43">
      <w:pPr>
        <w:pStyle w:val="Heading3"/>
        <w:rPr>
          <w:b/>
          <w:bCs/>
        </w:rPr>
      </w:pPr>
      <w:bookmarkStart w:id="1378" w:name="_Toc308900970"/>
      <w:r>
        <w:rPr>
          <w:b/>
          <w:bCs/>
        </w:rPr>
        <w:t>Wishbone Protocol</w:t>
      </w:r>
      <w:bookmarkEnd w:id="1378"/>
    </w:p>
    <w:p w:rsidR="003A65F4" w:rsidRDefault="00424C43" w:rsidP="003A65F4">
      <w:pPr>
        <w:bidi w:val="0"/>
      </w:pPr>
      <w:r>
        <w:t xml:space="preserve">The Internal communication system uses the international Wishbone protocol. The </w:t>
      </w:r>
      <w:r w:rsidRPr="003A65F4">
        <w:rPr>
          <w:rFonts w:cs="Times New Roman"/>
        </w:rPr>
        <w:t>Wishbone Bus</w:t>
      </w:r>
      <w:r>
        <w:t xml:space="preserve"> is an </w:t>
      </w:r>
      <w:r w:rsidRPr="003A65F4">
        <w:rPr>
          <w:rFonts w:cs="Times New Roman"/>
        </w:rPr>
        <w:t>open source hardware</w:t>
      </w:r>
      <w:r>
        <w:t xml:space="preserve"> </w:t>
      </w:r>
      <w:r w:rsidRPr="003A65F4">
        <w:rPr>
          <w:rFonts w:cs="Times New Roman"/>
        </w:rPr>
        <w:t>computer bus</w:t>
      </w:r>
      <w:r>
        <w:t xml:space="preserve"> intended to let the parts of an </w:t>
      </w:r>
      <w:r w:rsidRPr="003A65F4">
        <w:rPr>
          <w:rFonts w:cs="Times New Roman"/>
        </w:rPr>
        <w:t>integrated circuit</w:t>
      </w:r>
      <w:r>
        <w:t xml:space="preserve"> communicate with each other. The aim is to allow the connection of differing </w:t>
      </w:r>
      <w:r w:rsidRPr="003A65F4">
        <w:rPr>
          <w:rFonts w:cs="Times New Roman"/>
        </w:rPr>
        <w:t>cores</w:t>
      </w:r>
      <w:r>
        <w:t xml:space="preserve"> to each other inside of a chip.</w:t>
      </w:r>
      <w:r w:rsidR="003A65F4">
        <w:t xml:space="preserve"> </w:t>
      </w:r>
    </w:p>
    <w:p w:rsidR="003A65F4" w:rsidRDefault="003A65F4" w:rsidP="003A65F4">
      <w:pPr>
        <w:bidi w:val="0"/>
        <w:spacing w:after="0"/>
      </w:pPr>
      <w:r>
        <w:t>There are two types of clients on the wishbone bus: master and slave.</w:t>
      </w:r>
    </w:p>
    <w:p w:rsidR="003A65F4" w:rsidRDefault="003A65F4" w:rsidP="003A65F4">
      <w:pPr>
        <w:bidi w:val="0"/>
        <w:spacing w:after="0"/>
      </w:pPr>
      <w:r>
        <w:lastRenderedPageBreak/>
        <w:t xml:space="preserve">1 – </w:t>
      </w:r>
      <w:proofErr w:type="gramStart"/>
      <w:r>
        <w:t>wishbone</w:t>
      </w:r>
      <w:proofErr w:type="gramEnd"/>
      <w:r>
        <w:t xml:space="preserve"> master</w:t>
      </w:r>
      <w:r w:rsidR="00A365A1">
        <w:t xml:space="preserve"> (WM)</w:t>
      </w:r>
      <w:r>
        <w:t xml:space="preserve"> – active unit. Initiates bus cycles and ends them.</w:t>
      </w:r>
    </w:p>
    <w:p w:rsidR="003A65F4" w:rsidRDefault="003A65F4" w:rsidP="003A65F4">
      <w:pPr>
        <w:bidi w:val="0"/>
        <w:spacing w:after="0"/>
      </w:pPr>
      <w:r>
        <w:t xml:space="preserve">2 – </w:t>
      </w:r>
      <w:proofErr w:type="gramStart"/>
      <w:r>
        <w:t>wishbone</w:t>
      </w:r>
      <w:proofErr w:type="gramEnd"/>
      <w:r>
        <w:t xml:space="preserve"> slave </w:t>
      </w:r>
      <w:r w:rsidR="00A365A1">
        <w:t>(WS)</w:t>
      </w:r>
      <w:r>
        <w:t xml:space="preserve"> - passive unit. Writes or reads data according to master request.</w:t>
      </w:r>
    </w:p>
    <w:p w:rsidR="003A65F4" w:rsidRDefault="003A65F4" w:rsidP="003A65F4">
      <w:pPr>
        <w:bidi w:val="0"/>
        <w:spacing w:after="0"/>
      </w:pPr>
    </w:p>
    <w:p w:rsidR="003A65F4" w:rsidRDefault="003A65F4" w:rsidP="003A65F4">
      <w:pPr>
        <w:bidi w:val="0"/>
        <w:spacing w:after="0"/>
      </w:pPr>
      <w:r>
        <w:t xml:space="preserve"> In our system we use the following signals in order to activate the wishbone bus.</w:t>
      </w:r>
      <w:r w:rsidR="00A365A1">
        <w:t xml:space="preserve"> </w:t>
      </w:r>
    </w:p>
    <w:p w:rsidR="003A65F4" w:rsidRDefault="00A365A1" w:rsidP="003A65F4">
      <w:pPr>
        <w:bidi w:val="0"/>
        <w:spacing w:after="0"/>
      </w:pPr>
      <w:r>
        <w:t xml:space="preserve">CYC – </w:t>
      </w:r>
      <w:r w:rsidRPr="00A365A1">
        <w:t xml:space="preserve">'1' for bus </w:t>
      </w:r>
      <w:proofErr w:type="spellStart"/>
      <w:r w:rsidRPr="00A365A1">
        <w:t>transmition</w:t>
      </w:r>
      <w:proofErr w:type="spellEnd"/>
      <w:r w:rsidRPr="00A365A1">
        <w:t xml:space="preserve"> request, '0' for no bus </w:t>
      </w:r>
      <w:proofErr w:type="spellStart"/>
      <w:r w:rsidRPr="00A365A1">
        <w:t>transmition</w:t>
      </w:r>
      <w:proofErr w:type="spellEnd"/>
      <w:r w:rsidRPr="00A365A1">
        <w:t xml:space="preserve"> request</w:t>
      </w:r>
    </w:p>
    <w:p w:rsidR="00A365A1" w:rsidRDefault="00A365A1" w:rsidP="00A365A1">
      <w:pPr>
        <w:bidi w:val="0"/>
        <w:spacing w:after="0"/>
      </w:pPr>
      <w:r>
        <w:t xml:space="preserve">STB </w:t>
      </w:r>
      <w:proofErr w:type="gramStart"/>
      <w:r>
        <w:t xml:space="preserve">–  </w:t>
      </w:r>
      <w:r w:rsidRPr="00A365A1">
        <w:t>'1'</w:t>
      </w:r>
      <w:proofErr w:type="gramEnd"/>
      <w:r w:rsidRPr="00A365A1">
        <w:t xml:space="preserve"> for active bus operation, '0' for no bus operation</w:t>
      </w:r>
    </w:p>
    <w:p w:rsidR="00A365A1" w:rsidRDefault="00A365A1" w:rsidP="00A365A1">
      <w:pPr>
        <w:bidi w:val="0"/>
        <w:spacing w:after="0"/>
      </w:pPr>
      <w:proofErr w:type="gramStart"/>
      <w:r>
        <w:t>DAT(</w:t>
      </w:r>
      <w:proofErr w:type="gramEnd"/>
      <w:r>
        <w:t xml:space="preserve">sent from WM to WS) – data sent on the bus </w:t>
      </w:r>
    </w:p>
    <w:p w:rsidR="00A365A1" w:rsidRDefault="00A365A1" w:rsidP="00A365A1">
      <w:pPr>
        <w:bidi w:val="0"/>
        <w:spacing w:after="0"/>
      </w:pPr>
      <w:r>
        <w:t>ADR – initial address for transaction</w:t>
      </w:r>
    </w:p>
    <w:p w:rsidR="00A365A1" w:rsidRDefault="00A365A1" w:rsidP="00A365A1">
      <w:pPr>
        <w:bidi w:val="0"/>
        <w:spacing w:after="0"/>
      </w:pPr>
      <w:r>
        <w:t>TGA – type of client being accessed</w:t>
      </w:r>
    </w:p>
    <w:p w:rsidR="00A365A1" w:rsidRDefault="00A365A1" w:rsidP="00A365A1">
      <w:pPr>
        <w:bidi w:val="0"/>
        <w:spacing w:after="0"/>
      </w:pPr>
      <w:r>
        <w:t xml:space="preserve">TGD – length of the data </w:t>
      </w:r>
      <w:proofErr w:type="gramStart"/>
      <w:r>
        <w:t>( length</w:t>
      </w:r>
      <w:proofErr w:type="gramEnd"/>
      <w:r>
        <w:t>[data] -1)</w:t>
      </w:r>
    </w:p>
    <w:p w:rsidR="00A365A1" w:rsidRDefault="00A365A1" w:rsidP="00A365A1">
      <w:pPr>
        <w:bidi w:val="0"/>
        <w:spacing w:after="0"/>
      </w:pPr>
      <w:r>
        <w:t>WE – write enable</w:t>
      </w:r>
    </w:p>
    <w:p w:rsidR="00A365A1" w:rsidRDefault="00A365A1" w:rsidP="00A365A1">
      <w:pPr>
        <w:bidi w:val="0"/>
        <w:spacing w:after="0"/>
      </w:pPr>
      <w:r>
        <w:t>DAT – data sent on the bus</w:t>
      </w:r>
    </w:p>
    <w:p w:rsidR="00A365A1" w:rsidRDefault="00A365A1" w:rsidP="00A365A1">
      <w:pPr>
        <w:bidi w:val="0"/>
        <w:spacing w:after="0"/>
      </w:pPr>
      <w:proofErr w:type="gramStart"/>
      <w:r>
        <w:t>ACK(</w:t>
      </w:r>
      <w:proofErr w:type="gramEnd"/>
      <w:r>
        <w:t>sent from WS to WM)  - successful read or write operation ended by WS.</w:t>
      </w:r>
    </w:p>
    <w:p w:rsidR="00932F6F" w:rsidRDefault="00932F6F" w:rsidP="00932F6F">
      <w:pPr>
        <w:bidi w:val="0"/>
        <w:spacing w:after="0"/>
      </w:pPr>
    </w:p>
    <w:p w:rsidR="00D32D50" w:rsidRDefault="00932F6F" w:rsidP="00D32D50">
      <w:pPr>
        <w:bidi w:val="0"/>
        <w:spacing w:after="0"/>
      </w:pPr>
      <w:r>
        <w:rPr>
          <w:u w:val="single"/>
        </w:rPr>
        <w:t>Wishbone cycle example:</w:t>
      </w:r>
      <w:r>
        <w:t xml:space="preserve"> In the following waveform a master is writing 5 bytes (TGD=04</w:t>
      </w:r>
      <w:r w:rsidR="00D32D50">
        <w:t>_0x</w:t>
      </w:r>
      <w:r>
        <w:t>) to the Led client which is client number 4 (TGA=04</w:t>
      </w:r>
      <w:r w:rsidR="00D32D50">
        <w:t>_0x</w:t>
      </w:r>
      <w:proofErr w:type="gramStart"/>
      <w:r>
        <w:t>) .</w:t>
      </w:r>
      <w:proofErr w:type="gramEnd"/>
      <w:r>
        <w:t xml:space="preserve"> The initial address is </w:t>
      </w:r>
      <w:r w:rsidR="00D32D50">
        <w:t>ADR=000000_0x.  Notice the assertion of CYC in the beginning of the process and the assertion of STB every new data. The slave asserts ACK=’1’ for one cycle for each data byte.</w:t>
      </w:r>
    </w:p>
    <w:p w:rsidR="000F09DD" w:rsidRDefault="00D32D50" w:rsidP="000F09DD">
      <w:pPr>
        <w:keepNext/>
        <w:bidi w:val="0"/>
        <w:spacing w:after="0"/>
      </w:pPr>
      <w:r>
        <w:rPr>
          <w:noProof/>
          <w:lang w:bidi="he-IL"/>
        </w:rPr>
        <w:drawing>
          <wp:inline distT="0" distB="0" distL="0" distR="0">
            <wp:extent cx="6165765" cy="1767385"/>
            <wp:effectExtent l="19050" t="0" r="643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201254" cy="1777558"/>
                    </a:xfrm>
                    <a:prstGeom prst="rect">
                      <a:avLst/>
                    </a:prstGeom>
                    <a:noFill/>
                    <a:ln w="9525">
                      <a:noFill/>
                      <a:miter lim="800000"/>
                      <a:headEnd/>
                      <a:tailEnd/>
                    </a:ln>
                  </pic:spPr>
                </pic:pic>
              </a:graphicData>
            </a:graphic>
          </wp:inline>
        </w:drawing>
      </w:r>
    </w:p>
    <w:p w:rsidR="00D32D50" w:rsidRPr="00932F6F" w:rsidRDefault="000F09DD" w:rsidP="000F09DD">
      <w:pPr>
        <w:pStyle w:val="Caption"/>
        <w:jc w:val="center"/>
      </w:pPr>
      <w:bookmarkStart w:id="1379" w:name="_Toc308632034"/>
      <w:r>
        <w:t xml:space="preserve">Figure </w:t>
      </w:r>
      <w:r w:rsidR="00122182">
        <w:fldChar w:fldCharType="begin"/>
      </w:r>
      <w:r w:rsidR="006A2BF5">
        <w:instrText xml:space="preserve"> SEQ Figure \* ARABIC </w:instrText>
      </w:r>
      <w:r w:rsidR="00122182">
        <w:fldChar w:fldCharType="separate"/>
      </w:r>
      <w:ins w:id="1380" w:author="dobstbau" w:date="2011-11-14T19:57:00Z">
        <w:r w:rsidR="0043004A">
          <w:rPr>
            <w:noProof/>
          </w:rPr>
          <w:t>14</w:t>
        </w:r>
      </w:ins>
      <w:ins w:id="1381" w:author="kelbaz" w:date="2011-11-13T18:17:00Z">
        <w:del w:id="1382" w:author="dobstbau" w:date="2011-11-14T19:57:00Z">
          <w:r w:rsidR="00DA4E5D" w:rsidDel="0043004A">
            <w:rPr>
              <w:noProof/>
            </w:rPr>
            <w:delText>13</w:delText>
          </w:r>
        </w:del>
      </w:ins>
      <w:del w:id="1383" w:author="dobstbau" w:date="2011-11-14T19:57:00Z">
        <w:r w:rsidR="00B35E5A" w:rsidDel="0043004A">
          <w:rPr>
            <w:noProof/>
          </w:rPr>
          <w:delText>12</w:delText>
        </w:r>
      </w:del>
      <w:r w:rsidR="00122182">
        <w:fldChar w:fldCharType="end"/>
      </w:r>
      <w:r>
        <w:rPr>
          <w:noProof/>
        </w:rPr>
        <w:t xml:space="preserve"> - Wishbone cycle waveform example</w:t>
      </w:r>
      <w:bookmarkEnd w:id="1379"/>
    </w:p>
    <w:p w:rsidR="003A65F4" w:rsidRDefault="000F09DD" w:rsidP="003A65F4">
      <w:pPr>
        <w:bidi w:val="0"/>
      </w:pPr>
      <w:r>
        <w:rPr>
          <w:u w:val="single"/>
        </w:rPr>
        <w:t>Numbering:</w:t>
      </w:r>
      <w:r>
        <w:t xml:space="preserve"> Each master and slave has a unique number that characterizes it. For the wishbone slaves this number is the TGA signal.</w:t>
      </w:r>
    </w:p>
    <w:p w:rsidR="00710AB0" w:rsidRDefault="00710AB0" w:rsidP="00710AB0">
      <w:pPr>
        <w:bidi w:val="0"/>
      </w:pPr>
      <w:r>
        <w:t>Wishbone master 1 – RX path</w:t>
      </w:r>
    </w:p>
    <w:p w:rsidR="00710AB0" w:rsidRDefault="00710AB0" w:rsidP="00710AB0">
      <w:pPr>
        <w:bidi w:val="0"/>
      </w:pPr>
      <w:r>
        <w:t>Wishbone master 2 – TX path</w:t>
      </w:r>
    </w:p>
    <w:p w:rsidR="00710AB0" w:rsidRPr="000F09DD" w:rsidRDefault="00710AB0" w:rsidP="00710AB0">
      <w:pPr>
        <w:bidi w:val="0"/>
      </w:pPr>
      <w:r>
        <w:t>Wishbone master 3 – Config Control Block (CCB)</w:t>
      </w:r>
    </w:p>
    <w:p w:rsidR="00710AB0" w:rsidRDefault="00710AB0" w:rsidP="00710AB0">
      <w:pPr>
        <w:bidi w:val="0"/>
      </w:pPr>
    </w:p>
    <w:p w:rsidR="000F09DD" w:rsidRDefault="000F09DD" w:rsidP="00710AB0">
      <w:pPr>
        <w:bidi w:val="0"/>
      </w:pPr>
      <w:r>
        <w:t xml:space="preserve">Wishbone slave 1 – </w:t>
      </w:r>
      <w:r w:rsidR="00710AB0">
        <w:t xml:space="preserve">RX </w:t>
      </w:r>
      <w:r>
        <w:t>path</w:t>
      </w:r>
    </w:p>
    <w:p w:rsidR="000F09DD" w:rsidRDefault="000F09DD" w:rsidP="000F09DD">
      <w:pPr>
        <w:bidi w:val="0"/>
      </w:pPr>
      <w:r>
        <w:t xml:space="preserve">Wishbone slave 2 – </w:t>
      </w:r>
      <w:r w:rsidR="00710AB0">
        <w:t xml:space="preserve">TX </w:t>
      </w:r>
      <w:r>
        <w:t>path</w:t>
      </w:r>
    </w:p>
    <w:p w:rsidR="000F09DD" w:rsidRDefault="000F09DD" w:rsidP="000F09DD">
      <w:pPr>
        <w:bidi w:val="0"/>
      </w:pPr>
      <w:r>
        <w:t xml:space="preserve">Wishbone slave 3 </w:t>
      </w:r>
      <w:r w:rsidR="00710AB0">
        <w:t>–</w:t>
      </w:r>
      <w:r>
        <w:t xml:space="preserve"> </w:t>
      </w:r>
      <w:r w:rsidR="00710AB0">
        <w:t>W</w:t>
      </w:r>
      <w:r>
        <w:t>ait</w:t>
      </w:r>
      <w:r w:rsidR="00710AB0">
        <w:t xml:space="preserve"> client</w:t>
      </w:r>
    </w:p>
    <w:p w:rsidR="00710AB0" w:rsidRDefault="00710AB0" w:rsidP="00710AB0">
      <w:pPr>
        <w:bidi w:val="0"/>
      </w:pPr>
      <w:r>
        <w:t>Wishbone slave 4 – Led client</w:t>
      </w:r>
    </w:p>
    <w:p w:rsidR="00710AB0" w:rsidRDefault="00710AB0" w:rsidP="00710AB0">
      <w:pPr>
        <w:bidi w:val="0"/>
      </w:pPr>
      <w:r>
        <w:t>Wishbone slave 5 – Display client</w:t>
      </w:r>
    </w:p>
    <w:p w:rsidR="00710AB0" w:rsidRDefault="00710AB0" w:rsidP="00710AB0">
      <w:pPr>
        <w:bidi w:val="0"/>
      </w:pPr>
      <w:r>
        <w:t>Wishbone slave 6 – Flash control</w:t>
      </w:r>
    </w:p>
    <w:p w:rsidR="00710AB0" w:rsidRDefault="00710AB0" w:rsidP="00710AB0">
      <w:pPr>
        <w:bidi w:val="0"/>
      </w:pPr>
      <w:r>
        <w:lastRenderedPageBreak/>
        <w:t>Wishbone slave 7 – LCD client (optional)</w:t>
      </w:r>
    </w:p>
    <w:p w:rsidR="00710AB0" w:rsidRDefault="00710AB0" w:rsidP="00710AB0">
      <w:pPr>
        <w:bidi w:val="0"/>
      </w:pPr>
    </w:p>
    <w:p w:rsidR="00710AB0" w:rsidRPr="00710AB0" w:rsidRDefault="00710AB0" w:rsidP="00710AB0">
      <w:pPr>
        <w:bidi w:val="0"/>
      </w:pPr>
      <w:r>
        <w:t xml:space="preserve">As seen above there are three masters in the systems. Only one master can make a transaction on the bus. Therefore there is a routing policy implemented in the </w:t>
      </w:r>
      <w:proofErr w:type="spellStart"/>
      <w:r>
        <w:rPr>
          <w:b/>
          <w:bCs/>
        </w:rPr>
        <w:t>wishbone_intercon</w:t>
      </w:r>
      <w:proofErr w:type="spellEnd"/>
      <w:r>
        <w:rPr>
          <w:b/>
          <w:bCs/>
        </w:rPr>
        <w:t xml:space="preserve"> </w:t>
      </w:r>
      <w:r>
        <w:t xml:space="preserve">unit. </w:t>
      </w:r>
    </w:p>
    <w:p w:rsidR="005318B5" w:rsidRDefault="005318B5" w:rsidP="005318B5">
      <w:pPr>
        <w:pStyle w:val="Heading3"/>
        <w:rPr>
          <w:b/>
          <w:bCs/>
        </w:rPr>
      </w:pPr>
      <w:bookmarkStart w:id="1384" w:name="_Toc308900971"/>
      <w:r>
        <w:rPr>
          <w:b/>
          <w:bCs/>
        </w:rPr>
        <w:t>Wishbone Intercon</w:t>
      </w:r>
      <w:bookmarkEnd w:id="1384"/>
    </w:p>
    <w:p w:rsidR="00D906E8" w:rsidRDefault="00C20129" w:rsidP="00D906E8">
      <w:pPr>
        <w:bidi w:val="0"/>
        <w:rPr>
          <w:lang w:bidi="he-IL"/>
        </w:rPr>
      </w:pPr>
      <w:r>
        <w:rPr>
          <w:lang w:bidi="he-IL"/>
        </w:rPr>
        <w:t xml:space="preserve">The Wishbone Intercon consists of a router and an </w:t>
      </w:r>
      <w:r w:rsidR="00A32D23">
        <w:rPr>
          <w:lang w:bidi="he-IL"/>
        </w:rPr>
        <w:t xml:space="preserve">arbiter. The router directs the wishbone signals from the operating master to the chosen slave threw a series of </w:t>
      </w:r>
      <w:proofErr w:type="spellStart"/>
      <w:r w:rsidR="00A32D23">
        <w:rPr>
          <w:lang w:bidi="he-IL"/>
        </w:rPr>
        <w:t>muxes</w:t>
      </w:r>
      <w:proofErr w:type="spellEnd"/>
      <w:r w:rsidR="00A32D23">
        <w:rPr>
          <w:lang w:bidi="he-IL"/>
        </w:rPr>
        <w:t>. The arbiter is a FSM which enables only one master to use the wishbone bus.</w:t>
      </w:r>
      <w:r w:rsidR="006F017B">
        <w:rPr>
          <w:lang w:bidi="he-IL"/>
        </w:rPr>
        <w:t xml:space="preserve"> Every master that wants to make a transaction asserts CYC. Only the master that is enabled by the arbiter FSM gets its signals passed to the intended slave and</w:t>
      </w:r>
      <w:r w:rsidR="00D906E8">
        <w:rPr>
          <w:lang w:bidi="he-IL"/>
        </w:rPr>
        <w:t xml:space="preserve"> can get back an ACK sig. </w:t>
      </w:r>
    </w:p>
    <w:p w:rsidR="00D906E8" w:rsidRDefault="00D906E8" w:rsidP="00D906E8">
      <w:pPr>
        <w:bidi w:val="0"/>
        <w:spacing w:after="0"/>
        <w:rPr>
          <w:lang w:bidi="he-IL"/>
        </w:rPr>
      </w:pPr>
      <w:r>
        <w:rPr>
          <w:lang w:bidi="he-IL"/>
        </w:rPr>
        <w:t>The arbiter FSM operates as follow. If no master is using the bus than the master that asserts CYC firsts can use the bus. If more than one master requests the bus at the same time, the priority is:</w:t>
      </w:r>
    </w:p>
    <w:p w:rsidR="00D906E8" w:rsidRDefault="00D906E8" w:rsidP="00D906E8">
      <w:pPr>
        <w:bidi w:val="0"/>
        <w:spacing w:after="0"/>
        <w:rPr>
          <w:lang w:bidi="he-IL"/>
        </w:rPr>
      </w:pPr>
      <w:r>
        <w:rPr>
          <w:lang w:bidi="he-IL"/>
        </w:rPr>
        <w:t>WM 1 -</w:t>
      </w:r>
      <w:proofErr w:type="gramStart"/>
      <w:r>
        <w:rPr>
          <w:lang w:bidi="he-IL"/>
        </w:rPr>
        <w:t>&gt;  WM</w:t>
      </w:r>
      <w:proofErr w:type="gramEnd"/>
      <w:r>
        <w:rPr>
          <w:lang w:bidi="he-IL"/>
        </w:rPr>
        <w:t xml:space="preserve"> 2 -&gt; WM3</w:t>
      </w:r>
    </w:p>
    <w:p w:rsidR="00D906E8" w:rsidRDefault="00D906E8" w:rsidP="00D906E8">
      <w:pPr>
        <w:bidi w:val="0"/>
        <w:spacing w:after="0"/>
        <w:rPr>
          <w:lang w:bidi="he-IL"/>
        </w:rPr>
      </w:pPr>
    </w:p>
    <w:p w:rsidR="00DD5165" w:rsidRDefault="00DD5165" w:rsidP="00DD5165">
      <w:pPr>
        <w:keepNext/>
        <w:bidi w:val="0"/>
        <w:spacing w:after="0"/>
      </w:pPr>
      <w:r>
        <w:rPr>
          <w:noProof/>
          <w:lang w:bidi="he-IL"/>
        </w:rPr>
        <w:drawing>
          <wp:inline distT="0" distB="0" distL="0" distR="0">
            <wp:extent cx="5274310" cy="3988093"/>
            <wp:effectExtent l="19050" t="0" r="254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74310" cy="3988093"/>
                    </a:xfrm>
                    <a:prstGeom prst="rect">
                      <a:avLst/>
                    </a:prstGeom>
                    <a:noFill/>
                    <a:ln w="9525">
                      <a:noFill/>
                      <a:miter lim="800000"/>
                      <a:headEnd/>
                      <a:tailEnd/>
                    </a:ln>
                  </pic:spPr>
                </pic:pic>
              </a:graphicData>
            </a:graphic>
          </wp:inline>
        </w:drawing>
      </w:r>
    </w:p>
    <w:p w:rsidR="00D906E8" w:rsidRPr="005318B5" w:rsidRDefault="00DD5165" w:rsidP="00DD5165">
      <w:pPr>
        <w:pStyle w:val="Caption"/>
        <w:jc w:val="center"/>
        <w:rPr>
          <w:lang w:bidi="he-IL"/>
        </w:rPr>
      </w:pPr>
      <w:bookmarkStart w:id="1385" w:name="_Toc308632035"/>
      <w:r>
        <w:t xml:space="preserve">Figure </w:t>
      </w:r>
      <w:r w:rsidR="00122182">
        <w:fldChar w:fldCharType="begin"/>
      </w:r>
      <w:r w:rsidR="006A2BF5">
        <w:instrText xml:space="preserve"> SEQ Figure \* ARABIC </w:instrText>
      </w:r>
      <w:r w:rsidR="00122182">
        <w:fldChar w:fldCharType="separate"/>
      </w:r>
      <w:ins w:id="1386" w:author="dobstbau" w:date="2011-11-14T19:57:00Z">
        <w:r w:rsidR="0043004A">
          <w:rPr>
            <w:noProof/>
          </w:rPr>
          <w:t>15</w:t>
        </w:r>
      </w:ins>
      <w:ins w:id="1387" w:author="kelbaz" w:date="2011-11-13T18:17:00Z">
        <w:del w:id="1388" w:author="dobstbau" w:date="2011-11-14T19:57:00Z">
          <w:r w:rsidR="00DA4E5D" w:rsidDel="0043004A">
            <w:rPr>
              <w:noProof/>
            </w:rPr>
            <w:delText>14</w:delText>
          </w:r>
        </w:del>
      </w:ins>
      <w:del w:id="1389" w:author="dobstbau" w:date="2011-11-14T19:57:00Z">
        <w:r w:rsidR="00B35E5A" w:rsidDel="0043004A">
          <w:rPr>
            <w:noProof/>
          </w:rPr>
          <w:delText>13</w:delText>
        </w:r>
      </w:del>
      <w:r w:rsidR="00122182">
        <w:fldChar w:fldCharType="end"/>
      </w:r>
      <w:r>
        <w:t xml:space="preserve"> - Wishbone Intercon</w:t>
      </w:r>
      <w:bookmarkEnd w:id="1385"/>
    </w:p>
    <w:p w:rsidR="005318B5" w:rsidRPr="005318B5" w:rsidRDefault="005318B5" w:rsidP="00D906E8">
      <w:pPr>
        <w:spacing w:after="0"/>
      </w:pPr>
    </w:p>
    <w:p w:rsidR="005318B5" w:rsidRDefault="00424C43" w:rsidP="005318B5">
      <w:pPr>
        <w:pStyle w:val="Heading3"/>
        <w:rPr>
          <w:b/>
          <w:bCs/>
        </w:rPr>
      </w:pPr>
      <w:bookmarkStart w:id="1390" w:name="_Toc308900972"/>
      <w:r>
        <w:rPr>
          <w:b/>
          <w:bCs/>
        </w:rPr>
        <w:t>Wishbone Master</w:t>
      </w:r>
      <w:bookmarkEnd w:id="1390"/>
    </w:p>
    <w:p w:rsidR="00DD5165" w:rsidRDefault="00C711FA" w:rsidP="00C711FA">
      <w:pPr>
        <w:bidi w:val="0"/>
        <w:rPr>
          <w:lang w:bidi="he-IL"/>
        </w:rPr>
      </w:pPr>
      <w:r>
        <w:rPr>
          <w:lang w:bidi="he-IL"/>
        </w:rPr>
        <w:t xml:space="preserve">The Wishbone Master is the unit that initiates and manages a transaction on the wishbone bus. Although it seems like an active unit, it actually needs to be operated by its host block. For </w:t>
      </w:r>
      <w:proofErr w:type="gramStart"/>
      <w:r>
        <w:rPr>
          <w:lang w:bidi="he-IL"/>
        </w:rPr>
        <w:t>example ,</w:t>
      </w:r>
      <w:proofErr w:type="gramEnd"/>
      <w:r>
        <w:rPr>
          <w:lang w:bidi="he-IL"/>
        </w:rPr>
        <w:t xml:space="preserve"> the MDWM in the RX path operates WM1. The MDWM reads the data from the RAM and transfers the data to WM1 in order to be transmitted to a chosen slave.</w:t>
      </w:r>
      <w:r w:rsidR="002B173B">
        <w:rPr>
          <w:lang w:bidi="he-IL"/>
        </w:rPr>
        <w:t xml:space="preserve"> The principle is the Wishbone Master is a simple unit that does only its role – transfer data on the wishbone bus. No reading data from RAM or any other operations </w:t>
      </w:r>
      <w:proofErr w:type="gramStart"/>
      <w:r w:rsidR="002B173B">
        <w:rPr>
          <w:lang w:bidi="he-IL"/>
        </w:rPr>
        <w:t>except</w:t>
      </w:r>
      <w:proofErr w:type="gramEnd"/>
      <w:r w:rsidR="002B173B">
        <w:rPr>
          <w:lang w:bidi="he-IL"/>
        </w:rPr>
        <w:t xml:space="preserve"> the transition. </w:t>
      </w:r>
    </w:p>
    <w:p w:rsidR="002B173B" w:rsidRDefault="002B173B" w:rsidP="002B173B">
      <w:pPr>
        <w:bidi w:val="0"/>
        <w:spacing w:after="0"/>
        <w:rPr>
          <w:lang w:bidi="he-IL"/>
        </w:rPr>
      </w:pPr>
      <w:r>
        <w:rPr>
          <w:lang w:bidi="he-IL"/>
        </w:rPr>
        <w:lastRenderedPageBreak/>
        <w:t xml:space="preserve">The Wishbone master operates according to its FSM. There are 2 main branches on this FSM: </w:t>
      </w:r>
    </w:p>
    <w:p w:rsidR="002B173B" w:rsidRDefault="002B173B" w:rsidP="002B173B">
      <w:pPr>
        <w:bidi w:val="0"/>
        <w:spacing w:after="0"/>
        <w:rPr>
          <w:lang w:bidi="he-IL"/>
        </w:rPr>
      </w:pPr>
      <w:r>
        <w:rPr>
          <w:lang w:bidi="he-IL"/>
        </w:rPr>
        <w:t>Read – for a reading transaction</w:t>
      </w:r>
    </w:p>
    <w:p w:rsidR="002B173B" w:rsidRDefault="002B173B" w:rsidP="002B173B">
      <w:pPr>
        <w:bidi w:val="0"/>
        <w:spacing w:after="0"/>
        <w:rPr>
          <w:lang w:bidi="he-IL"/>
        </w:rPr>
      </w:pPr>
      <w:r>
        <w:rPr>
          <w:lang w:bidi="he-IL"/>
        </w:rPr>
        <w:t>Write – for a writing transaction</w:t>
      </w:r>
    </w:p>
    <w:p w:rsidR="004A1E88" w:rsidRDefault="004A1E88" w:rsidP="004A1E88">
      <w:pPr>
        <w:keepNext/>
        <w:bidi w:val="0"/>
        <w:spacing w:after="0"/>
      </w:pPr>
      <w:r>
        <w:rPr>
          <w:noProof/>
          <w:lang w:bidi="he-IL"/>
        </w:rPr>
        <w:drawing>
          <wp:inline distT="0" distB="0" distL="0" distR="0">
            <wp:extent cx="5267960" cy="4367530"/>
            <wp:effectExtent l="19050" t="0" r="8890" b="0"/>
            <wp:docPr id="17" name="Picture 5" descr="C:\Users\dobstbau\Dropbox\Project\DOC\system units\Wishbone\Wishbone master\WM_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bstbau\Dropbox\Project\DOC\system units\Wishbone\Wishbone master\WM_FSM.JPG"/>
                    <pic:cNvPicPr>
                      <a:picLocks noChangeAspect="1" noChangeArrowheads="1"/>
                    </pic:cNvPicPr>
                  </pic:nvPicPr>
                  <pic:blipFill>
                    <a:blip r:embed="rId30" cstate="print"/>
                    <a:srcRect/>
                    <a:stretch>
                      <a:fillRect/>
                    </a:stretch>
                  </pic:blipFill>
                  <pic:spPr bwMode="auto">
                    <a:xfrm>
                      <a:off x="0" y="0"/>
                      <a:ext cx="5267960" cy="4367530"/>
                    </a:xfrm>
                    <a:prstGeom prst="rect">
                      <a:avLst/>
                    </a:prstGeom>
                    <a:noFill/>
                    <a:ln w="9525">
                      <a:noFill/>
                      <a:miter lim="800000"/>
                      <a:headEnd/>
                      <a:tailEnd/>
                    </a:ln>
                  </pic:spPr>
                </pic:pic>
              </a:graphicData>
            </a:graphic>
          </wp:inline>
        </w:drawing>
      </w:r>
    </w:p>
    <w:p w:rsidR="004A1E88" w:rsidRDefault="004A1E88" w:rsidP="004A1E88">
      <w:pPr>
        <w:pStyle w:val="Caption"/>
        <w:jc w:val="center"/>
        <w:rPr>
          <w:lang w:bidi="he-IL"/>
        </w:rPr>
      </w:pPr>
      <w:bookmarkStart w:id="1391" w:name="_Toc308632036"/>
      <w:r>
        <w:t xml:space="preserve">Figure </w:t>
      </w:r>
      <w:r w:rsidR="00122182">
        <w:fldChar w:fldCharType="begin"/>
      </w:r>
      <w:r w:rsidR="006A2BF5">
        <w:instrText xml:space="preserve"> SEQ Figure \* ARABIC </w:instrText>
      </w:r>
      <w:r w:rsidR="00122182">
        <w:fldChar w:fldCharType="separate"/>
      </w:r>
      <w:ins w:id="1392" w:author="dobstbau" w:date="2011-11-14T19:57:00Z">
        <w:r w:rsidR="0043004A">
          <w:rPr>
            <w:noProof/>
          </w:rPr>
          <w:t>16</w:t>
        </w:r>
      </w:ins>
      <w:ins w:id="1393" w:author="kelbaz" w:date="2011-11-13T18:17:00Z">
        <w:del w:id="1394" w:author="dobstbau" w:date="2011-11-14T19:57:00Z">
          <w:r w:rsidR="00DA4E5D" w:rsidDel="0043004A">
            <w:rPr>
              <w:noProof/>
            </w:rPr>
            <w:delText>15</w:delText>
          </w:r>
        </w:del>
      </w:ins>
      <w:del w:id="1395" w:author="dobstbau" w:date="2011-11-14T19:57:00Z">
        <w:r w:rsidR="00B35E5A" w:rsidDel="0043004A">
          <w:rPr>
            <w:noProof/>
          </w:rPr>
          <w:delText>14</w:delText>
        </w:r>
      </w:del>
      <w:r w:rsidR="00122182">
        <w:fldChar w:fldCharType="end"/>
      </w:r>
      <w:r>
        <w:rPr>
          <w:noProof/>
        </w:rPr>
        <w:t xml:space="preserve"> - Wishbone Master FSM</w:t>
      </w:r>
      <w:bookmarkEnd w:id="1391"/>
    </w:p>
    <w:p w:rsidR="007F7957" w:rsidRDefault="007F7957" w:rsidP="007F7957">
      <w:pPr>
        <w:bidi w:val="0"/>
        <w:spacing w:after="0"/>
        <w:rPr>
          <w:lang w:bidi="he-IL"/>
        </w:rPr>
      </w:pPr>
    </w:p>
    <w:p w:rsidR="008E5441" w:rsidDel="003C51A9" w:rsidRDefault="008E5441" w:rsidP="008E5441">
      <w:pPr>
        <w:pStyle w:val="Caption"/>
        <w:keepNext/>
        <w:jc w:val="left"/>
        <w:rPr>
          <w:del w:id="1396" w:author="dobstbau" w:date="2011-11-12T22:48:00Z"/>
        </w:rPr>
      </w:pPr>
      <w:bookmarkStart w:id="1397" w:name="_Toc308546026"/>
      <w:del w:id="1398" w:author="dobstbau" w:date="2011-11-12T22:48:00Z">
        <w:r w:rsidDel="003C51A9">
          <w:delText xml:space="preserve">Table </w:delText>
        </w:r>
      </w:del>
      <w:del w:id="1399"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35</w:delText>
        </w:r>
        <w:r w:rsidR="00122182" w:rsidDel="003C51A9">
          <w:fldChar w:fldCharType="end"/>
        </w:r>
      </w:del>
      <w:del w:id="1400" w:author="dobstbau" w:date="2011-11-12T22:48:00Z">
        <w:r w:rsidDel="003C51A9">
          <w:rPr>
            <w:noProof/>
          </w:rPr>
          <w:delText xml:space="preserve"> - Wishbone Master interface</w:delText>
        </w:r>
        <w:bookmarkEnd w:id="1397"/>
      </w:del>
    </w:p>
    <w:tbl>
      <w:tblPr>
        <w:tblW w:w="9520" w:type="dxa"/>
        <w:tblInd w:w="97" w:type="dxa"/>
        <w:tblLook w:val="04A0"/>
      </w:tblPr>
      <w:tblGrid>
        <w:gridCol w:w="1720"/>
        <w:gridCol w:w="960"/>
        <w:gridCol w:w="2180"/>
        <w:gridCol w:w="4660"/>
      </w:tblGrid>
      <w:tr w:rsidR="008E5441" w:rsidRPr="008E5441" w:rsidTr="008E5441">
        <w:trPr>
          <w:trHeight w:val="240"/>
        </w:trPr>
        <w:tc>
          <w:tcPr>
            <w:tcW w:w="17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8E5441" w:rsidRPr="008E5441" w:rsidRDefault="008E5441" w:rsidP="008E5441">
            <w:pPr>
              <w:bidi w:val="0"/>
              <w:spacing w:after="0" w:line="240" w:lineRule="auto"/>
              <w:jc w:val="center"/>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signal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8E5441" w:rsidRPr="008E5441" w:rsidRDefault="008E5441" w:rsidP="008E5441">
            <w:pPr>
              <w:bidi w:val="0"/>
              <w:spacing w:after="0" w:line="240" w:lineRule="auto"/>
              <w:jc w:val="center"/>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type</w:t>
            </w:r>
          </w:p>
        </w:tc>
        <w:tc>
          <w:tcPr>
            <w:tcW w:w="2180" w:type="dxa"/>
            <w:tcBorders>
              <w:top w:val="single" w:sz="4" w:space="0" w:color="auto"/>
              <w:left w:val="nil"/>
              <w:bottom w:val="single" w:sz="4" w:space="0" w:color="auto"/>
              <w:right w:val="single" w:sz="4" w:space="0" w:color="auto"/>
            </w:tcBorders>
            <w:shd w:val="clear" w:color="000000" w:fill="FFFF00"/>
            <w:noWrap/>
            <w:vAlign w:val="bottom"/>
            <w:hideMark/>
          </w:tcPr>
          <w:p w:rsidR="008E5441" w:rsidRPr="008E5441" w:rsidRDefault="008E5441" w:rsidP="008E5441">
            <w:pPr>
              <w:bidi w:val="0"/>
              <w:spacing w:after="0" w:line="240" w:lineRule="auto"/>
              <w:jc w:val="center"/>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width (bits)</w:t>
            </w:r>
          </w:p>
        </w:tc>
        <w:tc>
          <w:tcPr>
            <w:tcW w:w="4660" w:type="dxa"/>
            <w:tcBorders>
              <w:top w:val="single" w:sz="4" w:space="0" w:color="auto"/>
              <w:left w:val="nil"/>
              <w:bottom w:val="single" w:sz="4" w:space="0" w:color="auto"/>
              <w:right w:val="single" w:sz="4" w:space="0" w:color="auto"/>
            </w:tcBorders>
            <w:shd w:val="clear" w:color="000000" w:fill="FFFF00"/>
            <w:vAlign w:val="bottom"/>
            <w:hideMark/>
          </w:tcPr>
          <w:p w:rsidR="008E5441" w:rsidRPr="008E5441" w:rsidRDefault="008E5441" w:rsidP="008E5441">
            <w:pPr>
              <w:bidi w:val="0"/>
              <w:spacing w:after="0" w:line="240" w:lineRule="auto"/>
              <w:jc w:val="center"/>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description</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 </w:t>
            </w:r>
            <w:proofErr w:type="spellStart"/>
            <w:r w:rsidRPr="008E5441">
              <w:rPr>
                <w:rFonts w:ascii="Calibri" w:eastAsia="Times New Roman" w:hAnsi="Calibri" w:cs="Calibri"/>
                <w:color w:val="000000"/>
                <w:sz w:val="18"/>
                <w:szCs w:val="18"/>
                <w:lang w:bidi="he-IL"/>
              </w:rPr>
              <w:t>sys_clk</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system clock</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sys_reset</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system reset</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ADR_O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addr_d_g</w:t>
            </w:r>
            <w:proofErr w:type="spellEnd"/>
            <w:r w:rsidRPr="008E5441">
              <w:rPr>
                <w:rFonts w:ascii="Calibri" w:eastAsia="Times New Roman" w:hAnsi="Calibri" w:cs="Calibri"/>
                <w:color w:val="000000"/>
                <w:sz w:val="18"/>
                <w:szCs w:val="18"/>
                <w:lang w:bidi="he-IL"/>
              </w:rPr>
              <w:t xml:space="preserve"> * </w:t>
            </w: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contains the address word</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DAT_O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contains the </w:t>
            </w:r>
            <w:proofErr w:type="spellStart"/>
            <w:r w:rsidRPr="008E5441">
              <w:rPr>
                <w:rFonts w:ascii="Calibri" w:eastAsia="Times New Roman" w:hAnsi="Calibri" w:cs="Calibri"/>
                <w:color w:val="000000"/>
                <w:sz w:val="18"/>
                <w:szCs w:val="18"/>
                <w:lang w:bidi="he-IL"/>
              </w:rPr>
              <w:t>data_in</w:t>
            </w:r>
            <w:proofErr w:type="spellEnd"/>
            <w:r w:rsidRPr="008E5441">
              <w:rPr>
                <w:rFonts w:ascii="Calibri" w:eastAsia="Times New Roman" w:hAnsi="Calibri" w:cs="Calibri"/>
                <w:color w:val="000000"/>
                <w:sz w:val="18"/>
                <w:szCs w:val="18"/>
                <w:lang w:bidi="he-IL"/>
              </w:rPr>
              <w:t xml:space="preserve"> word</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WE_O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 for write, '0' for read</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STB_O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 for active bus operation, '0' for no bus operation</w:t>
            </w:r>
          </w:p>
        </w:tc>
      </w:tr>
      <w:tr w:rsidR="008E5441" w:rsidRPr="008E5441" w:rsidTr="008E5441">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CYC_O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'1' for bus </w:t>
            </w:r>
            <w:proofErr w:type="spellStart"/>
            <w:r w:rsidRPr="008E5441">
              <w:rPr>
                <w:rFonts w:ascii="Calibri" w:eastAsia="Times New Roman" w:hAnsi="Calibri" w:cs="Calibri"/>
                <w:color w:val="000000"/>
                <w:sz w:val="18"/>
                <w:szCs w:val="18"/>
                <w:lang w:bidi="he-IL"/>
              </w:rPr>
              <w:t>transmition</w:t>
            </w:r>
            <w:proofErr w:type="spellEnd"/>
            <w:r w:rsidRPr="008E5441">
              <w:rPr>
                <w:rFonts w:ascii="Calibri" w:eastAsia="Times New Roman" w:hAnsi="Calibri" w:cs="Calibri"/>
                <w:color w:val="000000"/>
                <w:sz w:val="18"/>
                <w:szCs w:val="18"/>
                <w:lang w:bidi="he-IL"/>
              </w:rPr>
              <w:t xml:space="preserve"> request, '0' for no bus </w:t>
            </w:r>
            <w:proofErr w:type="spellStart"/>
            <w:r w:rsidRPr="008E5441">
              <w:rPr>
                <w:rFonts w:ascii="Calibri" w:eastAsia="Times New Roman" w:hAnsi="Calibri" w:cs="Calibri"/>
                <w:color w:val="000000"/>
                <w:sz w:val="18"/>
                <w:szCs w:val="18"/>
                <w:lang w:bidi="he-IL"/>
              </w:rPr>
              <w:t>transmition</w:t>
            </w:r>
            <w:proofErr w:type="spellEnd"/>
            <w:r w:rsidRPr="008E5441">
              <w:rPr>
                <w:rFonts w:ascii="Calibri" w:eastAsia="Times New Roman" w:hAnsi="Calibri" w:cs="Calibri"/>
                <w:color w:val="000000"/>
                <w:sz w:val="18"/>
                <w:szCs w:val="18"/>
                <w:lang w:bidi="he-IL"/>
              </w:rPr>
              <w:t xml:space="preserve"> request</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TGA_O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type_d_g</w:t>
            </w:r>
            <w:proofErr w:type="spellEnd"/>
            <w:r w:rsidRPr="008E5441">
              <w:rPr>
                <w:rFonts w:ascii="Calibri" w:eastAsia="Times New Roman" w:hAnsi="Calibri" w:cs="Calibri"/>
                <w:color w:val="000000"/>
                <w:sz w:val="18"/>
                <w:szCs w:val="18"/>
                <w:lang w:bidi="he-IL"/>
              </w:rPr>
              <w:t xml:space="preserve"> * </w:t>
            </w: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contains the type word</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TGD_O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len_d_g</w:t>
            </w:r>
            <w:proofErr w:type="spellEnd"/>
            <w:r w:rsidRPr="008E5441">
              <w:rPr>
                <w:rFonts w:ascii="Calibri" w:eastAsia="Times New Roman" w:hAnsi="Calibri" w:cs="Calibri"/>
                <w:color w:val="000000"/>
                <w:sz w:val="18"/>
                <w:szCs w:val="18"/>
                <w:lang w:bidi="he-IL"/>
              </w:rPr>
              <w:t xml:space="preserve"> * </w:t>
            </w: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contains the length word</w:t>
            </w:r>
          </w:p>
        </w:tc>
      </w:tr>
      <w:tr w:rsidR="008E5441" w:rsidRPr="008E5441" w:rsidTr="008E5441">
        <w:trPr>
          <w:trHeight w:val="48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ACK_I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'1' when valid data is </w:t>
            </w:r>
            <w:proofErr w:type="spellStart"/>
            <w:r w:rsidRPr="008E5441">
              <w:rPr>
                <w:rFonts w:ascii="Calibri" w:eastAsia="Times New Roman" w:hAnsi="Calibri" w:cs="Calibri"/>
                <w:color w:val="000000"/>
                <w:sz w:val="18"/>
                <w:szCs w:val="18"/>
                <w:lang w:bidi="he-IL"/>
              </w:rPr>
              <w:t>recieved</w:t>
            </w:r>
            <w:proofErr w:type="spellEnd"/>
            <w:r w:rsidRPr="008E5441">
              <w:rPr>
                <w:rFonts w:ascii="Calibri" w:eastAsia="Times New Roman" w:hAnsi="Calibri" w:cs="Calibri"/>
                <w:color w:val="000000"/>
                <w:sz w:val="18"/>
                <w:szCs w:val="18"/>
                <w:lang w:bidi="he-IL"/>
              </w:rPr>
              <w:t xml:space="preserve"> from WS or for </w:t>
            </w:r>
            <w:proofErr w:type="spellStart"/>
            <w:r w:rsidRPr="008E5441">
              <w:rPr>
                <w:rFonts w:ascii="Calibri" w:eastAsia="Times New Roman" w:hAnsi="Calibri" w:cs="Calibri"/>
                <w:color w:val="000000"/>
                <w:sz w:val="18"/>
                <w:szCs w:val="18"/>
                <w:lang w:bidi="he-IL"/>
              </w:rPr>
              <w:t>successfull</w:t>
            </w:r>
            <w:proofErr w:type="spellEnd"/>
            <w:r w:rsidRPr="008E5441">
              <w:rPr>
                <w:rFonts w:ascii="Calibri" w:eastAsia="Times New Roman" w:hAnsi="Calibri" w:cs="Calibri"/>
                <w:color w:val="000000"/>
                <w:sz w:val="18"/>
                <w:szCs w:val="18"/>
                <w:lang w:bidi="he-IL"/>
              </w:rPr>
              <w:t xml:space="preserve"> write operation in WS</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DAT_I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data </w:t>
            </w:r>
            <w:proofErr w:type="spellStart"/>
            <w:r w:rsidRPr="008E5441">
              <w:rPr>
                <w:rFonts w:ascii="Calibri" w:eastAsia="Times New Roman" w:hAnsi="Calibri" w:cs="Calibri"/>
                <w:color w:val="000000"/>
                <w:sz w:val="18"/>
                <w:szCs w:val="18"/>
                <w:lang w:bidi="he-IL"/>
              </w:rPr>
              <w:t>recieved</w:t>
            </w:r>
            <w:proofErr w:type="spellEnd"/>
            <w:r w:rsidRPr="008E5441">
              <w:rPr>
                <w:rFonts w:ascii="Calibri" w:eastAsia="Times New Roman" w:hAnsi="Calibri" w:cs="Calibri"/>
                <w:color w:val="000000"/>
                <w:sz w:val="18"/>
                <w:szCs w:val="18"/>
                <w:lang w:bidi="he-IL"/>
              </w:rPr>
              <w:t xml:space="preserve"> from WS</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data_in</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data to be </w:t>
            </w:r>
            <w:proofErr w:type="spellStart"/>
            <w:r w:rsidRPr="008E5441">
              <w:rPr>
                <w:rFonts w:ascii="Calibri" w:eastAsia="Times New Roman" w:hAnsi="Calibri" w:cs="Calibri"/>
                <w:color w:val="000000"/>
                <w:sz w:val="18"/>
                <w:szCs w:val="18"/>
                <w:lang w:bidi="he-IL"/>
              </w:rPr>
              <w:t>transmited</w:t>
            </w:r>
            <w:proofErr w:type="spellEnd"/>
            <w:r w:rsidRPr="008E5441">
              <w:rPr>
                <w:rFonts w:ascii="Calibri" w:eastAsia="Times New Roman" w:hAnsi="Calibri" w:cs="Calibri"/>
                <w:color w:val="000000"/>
                <w:sz w:val="18"/>
                <w:szCs w:val="18"/>
                <w:lang w:bidi="he-IL"/>
              </w:rPr>
              <w:t xml:space="preserve"> via bus</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valid_data_in</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data validity</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wr_en</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determines if the WM will make a read('0') or write('1') request</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transmit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when '1' the units request permission to use the bus by asserting CYC_O</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type_in</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type_d_g</w:t>
            </w:r>
            <w:proofErr w:type="spellEnd"/>
            <w:r w:rsidRPr="008E5441">
              <w:rPr>
                <w:rFonts w:ascii="Calibri" w:eastAsia="Times New Roman" w:hAnsi="Calibri" w:cs="Calibri"/>
                <w:color w:val="000000"/>
                <w:sz w:val="18"/>
                <w:szCs w:val="18"/>
                <w:lang w:bidi="he-IL"/>
              </w:rPr>
              <w:t xml:space="preserve"> * </w:t>
            </w: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type is the client which the data is directed to</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len_in</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len_d_g</w:t>
            </w:r>
            <w:proofErr w:type="spellEnd"/>
            <w:r w:rsidRPr="008E5441">
              <w:rPr>
                <w:rFonts w:ascii="Calibri" w:eastAsia="Times New Roman" w:hAnsi="Calibri" w:cs="Calibri"/>
                <w:color w:val="000000"/>
                <w:sz w:val="18"/>
                <w:szCs w:val="18"/>
                <w:lang w:bidi="he-IL"/>
              </w:rPr>
              <w:t xml:space="preserve"> * </w:t>
            </w: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length of the data (in words)</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lastRenderedPageBreak/>
              <w:t>addr_in</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addr_d_g</w:t>
            </w:r>
            <w:proofErr w:type="spellEnd"/>
            <w:r w:rsidRPr="008E5441">
              <w:rPr>
                <w:rFonts w:ascii="Calibri" w:eastAsia="Times New Roman" w:hAnsi="Calibri" w:cs="Calibri"/>
                <w:color w:val="000000"/>
                <w:sz w:val="18"/>
                <w:szCs w:val="18"/>
                <w:lang w:bidi="he-IL"/>
              </w:rPr>
              <w:t xml:space="preserve"> * </w:t>
            </w: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the address in the client that the information will be written to</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ack</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1</w:t>
            </w:r>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informs the user side that ACK_I has been asserted</w:t>
            </w:r>
          </w:p>
        </w:tc>
      </w:tr>
      <w:tr w:rsidR="008E5441" w:rsidRPr="008E5441" w:rsidTr="008E5441">
        <w:trPr>
          <w:trHeight w:val="24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data_out</w:t>
            </w:r>
            <w:proofErr w:type="spellEnd"/>
            <w:r w:rsidRPr="008E5441">
              <w:rPr>
                <w:rFonts w:ascii="Calibri" w:eastAsia="Times New Roman" w:hAnsi="Calibri" w:cs="Calibri"/>
                <w:color w:val="000000"/>
                <w:sz w:val="18"/>
                <w:szCs w:val="18"/>
                <w:lang w:bidi="he-IL"/>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output</w:t>
            </w:r>
          </w:p>
        </w:tc>
        <w:tc>
          <w:tcPr>
            <w:tcW w:w="2180" w:type="dxa"/>
            <w:tcBorders>
              <w:top w:val="nil"/>
              <w:left w:val="nil"/>
              <w:bottom w:val="single" w:sz="4" w:space="0" w:color="auto"/>
              <w:right w:val="single" w:sz="4" w:space="0" w:color="auto"/>
            </w:tcBorders>
            <w:shd w:val="clear" w:color="auto" w:fill="auto"/>
            <w:noWrap/>
            <w:vAlign w:val="bottom"/>
            <w:hideMark/>
          </w:tcPr>
          <w:p w:rsidR="008E5441" w:rsidRPr="008E5441" w:rsidRDefault="008E5441" w:rsidP="008E5441">
            <w:pPr>
              <w:bidi w:val="0"/>
              <w:spacing w:after="0" w:line="240" w:lineRule="auto"/>
              <w:jc w:val="center"/>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data_width_g</w:t>
            </w:r>
            <w:proofErr w:type="spellEnd"/>
          </w:p>
        </w:tc>
        <w:tc>
          <w:tcPr>
            <w:tcW w:w="4660" w:type="dxa"/>
            <w:tcBorders>
              <w:top w:val="nil"/>
              <w:left w:val="nil"/>
              <w:bottom w:val="single" w:sz="4" w:space="0" w:color="auto"/>
              <w:right w:val="single" w:sz="4" w:space="0" w:color="auto"/>
            </w:tcBorders>
            <w:shd w:val="clear" w:color="auto" w:fill="auto"/>
            <w:vAlign w:val="bottom"/>
            <w:hideMark/>
          </w:tcPr>
          <w:p w:rsidR="008E5441" w:rsidRPr="008E5441" w:rsidRDefault="008E5441"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 xml:space="preserve">data </w:t>
            </w:r>
            <w:proofErr w:type="spellStart"/>
            <w:r w:rsidRPr="008E5441">
              <w:rPr>
                <w:rFonts w:ascii="Calibri" w:eastAsia="Times New Roman" w:hAnsi="Calibri" w:cs="Calibri"/>
                <w:color w:val="000000"/>
                <w:sz w:val="18"/>
                <w:szCs w:val="18"/>
                <w:lang w:bidi="he-IL"/>
              </w:rPr>
              <w:t>recieved</w:t>
            </w:r>
            <w:proofErr w:type="spellEnd"/>
            <w:r w:rsidRPr="008E5441">
              <w:rPr>
                <w:rFonts w:ascii="Calibri" w:eastAsia="Times New Roman" w:hAnsi="Calibri" w:cs="Calibri"/>
                <w:color w:val="000000"/>
                <w:sz w:val="18"/>
                <w:szCs w:val="18"/>
                <w:lang w:bidi="he-IL"/>
              </w:rPr>
              <w:t xml:space="preserve"> from WS , valid when </w:t>
            </w:r>
            <w:proofErr w:type="spellStart"/>
            <w:r w:rsidRPr="008E5441">
              <w:rPr>
                <w:rFonts w:ascii="Calibri" w:eastAsia="Times New Roman" w:hAnsi="Calibri" w:cs="Calibri"/>
                <w:color w:val="000000"/>
                <w:sz w:val="18"/>
                <w:szCs w:val="18"/>
                <w:lang w:bidi="he-IL"/>
              </w:rPr>
              <w:t>ack</w:t>
            </w:r>
            <w:proofErr w:type="spellEnd"/>
            <w:r w:rsidRPr="008E5441">
              <w:rPr>
                <w:rFonts w:ascii="Calibri" w:eastAsia="Times New Roman" w:hAnsi="Calibri" w:cs="Calibri"/>
                <w:color w:val="000000"/>
                <w:sz w:val="18"/>
                <w:szCs w:val="18"/>
                <w:lang w:bidi="he-IL"/>
              </w:rPr>
              <w:t>='1'</w:t>
            </w:r>
          </w:p>
        </w:tc>
      </w:tr>
    </w:tbl>
    <w:p w:rsidR="007F7957" w:rsidRDefault="007F7957" w:rsidP="007F7957">
      <w:pPr>
        <w:bidi w:val="0"/>
        <w:spacing w:after="0"/>
      </w:pPr>
    </w:p>
    <w:p w:rsidR="003C51A9" w:rsidRDefault="003C51A9" w:rsidP="003C51A9">
      <w:pPr>
        <w:pStyle w:val="Caption"/>
        <w:keepNext/>
        <w:jc w:val="left"/>
        <w:rPr>
          <w:ins w:id="1401" w:author="dobstbau" w:date="2011-11-12T22:48:00Z"/>
        </w:rPr>
      </w:pPr>
      <w:bookmarkStart w:id="1402" w:name="_Toc308546027"/>
      <w:ins w:id="1403" w:author="dobstbau" w:date="2011-11-12T22:48:00Z">
        <w:r>
          <w:t xml:space="preserve">Table </w:t>
        </w:r>
        <w:r w:rsidR="00122182">
          <w:fldChar w:fldCharType="begin"/>
        </w:r>
        <w:r>
          <w:instrText xml:space="preserve"> SEQ Table \* ARABIC </w:instrText>
        </w:r>
        <w:r w:rsidR="00122182">
          <w:fldChar w:fldCharType="separate"/>
        </w:r>
        <w:r>
          <w:rPr>
            <w:noProof/>
          </w:rPr>
          <w:t>36</w:t>
        </w:r>
        <w:r w:rsidR="00122182">
          <w:fldChar w:fldCharType="end"/>
        </w:r>
        <w:r>
          <w:rPr>
            <w:noProof/>
          </w:rPr>
          <w:t xml:space="preserve"> - Wishbone Master interface</w:t>
        </w:r>
      </w:ins>
    </w:p>
    <w:p w:rsidR="003C51A9" w:rsidRDefault="003C51A9" w:rsidP="008E5441">
      <w:pPr>
        <w:pStyle w:val="Caption"/>
        <w:keepNext/>
        <w:rPr>
          <w:ins w:id="1404" w:author="dobstbau" w:date="2011-11-12T22:48:00Z"/>
        </w:rPr>
      </w:pPr>
    </w:p>
    <w:p w:rsidR="008E5441" w:rsidDel="003C51A9" w:rsidRDefault="008E5441" w:rsidP="008E5441">
      <w:pPr>
        <w:pStyle w:val="Caption"/>
        <w:keepNext/>
        <w:rPr>
          <w:del w:id="1405" w:author="dobstbau" w:date="2011-11-12T22:48:00Z"/>
        </w:rPr>
      </w:pPr>
      <w:del w:id="1406" w:author="dobstbau" w:date="2011-11-12T22:48:00Z">
        <w:r w:rsidDel="003C51A9">
          <w:delText xml:space="preserve">Table </w:delText>
        </w:r>
      </w:del>
      <w:del w:id="1407" w:author="dobstbau" w:date="2011-11-12T22:46:00Z">
        <w:r w:rsidR="00122182" w:rsidDel="003C51A9">
          <w:fldChar w:fldCharType="begin"/>
        </w:r>
        <w:r w:rsidR="006A2BF5" w:rsidDel="003C51A9">
          <w:delInstrText xml:space="preserve"> SEQ Table \* ARABIC </w:delInstrText>
        </w:r>
        <w:r w:rsidR="00122182" w:rsidDel="003C51A9">
          <w:fldChar w:fldCharType="separate"/>
        </w:r>
        <w:r w:rsidR="002410CB" w:rsidDel="003C51A9">
          <w:rPr>
            <w:noProof/>
          </w:rPr>
          <w:delText>36</w:delText>
        </w:r>
        <w:r w:rsidR="00122182" w:rsidDel="003C51A9">
          <w:fldChar w:fldCharType="end"/>
        </w:r>
      </w:del>
      <w:del w:id="1408" w:author="dobstbau" w:date="2011-11-12T22:48:00Z">
        <w:r w:rsidDel="003C51A9">
          <w:delText xml:space="preserve"> - Wishbone Master generics</w:delText>
        </w:r>
        <w:bookmarkEnd w:id="1402"/>
      </w:del>
    </w:p>
    <w:tbl>
      <w:tblPr>
        <w:tblW w:w="7981" w:type="dxa"/>
        <w:tblLook w:val="04A0"/>
        <w:tblPrChange w:id="1409" w:author="dobstbau" w:date="2011-11-14T09:56:00Z">
          <w:tblPr>
            <w:tblW w:w="9160" w:type="dxa"/>
            <w:tblInd w:w="97" w:type="dxa"/>
            <w:tblLook w:val="04A0"/>
          </w:tblPr>
        </w:tblPrChange>
      </w:tblPr>
      <w:tblGrid>
        <w:gridCol w:w="1416"/>
        <w:gridCol w:w="870"/>
        <w:gridCol w:w="1422"/>
        <w:gridCol w:w="4273"/>
        <w:tblGridChange w:id="1410">
          <w:tblGrid>
            <w:gridCol w:w="1451"/>
            <w:gridCol w:w="1260"/>
            <w:gridCol w:w="6449"/>
            <w:gridCol w:w="6449"/>
          </w:tblGrid>
        </w:tblGridChange>
      </w:tblGrid>
      <w:tr w:rsidR="00D137D3" w:rsidRPr="008E5441" w:rsidTr="00D137D3">
        <w:trPr>
          <w:trHeight w:val="303"/>
          <w:trPrChange w:id="1411" w:author="dobstbau" w:date="2011-11-14T09:56:00Z">
            <w:trPr>
              <w:trHeight w:val="300"/>
            </w:trPr>
          </w:trPrChange>
        </w:trPr>
        <w:tc>
          <w:tcPr>
            <w:tcW w:w="141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Change w:id="1412" w:author="dobstbau" w:date="2011-11-14T09:56:00Z">
              <w:tcPr>
                <w:tcW w:w="1451"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tcPrChange>
          </w:tcPr>
          <w:p w:rsidR="00D137D3" w:rsidRPr="008E5441" w:rsidRDefault="00D137D3" w:rsidP="008E5441">
            <w:pPr>
              <w:bidi w:val="0"/>
              <w:spacing w:after="0" w:line="240" w:lineRule="auto"/>
              <w:jc w:val="left"/>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generic name</w:t>
            </w:r>
          </w:p>
        </w:tc>
        <w:tc>
          <w:tcPr>
            <w:tcW w:w="870" w:type="dxa"/>
            <w:tcBorders>
              <w:top w:val="single" w:sz="4" w:space="0" w:color="auto"/>
              <w:left w:val="nil"/>
              <w:bottom w:val="single" w:sz="4" w:space="0" w:color="auto"/>
              <w:right w:val="single" w:sz="4" w:space="0" w:color="auto"/>
            </w:tcBorders>
            <w:shd w:val="clear" w:color="000000" w:fill="00B0F0"/>
            <w:vAlign w:val="bottom"/>
            <w:hideMark/>
            <w:tcPrChange w:id="1413" w:author="dobstbau" w:date="2011-11-14T09:56:00Z">
              <w:tcPr>
                <w:tcW w:w="1260" w:type="dxa"/>
                <w:tcBorders>
                  <w:top w:val="single" w:sz="4" w:space="0" w:color="auto"/>
                  <w:left w:val="nil"/>
                  <w:bottom w:val="single" w:sz="4" w:space="0" w:color="auto"/>
                  <w:right w:val="single" w:sz="4" w:space="0" w:color="auto"/>
                </w:tcBorders>
                <w:shd w:val="clear" w:color="000000" w:fill="00B0F0"/>
                <w:vAlign w:val="bottom"/>
                <w:hideMark/>
              </w:tcPr>
            </w:tcPrChange>
          </w:tcPr>
          <w:p w:rsidR="00D137D3" w:rsidRPr="008E5441" w:rsidRDefault="00D137D3" w:rsidP="008E5441">
            <w:pPr>
              <w:bidi w:val="0"/>
              <w:spacing w:after="0" w:line="240" w:lineRule="auto"/>
              <w:jc w:val="center"/>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type</w:t>
            </w:r>
          </w:p>
        </w:tc>
        <w:tc>
          <w:tcPr>
            <w:tcW w:w="1422" w:type="dxa"/>
            <w:tcBorders>
              <w:top w:val="single" w:sz="4" w:space="0" w:color="auto"/>
              <w:left w:val="nil"/>
              <w:bottom w:val="single" w:sz="4" w:space="0" w:color="auto"/>
              <w:right w:val="single" w:sz="4" w:space="0" w:color="auto"/>
            </w:tcBorders>
            <w:shd w:val="clear" w:color="000000" w:fill="00B0F0"/>
            <w:tcPrChange w:id="1414" w:author="dobstbau" w:date="2011-11-14T09:56:00Z">
              <w:tcPr>
                <w:tcW w:w="6449" w:type="dxa"/>
                <w:tcBorders>
                  <w:top w:val="single" w:sz="4" w:space="0" w:color="auto"/>
                  <w:left w:val="nil"/>
                  <w:bottom w:val="single" w:sz="4" w:space="0" w:color="auto"/>
                  <w:right w:val="nil"/>
                </w:tcBorders>
                <w:shd w:val="clear" w:color="000000" w:fill="00B0F0"/>
              </w:tcPr>
            </w:tcPrChange>
          </w:tcPr>
          <w:p w:rsidR="00D137D3" w:rsidRPr="008E5441" w:rsidRDefault="00D137D3" w:rsidP="008E5441">
            <w:pPr>
              <w:bidi w:val="0"/>
              <w:spacing w:after="0" w:line="240" w:lineRule="auto"/>
              <w:jc w:val="center"/>
              <w:rPr>
                <w:rFonts w:ascii="Calibri" w:eastAsia="Times New Roman" w:hAnsi="Calibri" w:cs="Calibri"/>
                <w:b/>
                <w:bCs/>
                <w:color w:val="000000"/>
                <w:sz w:val="18"/>
                <w:szCs w:val="18"/>
                <w:lang w:bidi="he-IL"/>
              </w:rPr>
            </w:pPr>
            <w:ins w:id="1415" w:author="dobstbau" w:date="2011-11-14T09:55:00Z">
              <w:r>
                <w:rPr>
                  <w:rFonts w:ascii="Calibri" w:eastAsia="Times New Roman" w:hAnsi="Calibri" w:cs="Calibri"/>
                  <w:b/>
                  <w:bCs/>
                  <w:color w:val="000000"/>
                  <w:sz w:val="18"/>
                  <w:szCs w:val="18"/>
                  <w:lang w:bidi="he-IL"/>
                </w:rPr>
                <w:t>Default value</w:t>
              </w:r>
            </w:ins>
          </w:p>
        </w:tc>
        <w:tc>
          <w:tcPr>
            <w:tcW w:w="4273" w:type="dxa"/>
            <w:tcBorders>
              <w:top w:val="single" w:sz="4" w:space="0" w:color="auto"/>
              <w:left w:val="single" w:sz="4" w:space="0" w:color="auto"/>
              <w:bottom w:val="single" w:sz="4" w:space="0" w:color="auto"/>
              <w:right w:val="single" w:sz="4" w:space="0" w:color="auto"/>
            </w:tcBorders>
            <w:shd w:val="clear" w:color="000000" w:fill="00B0F0"/>
            <w:vAlign w:val="bottom"/>
            <w:hideMark/>
            <w:tcPrChange w:id="1416" w:author="dobstbau" w:date="2011-11-14T09:56:00Z">
              <w:tcPr>
                <w:tcW w:w="6449" w:type="dxa"/>
                <w:tcBorders>
                  <w:top w:val="single" w:sz="4" w:space="0" w:color="auto"/>
                  <w:left w:val="nil"/>
                  <w:bottom w:val="single" w:sz="4" w:space="0" w:color="auto"/>
                  <w:right w:val="single" w:sz="4" w:space="0" w:color="auto"/>
                </w:tcBorders>
                <w:shd w:val="clear" w:color="000000" w:fill="00B0F0"/>
                <w:vAlign w:val="bottom"/>
                <w:hideMark/>
              </w:tcPr>
            </w:tcPrChange>
          </w:tcPr>
          <w:p w:rsidR="00D137D3" w:rsidRPr="008E5441" w:rsidRDefault="00D137D3" w:rsidP="008E5441">
            <w:pPr>
              <w:bidi w:val="0"/>
              <w:spacing w:after="0" w:line="240" w:lineRule="auto"/>
              <w:jc w:val="center"/>
              <w:rPr>
                <w:rFonts w:ascii="Calibri" w:eastAsia="Times New Roman" w:hAnsi="Calibri" w:cs="Calibri"/>
                <w:b/>
                <w:bCs/>
                <w:color w:val="000000"/>
                <w:sz w:val="18"/>
                <w:szCs w:val="18"/>
                <w:lang w:bidi="he-IL"/>
              </w:rPr>
            </w:pPr>
            <w:r w:rsidRPr="008E5441">
              <w:rPr>
                <w:rFonts w:ascii="Calibri" w:eastAsia="Times New Roman" w:hAnsi="Calibri" w:cs="Calibri"/>
                <w:b/>
                <w:bCs/>
                <w:color w:val="000000"/>
                <w:sz w:val="18"/>
                <w:szCs w:val="18"/>
                <w:lang w:bidi="he-IL"/>
              </w:rPr>
              <w:t>description</w:t>
            </w:r>
          </w:p>
        </w:tc>
      </w:tr>
      <w:tr w:rsidR="00D137D3" w:rsidRPr="008E5441" w:rsidTr="00D137D3">
        <w:trPr>
          <w:trHeight w:val="303"/>
          <w:trPrChange w:id="1417" w:author="dobstbau" w:date="2011-11-14T09:56:00Z">
            <w:trPr>
              <w:trHeight w:val="300"/>
            </w:trPr>
          </w:trPrChange>
        </w:trPr>
        <w:tc>
          <w:tcPr>
            <w:tcW w:w="1416" w:type="dxa"/>
            <w:tcBorders>
              <w:top w:val="nil"/>
              <w:left w:val="single" w:sz="4" w:space="0" w:color="auto"/>
              <w:bottom w:val="single" w:sz="4" w:space="0" w:color="auto"/>
              <w:right w:val="single" w:sz="4" w:space="0" w:color="auto"/>
            </w:tcBorders>
            <w:shd w:val="clear" w:color="auto" w:fill="auto"/>
            <w:noWrap/>
            <w:vAlign w:val="bottom"/>
            <w:hideMark/>
            <w:tcPrChange w:id="1418" w:author="dobstbau" w:date="2011-11-14T09:56:00Z">
              <w:tcPr>
                <w:tcW w:w="145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reset_polarity_g</w:t>
            </w:r>
            <w:proofErr w:type="spellEnd"/>
          </w:p>
        </w:tc>
        <w:tc>
          <w:tcPr>
            <w:tcW w:w="870" w:type="dxa"/>
            <w:tcBorders>
              <w:top w:val="nil"/>
              <w:left w:val="nil"/>
              <w:bottom w:val="single" w:sz="4" w:space="0" w:color="auto"/>
              <w:right w:val="single" w:sz="4" w:space="0" w:color="auto"/>
            </w:tcBorders>
            <w:shd w:val="clear" w:color="auto" w:fill="auto"/>
            <w:vAlign w:val="bottom"/>
            <w:hideMark/>
            <w:tcPrChange w:id="1419" w:author="dobstbau" w:date="2011-11-14T09:56:00Z">
              <w:tcPr>
                <w:tcW w:w="1260"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std_logic</w:t>
            </w:r>
            <w:proofErr w:type="spellEnd"/>
          </w:p>
        </w:tc>
        <w:tc>
          <w:tcPr>
            <w:tcW w:w="1422" w:type="dxa"/>
            <w:tcBorders>
              <w:top w:val="single" w:sz="4" w:space="0" w:color="auto"/>
              <w:left w:val="nil"/>
              <w:bottom w:val="single" w:sz="4" w:space="0" w:color="auto"/>
              <w:right w:val="single" w:sz="4" w:space="0" w:color="auto"/>
            </w:tcBorders>
            <w:tcPrChange w:id="1420" w:author="dobstbau" w:date="2011-11-14T09:56:00Z">
              <w:tcPr>
                <w:tcW w:w="6449" w:type="dxa"/>
                <w:tcBorders>
                  <w:top w:val="nil"/>
                  <w:left w:val="nil"/>
                  <w:bottom w:val="single" w:sz="4" w:space="0" w:color="auto"/>
                  <w:right w:val="nil"/>
                </w:tcBorders>
              </w:tcPr>
            </w:tcPrChange>
          </w:tcPr>
          <w:p w:rsidR="00D137D3" w:rsidRPr="008E5441" w:rsidRDefault="003A2B8B" w:rsidP="008E5441">
            <w:pPr>
              <w:bidi w:val="0"/>
              <w:spacing w:after="0" w:line="240" w:lineRule="auto"/>
              <w:jc w:val="left"/>
              <w:rPr>
                <w:rFonts w:ascii="Calibri" w:eastAsia="Times New Roman" w:hAnsi="Calibri" w:cs="Calibri"/>
                <w:color w:val="000000"/>
                <w:sz w:val="18"/>
                <w:szCs w:val="18"/>
                <w:lang w:bidi="he-IL"/>
              </w:rPr>
            </w:pPr>
            <w:ins w:id="1421" w:author="dobstbau" w:date="2011-11-15T14:53:00Z">
              <w:r>
                <w:rPr>
                  <w:rFonts w:ascii="Calibri" w:eastAsia="Times New Roman" w:hAnsi="Calibri" w:cs="Calibri"/>
                  <w:color w:val="000000"/>
                  <w:sz w:val="18"/>
                  <w:szCs w:val="18"/>
                  <w:lang w:bidi="he-IL"/>
                </w:rPr>
                <w:t>1</w:t>
              </w:r>
            </w:ins>
          </w:p>
        </w:tc>
        <w:tc>
          <w:tcPr>
            <w:tcW w:w="4273" w:type="dxa"/>
            <w:tcBorders>
              <w:top w:val="nil"/>
              <w:left w:val="single" w:sz="4" w:space="0" w:color="auto"/>
              <w:bottom w:val="single" w:sz="4" w:space="0" w:color="auto"/>
              <w:right w:val="single" w:sz="4" w:space="0" w:color="auto"/>
            </w:tcBorders>
            <w:shd w:val="clear" w:color="auto" w:fill="auto"/>
            <w:vAlign w:val="bottom"/>
            <w:hideMark/>
            <w:tcPrChange w:id="1422" w:author="dobstbau" w:date="2011-11-14T09:56:00Z">
              <w:tcPr>
                <w:tcW w:w="6449"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'0' = Active Low, '1' = Active High</w:t>
            </w:r>
          </w:p>
        </w:tc>
      </w:tr>
      <w:tr w:rsidR="00D137D3" w:rsidRPr="008E5441" w:rsidTr="00D137D3">
        <w:trPr>
          <w:trHeight w:val="303"/>
          <w:trPrChange w:id="1423" w:author="dobstbau" w:date="2011-11-14T09:56:00Z">
            <w:trPr>
              <w:trHeight w:val="300"/>
            </w:trPr>
          </w:trPrChange>
        </w:trPr>
        <w:tc>
          <w:tcPr>
            <w:tcW w:w="1416" w:type="dxa"/>
            <w:tcBorders>
              <w:top w:val="nil"/>
              <w:left w:val="single" w:sz="4" w:space="0" w:color="auto"/>
              <w:bottom w:val="single" w:sz="4" w:space="0" w:color="auto"/>
              <w:right w:val="single" w:sz="4" w:space="0" w:color="auto"/>
            </w:tcBorders>
            <w:shd w:val="clear" w:color="auto" w:fill="auto"/>
            <w:noWrap/>
            <w:vAlign w:val="bottom"/>
            <w:hideMark/>
            <w:tcPrChange w:id="1424" w:author="dobstbau" w:date="2011-11-14T09:56:00Z">
              <w:tcPr>
                <w:tcW w:w="145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data_width_g</w:t>
            </w:r>
            <w:proofErr w:type="spellEnd"/>
            <w:r w:rsidRPr="008E5441">
              <w:rPr>
                <w:rFonts w:ascii="Calibri" w:eastAsia="Times New Roman" w:hAnsi="Calibri" w:cs="Calibri"/>
                <w:color w:val="000000"/>
                <w:sz w:val="18"/>
                <w:szCs w:val="18"/>
                <w:lang w:bidi="he-IL"/>
              </w:rPr>
              <w:t xml:space="preserve">   </w:t>
            </w:r>
          </w:p>
        </w:tc>
        <w:tc>
          <w:tcPr>
            <w:tcW w:w="870" w:type="dxa"/>
            <w:tcBorders>
              <w:top w:val="nil"/>
              <w:left w:val="nil"/>
              <w:bottom w:val="single" w:sz="4" w:space="0" w:color="auto"/>
              <w:right w:val="single" w:sz="4" w:space="0" w:color="auto"/>
            </w:tcBorders>
            <w:shd w:val="clear" w:color="auto" w:fill="auto"/>
            <w:vAlign w:val="bottom"/>
            <w:hideMark/>
            <w:tcPrChange w:id="1425" w:author="dobstbau" w:date="2011-11-14T09:56:00Z">
              <w:tcPr>
                <w:tcW w:w="1260"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natural</w:t>
            </w:r>
          </w:p>
        </w:tc>
        <w:tc>
          <w:tcPr>
            <w:tcW w:w="1422" w:type="dxa"/>
            <w:tcBorders>
              <w:top w:val="single" w:sz="4" w:space="0" w:color="auto"/>
              <w:left w:val="nil"/>
              <w:bottom w:val="single" w:sz="4" w:space="0" w:color="auto"/>
              <w:right w:val="single" w:sz="4" w:space="0" w:color="auto"/>
            </w:tcBorders>
            <w:tcPrChange w:id="1426" w:author="dobstbau" w:date="2011-11-14T09:56:00Z">
              <w:tcPr>
                <w:tcW w:w="6449" w:type="dxa"/>
                <w:tcBorders>
                  <w:top w:val="nil"/>
                  <w:left w:val="nil"/>
                  <w:bottom w:val="single" w:sz="4" w:space="0" w:color="auto"/>
                  <w:right w:val="nil"/>
                </w:tcBorders>
              </w:tcPr>
            </w:tcPrChange>
          </w:tcPr>
          <w:p w:rsidR="00D137D3" w:rsidRPr="008E5441" w:rsidRDefault="003A2B8B" w:rsidP="008E5441">
            <w:pPr>
              <w:bidi w:val="0"/>
              <w:spacing w:after="0" w:line="240" w:lineRule="auto"/>
              <w:jc w:val="left"/>
              <w:rPr>
                <w:rFonts w:ascii="Calibri" w:eastAsia="Times New Roman" w:hAnsi="Calibri" w:cs="Calibri"/>
                <w:color w:val="000000"/>
                <w:sz w:val="18"/>
                <w:szCs w:val="18"/>
                <w:lang w:bidi="he-IL"/>
              </w:rPr>
            </w:pPr>
            <w:ins w:id="1427" w:author="dobstbau" w:date="2011-11-15T14:53:00Z">
              <w:r>
                <w:rPr>
                  <w:rFonts w:ascii="Calibri" w:eastAsia="Times New Roman" w:hAnsi="Calibri" w:cs="Calibri"/>
                  <w:color w:val="000000"/>
                  <w:sz w:val="18"/>
                  <w:szCs w:val="18"/>
                  <w:lang w:bidi="he-IL"/>
                </w:rPr>
                <w:t>8</w:t>
              </w:r>
            </w:ins>
          </w:p>
        </w:tc>
        <w:tc>
          <w:tcPr>
            <w:tcW w:w="4273" w:type="dxa"/>
            <w:tcBorders>
              <w:top w:val="nil"/>
              <w:left w:val="single" w:sz="4" w:space="0" w:color="auto"/>
              <w:bottom w:val="single" w:sz="4" w:space="0" w:color="auto"/>
              <w:right w:val="single" w:sz="4" w:space="0" w:color="auto"/>
            </w:tcBorders>
            <w:shd w:val="clear" w:color="auto" w:fill="auto"/>
            <w:vAlign w:val="bottom"/>
            <w:hideMark/>
            <w:tcPrChange w:id="1428" w:author="dobstbau" w:date="2011-11-14T09:56:00Z">
              <w:tcPr>
                <w:tcW w:w="6449"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defines the width of the data lines of the system</w:t>
            </w:r>
          </w:p>
        </w:tc>
      </w:tr>
      <w:tr w:rsidR="00D137D3" w:rsidRPr="008E5441" w:rsidTr="00D137D3">
        <w:trPr>
          <w:trHeight w:val="303"/>
          <w:trPrChange w:id="1429" w:author="dobstbau" w:date="2011-11-14T09:56:00Z">
            <w:trPr>
              <w:trHeight w:val="300"/>
            </w:trPr>
          </w:trPrChange>
        </w:trPr>
        <w:tc>
          <w:tcPr>
            <w:tcW w:w="1416" w:type="dxa"/>
            <w:tcBorders>
              <w:top w:val="nil"/>
              <w:left w:val="single" w:sz="4" w:space="0" w:color="auto"/>
              <w:bottom w:val="single" w:sz="4" w:space="0" w:color="auto"/>
              <w:right w:val="single" w:sz="4" w:space="0" w:color="auto"/>
            </w:tcBorders>
            <w:shd w:val="clear" w:color="auto" w:fill="auto"/>
            <w:noWrap/>
            <w:vAlign w:val="bottom"/>
            <w:hideMark/>
            <w:tcPrChange w:id="1430" w:author="dobstbau" w:date="2011-11-14T09:56:00Z">
              <w:tcPr>
                <w:tcW w:w="145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type_d_g</w:t>
            </w:r>
            <w:proofErr w:type="spellEnd"/>
          </w:p>
        </w:tc>
        <w:tc>
          <w:tcPr>
            <w:tcW w:w="870" w:type="dxa"/>
            <w:tcBorders>
              <w:top w:val="nil"/>
              <w:left w:val="nil"/>
              <w:bottom w:val="single" w:sz="4" w:space="0" w:color="auto"/>
              <w:right w:val="single" w:sz="4" w:space="0" w:color="auto"/>
            </w:tcBorders>
            <w:shd w:val="clear" w:color="auto" w:fill="auto"/>
            <w:vAlign w:val="bottom"/>
            <w:hideMark/>
            <w:tcPrChange w:id="1431" w:author="dobstbau" w:date="2011-11-14T09:56:00Z">
              <w:tcPr>
                <w:tcW w:w="1260"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positive</w:t>
            </w:r>
          </w:p>
        </w:tc>
        <w:tc>
          <w:tcPr>
            <w:tcW w:w="1422" w:type="dxa"/>
            <w:tcBorders>
              <w:top w:val="single" w:sz="4" w:space="0" w:color="auto"/>
              <w:left w:val="nil"/>
              <w:bottom w:val="single" w:sz="4" w:space="0" w:color="auto"/>
              <w:right w:val="single" w:sz="4" w:space="0" w:color="auto"/>
            </w:tcBorders>
            <w:tcPrChange w:id="1432" w:author="dobstbau" w:date="2011-11-14T09:56:00Z">
              <w:tcPr>
                <w:tcW w:w="6449" w:type="dxa"/>
                <w:tcBorders>
                  <w:top w:val="nil"/>
                  <w:left w:val="nil"/>
                  <w:bottom w:val="single" w:sz="4" w:space="0" w:color="auto"/>
                  <w:right w:val="nil"/>
                </w:tcBorders>
              </w:tcPr>
            </w:tcPrChange>
          </w:tcPr>
          <w:p w:rsidR="00D137D3" w:rsidRPr="008E5441" w:rsidRDefault="003A2B8B" w:rsidP="008E5441">
            <w:pPr>
              <w:bidi w:val="0"/>
              <w:spacing w:after="0" w:line="240" w:lineRule="auto"/>
              <w:jc w:val="left"/>
              <w:rPr>
                <w:rFonts w:ascii="Calibri" w:eastAsia="Times New Roman" w:hAnsi="Calibri" w:cs="Calibri"/>
                <w:color w:val="000000"/>
                <w:sz w:val="18"/>
                <w:szCs w:val="18"/>
                <w:lang w:bidi="he-IL"/>
              </w:rPr>
            </w:pPr>
            <w:ins w:id="1433" w:author="dobstbau" w:date="2011-11-15T14:53:00Z">
              <w:r>
                <w:rPr>
                  <w:rFonts w:ascii="Calibri" w:eastAsia="Times New Roman" w:hAnsi="Calibri" w:cs="Calibri"/>
                  <w:color w:val="000000"/>
                  <w:sz w:val="18"/>
                  <w:szCs w:val="18"/>
                  <w:lang w:bidi="he-IL"/>
                </w:rPr>
                <w:t>1</w:t>
              </w:r>
            </w:ins>
          </w:p>
        </w:tc>
        <w:tc>
          <w:tcPr>
            <w:tcW w:w="4273" w:type="dxa"/>
            <w:tcBorders>
              <w:top w:val="nil"/>
              <w:left w:val="single" w:sz="4" w:space="0" w:color="auto"/>
              <w:bottom w:val="single" w:sz="4" w:space="0" w:color="auto"/>
              <w:right w:val="single" w:sz="4" w:space="0" w:color="auto"/>
            </w:tcBorders>
            <w:shd w:val="clear" w:color="auto" w:fill="auto"/>
            <w:vAlign w:val="bottom"/>
            <w:hideMark/>
            <w:tcPrChange w:id="1434" w:author="dobstbau" w:date="2011-11-14T09:56:00Z">
              <w:tcPr>
                <w:tcW w:w="6449"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Type Depth</w:t>
            </w:r>
          </w:p>
        </w:tc>
      </w:tr>
      <w:tr w:rsidR="00D137D3" w:rsidRPr="008E5441" w:rsidTr="00D137D3">
        <w:trPr>
          <w:trHeight w:val="303"/>
          <w:trPrChange w:id="1435" w:author="dobstbau" w:date="2011-11-14T09:56:00Z">
            <w:trPr>
              <w:trHeight w:val="300"/>
            </w:trPr>
          </w:trPrChange>
        </w:trPr>
        <w:tc>
          <w:tcPr>
            <w:tcW w:w="1416" w:type="dxa"/>
            <w:tcBorders>
              <w:top w:val="nil"/>
              <w:left w:val="single" w:sz="4" w:space="0" w:color="auto"/>
              <w:bottom w:val="single" w:sz="4" w:space="0" w:color="auto"/>
              <w:right w:val="single" w:sz="4" w:space="0" w:color="auto"/>
            </w:tcBorders>
            <w:shd w:val="clear" w:color="auto" w:fill="auto"/>
            <w:noWrap/>
            <w:vAlign w:val="bottom"/>
            <w:hideMark/>
            <w:tcPrChange w:id="1436" w:author="dobstbau" w:date="2011-11-14T09:56:00Z">
              <w:tcPr>
                <w:tcW w:w="145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addr_d_g</w:t>
            </w:r>
            <w:proofErr w:type="spellEnd"/>
          </w:p>
        </w:tc>
        <w:tc>
          <w:tcPr>
            <w:tcW w:w="870" w:type="dxa"/>
            <w:tcBorders>
              <w:top w:val="nil"/>
              <w:left w:val="nil"/>
              <w:bottom w:val="single" w:sz="4" w:space="0" w:color="auto"/>
              <w:right w:val="single" w:sz="4" w:space="0" w:color="auto"/>
            </w:tcBorders>
            <w:shd w:val="clear" w:color="auto" w:fill="auto"/>
            <w:vAlign w:val="bottom"/>
            <w:hideMark/>
            <w:tcPrChange w:id="1437" w:author="dobstbau" w:date="2011-11-14T09:56:00Z">
              <w:tcPr>
                <w:tcW w:w="1260"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positive</w:t>
            </w:r>
          </w:p>
        </w:tc>
        <w:tc>
          <w:tcPr>
            <w:tcW w:w="1422" w:type="dxa"/>
            <w:tcBorders>
              <w:top w:val="single" w:sz="4" w:space="0" w:color="auto"/>
              <w:left w:val="nil"/>
              <w:bottom w:val="single" w:sz="4" w:space="0" w:color="auto"/>
              <w:right w:val="single" w:sz="4" w:space="0" w:color="auto"/>
            </w:tcBorders>
            <w:tcPrChange w:id="1438" w:author="dobstbau" w:date="2011-11-14T09:56:00Z">
              <w:tcPr>
                <w:tcW w:w="6449" w:type="dxa"/>
                <w:tcBorders>
                  <w:top w:val="nil"/>
                  <w:left w:val="nil"/>
                  <w:bottom w:val="single" w:sz="4" w:space="0" w:color="auto"/>
                  <w:right w:val="nil"/>
                </w:tcBorders>
              </w:tcPr>
            </w:tcPrChange>
          </w:tcPr>
          <w:p w:rsidR="00D137D3" w:rsidRPr="008E5441" w:rsidRDefault="003A2B8B" w:rsidP="008E5441">
            <w:pPr>
              <w:bidi w:val="0"/>
              <w:spacing w:after="0" w:line="240" w:lineRule="auto"/>
              <w:jc w:val="left"/>
              <w:rPr>
                <w:rFonts w:ascii="Calibri" w:eastAsia="Times New Roman" w:hAnsi="Calibri" w:cs="Calibri"/>
                <w:color w:val="000000"/>
                <w:sz w:val="18"/>
                <w:szCs w:val="18"/>
                <w:lang w:bidi="he-IL"/>
              </w:rPr>
            </w:pPr>
            <w:ins w:id="1439" w:author="dobstbau" w:date="2011-11-15T14:53:00Z">
              <w:r>
                <w:rPr>
                  <w:rFonts w:ascii="Calibri" w:eastAsia="Times New Roman" w:hAnsi="Calibri" w:cs="Calibri"/>
                  <w:color w:val="000000"/>
                  <w:sz w:val="18"/>
                  <w:szCs w:val="18"/>
                  <w:lang w:bidi="he-IL"/>
                </w:rPr>
                <w:t>3</w:t>
              </w:r>
            </w:ins>
          </w:p>
        </w:tc>
        <w:tc>
          <w:tcPr>
            <w:tcW w:w="4273" w:type="dxa"/>
            <w:tcBorders>
              <w:top w:val="nil"/>
              <w:left w:val="single" w:sz="4" w:space="0" w:color="auto"/>
              <w:bottom w:val="single" w:sz="4" w:space="0" w:color="auto"/>
              <w:right w:val="single" w:sz="4" w:space="0" w:color="auto"/>
            </w:tcBorders>
            <w:shd w:val="clear" w:color="auto" w:fill="auto"/>
            <w:vAlign w:val="bottom"/>
            <w:hideMark/>
            <w:tcPrChange w:id="1440" w:author="dobstbau" w:date="2011-11-14T09:56:00Z">
              <w:tcPr>
                <w:tcW w:w="6449"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Address Depth</w:t>
            </w:r>
          </w:p>
        </w:tc>
      </w:tr>
      <w:tr w:rsidR="00D137D3" w:rsidRPr="008E5441" w:rsidTr="00D137D3">
        <w:trPr>
          <w:trHeight w:val="303"/>
          <w:trPrChange w:id="1441" w:author="dobstbau" w:date="2011-11-14T09:56:00Z">
            <w:trPr>
              <w:trHeight w:val="300"/>
            </w:trPr>
          </w:trPrChange>
        </w:trPr>
        <w:tc>
          <w:tcPr>
            <w:tcW w:w="1416" w:type="dxa"/>
            <w:tcBorders>
              <w:top w:val="nil"/>
              <w:left w:val="single" w:sz="4" w:space="0" w:color="auto"/>
              <w:bottom w:val="single" w:sz="4" w:space="0" w:color="auto"/>
              <w:right w:val="single" w:sz="4" w:space="0" w:color="auto"/>
            </w:tcBorders>
            <w:shd w:val="clear" w:color="auto" w:fill="auto"/>
            <w:noWrap/>
            <w:vAlign w:val="bottom"/>
            <w:hideMark/>
            <w:tcPrChange w:id="1442" w:author="dobstbau" w:date="2011-11-14T09:56:00Z">
              <w:tcPr>
                <w:tcW w:w="1451" w:type="dxa"/>
                <w:tcBorders>
                  <w:top w:val="nil"/>
                  <w:left w:val="single" w:sz="4" w:space="0" w:color="auto"/>
                  <w:bottom w:val="single" w:sz="4" w:space="0" w:color="auto"/>
                  <w:right w:val="single" w:sz="4" w:space="0" w:color="auto"/>
                </w:tcBorders>
                <w:shd w:val="clear" w:color="auto" w:fill="auto"/>
                <w:noWrap/>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proofErr w:type="spellStart"/>
            <w:r w:rsidRPr="008E5441">
              <w:rPr>
                <w:rFonts w:ascii="Calibri" w:eastAsia="Times New Roman" w:hAnsi="Calibri" w:cs="Calibri"/>
                <w:color w:val="000000"/>
                <w:sz w:val="18"/>
                <w:szCs w:val="18"/>
                <w:lang w:bidi="he-IL"/>
              </w:rPr>
              <w:t>len_d_g</w:t>
            </w:r>
            <w:proofErr w:type="spellEnd"/>
          </w:p>
        </w:tc>
        <w:tc>
          <w:tcPr>
            <w:tcW w:w="870" w:type="dxa"/>
            <w:tcBorders>
              <w:top w:val="nil"/>
              <w:left w:val="nil"/>
              <w:bottom w:val="single" w:sz="4" w:space="0" w:color="auto"/>
              <w:right w:val="single" w:sz="4" w:space="0" w:color="auto"/>
            </w:tcBorders>
            <w:shd w:val="clear" w:color="auto" w:fill="auto"/>
            <w:vAlign w:val="bottom"/>
            <w:hideMark/>
            <w:tcPrChange w:id="1443" w:author="dobstbau" w:date="2011-11-14T09:56:00Z">
              <w:tcPr>
                <w:tcW w:w="1260"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positive</w:t>
            </w:r>
          </w:p>
        </w:tc>
        <w:tc>
          <w:tcPr>
            <w:tcW w:w="1422" w:type="dxa"/>
            <w:tcBorders>
              <w:top w:val="single" w:sz="4" w:space="0" w:color="auto"/>
              <w:left w:val="nil"/>
              <w:bottom w:val="single" w:sz="4" w:space="0" w:color="auto"/>
              <w:right w:val="single" w:sz="4" w:space="0" w:color="auto"/>
            </w:tcBorders>
            <w:tcPrChange w:id="1444" w:author="dobstbau" w:date="2011-11-14T09:56:00Z">
              <w:tcPr>
                <w:tcW w:w="6449" w:type="dxa"/>
                <w:tcBorders>
                  <w:top w:val="nil"/>
                  <w:left w:val="nil"/>
                  <w:bottom w:val="single" w:sz="4" w:space="0" w:color="auto"/>
                  <w:right w:val="nil"/>
                </w:tcBorders>
              </w:tcPr>
            </w:tcPrChange>
          </w:tcPr>
          <w:p w:rsidR="00D137D3" w:rsidRPr="008E5441" w:rsidRDefault="003A2B8B" w:rsidP="008E5441">
            <w:pPr>
              <w:bidi w:val="0"/>
              <w:spacing w:after="0" w:line="240" w:lineRule="auto"/>
              <w:jc w:val="left"/>
              <w:rPr>
                <w:rFonts w:ascii="Calibri" w:eastAsia="Times New Roman" w:hAnsi="Calibri" w:cs="Calibri"/>
                <w:color w:val="000000"/>
                <w:sz w:val="18"/>
                <w:szCs w:val="18"/>
                <w:lang w:bidi="he-IL"/>
              </w:rPr>
            </w:pPr>
            <w:ins w:id="1445" w:author="dobstbau" w:date="2011-11-15T14:53:00Z">
              <w:r>
                <w:rPr>
                  <w:rFonts w:ascii="Calibri" w:eastAsia="Times New Roman" w:hAnsi="Calibri" w:cs="Calibri"/>
                  <w:color w:val="000000"/>
                  <w:sz w:val="18"/>
                  <w:szCs w:val="18"/>
                  <w:lang w:bidi="he-IL"/>
                </w:rPr>
                <w:t>1</w:t>
              </w:r>
            </w:ins>
          </w:p>
        </w:tc>
        <w:tc>
          <w:tcPr>
            <w:tcW w:w="4273" w:type="dxa"/>
            <w:tcBorders>
              <w:top w:val="nil"/>
              <w:left w:val="single" w:sz="4" w:space="0" w:color="auto"/>
              <w:bottom w:val="single" w:sz="4" w:space="0" w:color="auto"/>
              <w:right w:val="single" w:sz="4" w:space="0" w:color="auto"/>
            </w:tcBorders>
            <w:shd w:val="clear" w:color="auto" w:fill="auto"/>
            <w:vAlign w:val="bottom"/>
            <w:hideMark/>
            <w:tcPrChange w:id="1446" w:author="dobstbau" w:date="2011-11-14T09:56:00Z">
              <w:tcPr>
                <w:tcW w:w="6449" w:type="dxa"/>
                <w:tcBorders>
                  <w:top w:val="nil"/>
                  <w:left w:val="nil"/>
                  <w:bottom w:val="single" w:sz="4" w:space="0" w:color="auto"/>
                  <w:right w:val="single" w:sz="4" w:space="0" w:color="auto"/>
                </w:tcBorders>
                <w:shd w:val="clear" w:color="auto" w:fill="auto"/>
                <w:vAlign w:val="bottom"/>
                <w:hideMark/>
              </w:tcPr>
            </w:tcPrChange>
          </w:tcPr>
          <w:p w:rsidR="00D137D3" w:rsidRPr="008E5441" w:rsidRDefault="00D137D3" w:rsidP="008E5441">
            <w:pPr>
              <w:bidi w:val="0"/>
              <w:spacing w:after="0" w:line="240" w:lineRule="auto"/>
              <w:jc w:val="left"/>
              <w:rPr>
                <w:rFonts w:ascii="Calibri" w:eastAsia="Times New Roman" w:hAnsi="Calibri" w:cs="Calibri"/>
                <w:color w:val="000000"/>
                <w:sz w:val="18"/>
                <w:szCs w:val="18"/>
                <w:lang w:bidi="he-IL"/>
              </w:rPr>
            </w:pPr>
            <w:r w:rsidRPr="008E5441">
              <w:rPr>
                <w:rFonts w:ascii="Calibri" w:eastAsia="Times New Roman" w:hAnsi="Calibri" w:cs="Calibri"/>
                <w:color w:val="000000"/>
                <w:sz w:val="18"/>
                <w:szCs w:val="18"/>
                <w:lang w:bidi="he-IL"/>
              </w:rPr>
              <w:t>Length Depth</w:t>
            </w:r>
          </w:p>
        </w:tc>
      </w:tr>
    </w:tbl>
    <w:p w:rsidR="003C51A9" w:rsidRDefault="003C51A9" w:rsidP="003C51A9">
      <w:pPr>
        <w:pStyle w:val="Caption"/>
        <w:keepNext/>
        <w:rPr>
          <w:ins w:id="1447" w:author="dobstbau" w:date="2011-11-12T22:48:00Z"/>
        </w:rPr>
      </w:pPr>
      <w:ins w:id="1448" w:author="dobstbau" w:date="2011-11-12T22:48:00Z">
        <w:r>
          <w:t xml:space="preserve">Table </w:t>
        </w:r>
        <w:r w:rsidR="00122182">
          <w:fldChar w:fldCharType="begin"/>
        </w:r>
        <w:r>
          <w:instrText xml:space="preserve"> SEQ Table \* ARABIC </w:instrText>
        </w:r>
        <w:r w:rsidR="00122182">
          <w:fldChar w:fldCharType="separate"/>
        </w:r>
        <w:r>
          <w:rPr>
            <w:noProof/>
          </w:rPr>
          <w:t>37</w:t>
        </w:r>
        <w:r w:rsidR="00122182">
          <w:fldChar w:fldCharType="end"/>
        </w:r>
        <w:r>
          <w:t xml:space="preserve"> - Wishbone Master generics</w:t>
        </w:r>
      </w:ins>
    </w:p>
    <w:p w:rsidR="008E5441" w:rsidRPr="00DD5165" w:rsidDel="003C51A9" w:rsidRDefault="008E5441" w:rsidP="008E5441">
      <w:pPr>
        <w:bidi w:val="0"/>
        <w:spacing w:after="0"/>
        <w:rPr>
          <w:del w:id="1449" w:author="dobstbau" w:date="2011-11-12T22:48:00Z"/>
        </w:rPr>
      </w:pPr>
    </w:p>
    <w:p w:rsidR="00424C43" w:rsidRDefault="00424C43" w:rsidP="00424C43">
      <w:pPr>
        <w:pStyle w:val="Heading3"/>
        <w:rPr>
          <w:b/>
          <w:bCs/>
        </w:rPr>
      </w:pPr>
      <w:bookmarkStart w:id="1450" w:name="_Toc308900973"/>
      <w:r>
        <w:rPr>
          <w:b/>
          <w:bCs/>
        </w:rPr>
        <w:t>Wishbone Slave</w:t>
      </w:r>
      <w:bookmarkEnd w:id="1450"/>
    </w:p>
    <w:p w:rsidR="002E1763" w:rsidRDefault="002E1763" w:rsidP="002E1763">
      <w:pPr>
        <w:bidi w:val="0"/>
        <w:rPr>
          <w:ins w:id="1451" w:author="kelbaz" w:date="2011-11-14T21:33:00Z"/>
          <w:lang w:bidi="he-IL"/>
        </w:rPr>
      </w:pPr>
      <w:r>
        <w:rPr>
          <w:lang w:bidi="he-IL"/>
        </w:rPr>
        <w:t xml:space="preserve">Wishbone Slave is the client’s interface to the system. The unit is based on the same principles as the wishbone master. It has the simplest hardware that can handle the wishbone communication. </w:t>
      </w:r>
      <w:r w:rsidR="007B6003">
        <w:rPr>
          <w:lang w:bidi="he-IL"/>
        </w:rPr>
        <w:t>Therefore it only responds to wishbone master signals and passes any information received to its host’s units without any processing. It operates according to the following FSM that has two branches: one for reading cycles and the other for writing cycles.</w:t>
      </w:r>
    </w:p>
    <w:p w:rsidR="00CD1205" w:rsidRDefault="00CD1205" w:rsidP="00CD1205">
      <w:pPr>
        <w:bidi w:val="0"/>
        <w:rPr>
          <w:ins w:id="1452" w:author="kelbaz" w:date="2011-11-14T21:33:00Z"/>
          <w:lang w:bidi="he-IL"/>
        </w:rPr>
      </w:pPr>
    </w:p>
    <w:tbl>
      <w:tblPr>
        <w:tblW w:w="8820" w:type="dxa"/>
        <w:tblInd w:w="97" w:type="dxa"/>
        <w:tblLook w:val="04A0"/>
      </w:tblPr>
      <w:tblGrid>
        <w:gridCol w:w="1480"/>
        <w:gridCol w:w="1720"/>
        <w:gridCol w:w="1901"/>
        <w:gridCol w:w="3719"/>
      </w:tblGrid>
      <w:tr w:rsidR="00CD1205" w:rsidRPr="00CD1205" w:rsidTr="00CD1205">
        <w:trPr>
          <w:trHeight w:val="315"/>
          <w:ins w:id="1453" w:author="kelbaz" w:date="2011-11-14T21:33:00Z"/>
        </w:trPr>
        <w:tc>
          <w:tcPr>
            <w:tcW w:w="148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rsidR="00CD1205" w:rsidRPr="00CD1205" w:rsidRDefault="00CD1205" w:rsidP="00CD1205">
            <w:pPr>
              <w:bidi w:val="0"/>
              <w:spacing w:after="0" w:line="240" w:lineRule="auto"/>
              <w:jc w:val="center"/>
              <w:rPr>
                <w:ins w:id="1454" w:author="kelbaz" w:date="2011-11-14T21:33:00Z"/>
                <w:rFonts w:ascii="Calibri" w:eastAsia="Times New Roman" w:hAnsi="Calibri" w:cs="Calibri"/>
                <w:b/>
                <w:bCs/>
                <w:color w:val="000000"/>
                <w:sz w:val="18"/>
                <w:szCs w:val="18"/>
                <w:lang w:bidi="he-IL"/>
              </w:rPr>
            </w:pPr>
            <w:ins w:id="1455" w:author="kelbaz" w:date="2011-11-14T21:33:00Z">
              <w:r w:rsidRPr="00CD1205">
                <w:rPr>
                  <w:rFonts w:ascii="Calibri" w:eastAsia="Times New Roman" w:hAnsi="Calibri" w:cs="Calibri"/>
                  <w:b/>
                  <w:bCs/>
                  <w:color w:val="000000"/>
                  <w:sz w:val="18"/>
                  <w:szCs w:val="18"/>
                  <w:lang w:bidi="he-IL"/>
                </w:rPr>
                <w:t>signal name</w:t>
              </w:r>
            </w:ins>
          </w:p>
        </w:tc>
        <w:tc>
          <w:tcPr>
            <w:tcW w:w="1720" w:type="dxa"/>
            <w:tcBorders>
              <w:top w:val="single" w:sz="8" w:space="0" w:color="auto"/>
              <w:left w:val="nil"/>
              <w:bottom w:val="single" w:sz="8" w:space="0" w:color="auto"/>
              <w:right w:val="single" w:sz="8" w:space="0" w:color="auto"/>
            </w:tcBorders>
            <w:shd w:val="clear" w:color="000000" w:fill="FFFF00"/>
            <w:noWrap/>
            <w:vAlign w:val="bottom"/>
            <w:hideMark/>
          </w:tcPr>
          <w:p w:rsidR="00CD1205" w:rsidRPr="00CD1205" w:rsidRDefault="00CD1205" w:rsidP="00CD1205">
            <w:pPr>
              <w:bidi w:val="0"/>
              <w:spacing w:after="0" w:line="240" w:lineRule="auto"/>
              <w:jc w:val="center"/>
              <w:rPr>
                <w:ins w:id="1456" w:author="kelbaz" w:date="2011-11-14T21:33:00Z"/>
                <w:rFonts w:ascii="Calibri" w:eastAsia="Times New Roman" w:hAnsi="Calibri" w:cs="Calibri"/>
                <w:b/>
                <w:bCs/>
                <w:color w:val="000000"/>
                <w:sz w:val="18"/>
                <w:szCs w:val="18"/>
                <w:lang w:bidi="he-IL"/>
              </w:rPr>
            </w:pPr>
            <w:ins w:id="1457" w:author="kelbaz" w:date="2011-11-14T21:33:00Z">
              <w:r w:rsidRPr="00CD1205">
                <w:rPr>
                  <w:rFonts w:ascii="Calibri" w:eastAsia="Times New Roman" w:hAnsi="Calibri" w:cs="Calibri"/>
                  <w:b/>
                  <w:bCs/>
                  <w:color w:val="000000"/>
                  <w:sz w:val="18"/>
                  <w:szCs w:val="18"/>
                  <w:lang w:bidi="he-IL"/>
                </w:rPr>
                <w:t>type</w:t>
              </w:r>
            </w:ins>
          </w:p>
        </w:tc>
        <w:tc>
          <w:tcPr>
            <w:tcW w:w="1901" w:type="dxa"/>
            <w:tcBorders>
              <w:top w:val="single" w:sz="8" w:space="0" w:color="auto"/>
              <w:left w:val="nil"/>
              <w:bottom w:val="single" w:sz="8" w:space="0" w:color="auto"/>
              <w:right w:val="single" w:sz="8" w:space="0" w:color="auto"/>
            </w:tcBorders>
            <w:shd w:val="clear" w:color="000000" w:fill="FFFF00"/>
            <w:noWrap/>
            <w:vAlign w:val="bottom"/>
            <w:hideMark/>
          </w:tcPr>
          <w:p w:rsidR="00CD1205" w:rsidRPr="00CD1205" w:rsidRDefault="00CD1205" w:rsidP="00CD1205">
            <w:pPr>
              <w:bidi w:val="0"/>
              <w:spacing w:after="0" w:line="240" w:lineRule="auto"/>
              <w:jc w:val="center"/>
              <w:rPr>
                <w:ins w:id="1458" w:author="kelbaz" w:date="2011-11-14T21:33:00Z"/>
                <w:rFonts w:ascii="Calibri" w:eastAsia="Times New Roman" w:hAnsi="Calibri" w:cs="Calibri"/>
                <w:b/>
                <w:bCs/>
                <w:color w:val="000000"/>
                <w:sz w:val="18"/>
                <w:szCs w:val="18"/>
                <w:lang w:bidi="he-IL"/>
              </w:rPr>
            </w:pPr>
            <w:ins w:id="1459" w:author="kelbaz" w:date="2011-11-14T21:33:00Z">
              <w:r w:rsidRPr="00CD1205">
                <w:rPr>
                  <w:rFonts w:ascii="Calibri" w:eastAsia="Times New Roman" w:hAnsi="Calibri" w:cs="Calibri"/>
                  <w:b/>
                  <w:bCs/>
                  <w:color w:val="000000"/>
                  <w:sz w:val="18"/>
                  <w:szCs w:val="18"/>
                  <w:lang w:bidi="he-IL"/>
                </w:rPr>
                <w:t>width (bits)</w:t>
              </w:r>
            </w:ins>
          </w:p>
        </w:tc>
        <w:tc>
          <w:tcPr>
            <w:tcW w:w="3719" w:type="dxa"/>
            <w:tcBorders>
              <w:top w:val="single" w:sz="8" w:space="0" w:color="auto"/>
              <w:left w:val="nil"/>
              <w:bottom w:val="single" w:sz="8" w:space="0" w:color="auto"/>
              <w:right w:val="single" w:sz="8" w:space="0" w:color="auto"/>
            </w:tcBorders>
            <w:shd w:val="clear" w:color="000000" w:fill="FFFF00"/>
            <w:vAlign w:val="bottom"/>
            <w:hideMark/>
          </w:tcPr>
          <w:p w:rsidR="00CD1205" w:rsidRPr="00CD1205" w:rsidRDefault="00CD1205" w:rsidP="00CD1205">
            <w:pPr>
              <w:bidi w:val="0"/>
              <w:spacing w:after="0" w:line="240" w:lineRule="auto"/>
              <w:jc w:val="center"/>
              <w:rPr>
                <w:ins w:id="1460" w:author="kelbaz" w:date="2011-11-14T21:33:00Z"/>
                <w:rFonts w:ascii="Calibri" w:eastAsia="Times New Roman" w:hAnsi="Calibri" w:cs="Calibri"/>
                <w:b/>
                <w:bCs/>
                <w:color w:val="000000"/>
                <w:sz w:val="18"/>
                <w:szCs w:val="18"/>
                <w:lang w:bidi="he-IL"/>
              </w:rPr>
            </w:pPr>
            <w:ins w:id="1461" w:author="kelbaz" w:date="2011-11-14T21:33:00Z">
              <w:r w:rsidRPr="00CD1205">
                <w:rPr>
                  <w:rFonts w:ascii="Calibri" w:eastAsia="Times New Roman" w:hAnsi="Calibri" w:cs="Calibri"/>
                  <w:b/>
                  <w:bCs/>
                  <w:color w:val="000000"/>
                  <w:sz w:val="18"/>
                  <w:szCs w:val="18"/>
                  <w:lang w:bidi="he-IL"/>
                </w:rPr>
                <w:t>description</w:t>
              </w:r>
            </w:ins>
          </w:p>
        </w:tc>
      </w:tr>
      <w:tr w:rsidR="00CD1205" w:rsidRPr="00CD1205" w:rsidTr="00CD1205">
        <w:trPr>
          <w:trHeight w:val="315"/>
          <w:ins w:id="1462"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463" w:author="kelbaz" w:date="2011-11-14T21:33:00Z"/>
                <w:rFonts w:ascii="Calibri" w:eastAsia="Times New Roman" w:hAnsi="Calibri" w:cs="Calibri"/>
                <w:color w:val="000000"/>
                <w:sz w:val="18"/>
                <w:szCs w:val="18"/>
                <w:lang w:bidi="he-IL"/>
              </w:rPr>
            </w:pPr>
            <w:ins w:id="1464" w:author="kelbaz" w:date="2011-11-14T21:33:00Z">
              <w:r w:rsidRPr="00CD1205">
                <w:rPr>
                  <w:rFonts w:ascii="Calibri" w:eastAsia="Times New Roman" w:hAnsi="Calibri" w:cs="Calibri"/>
                  <w:color w:val="000000"/>
                  <w:sz w:val="18"/>
                  <w:szCs w:val="18"/>
                  <w:lang w:bidi="he-IL"/>
                </w:rPr>
                <w:t xml:space="preserve"> </w:t>
              </w:r>
              <w:proofErr w:type="spellStart"/>
              <w:r w:rsidRPr="00CD1205">
                <w:rPr>
                  <w:rFonts w:ascii="Calibri" w:eastAsia="Times New Roman" w:hAnsi="Calibri" w:cs="Calibri"/>
                  <w:color w:val="000000"/>
                  <w:sz w:val="18"/>
                  <w:szCs w:val="18"/>
                  <w:lang w:bidi="he-IL"/>
                </w:rPr>
                <w:t>sys_clk</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465" w:author="kelbaz" w:date="2011-11-14T21:33:00Z"/>
                <w:rFonts w:ascii="Calibri" w:eastAsia="Times New Roman" w:hAnsi="Calibri" w:cs="Calibri"/>
                <w:color w:val="000000"/>
                <w:sz w:val="18"/>
                <w:szCs w:val="18"/>
                <w:lang w:bidi="he-IL"/>
              </w:rPr>
            </w:pPr>
            <w:ins w:id="1466"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467" w:author="kelbaz" w:date="2011-11-14T21:33:00Z"/>
                <w:rFonts w:ascii="Calibri" w:eastAsia="Times New Roman" w:hAnsi="Calibri" w:cs="Calibri"/>
                <w:color w:val="000000"/>
                <w:sz w:val="18"/>
                <w:szCs w:val="18"/>
                <w:lang w:bidi="he-IL"/>
              </w:rPr>
            </w:pPr>
            <w:ins w:id="1468"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469" w:author="kelbaz" w:date="2011-11-14T21:33:00Z"/>
                <w:rFonts w:ascii="Calibri" w:eastAsia="Times New Roman" w:hAnsi="Calibri" w:cs="Calibri"/>
                <w:color w:val="000000"/>
                <w:sz w:val="18"/>
                <w:szCs w:val="18"/>
                <w:lang w:bidi="he-IL"/>
              </w:rPr>
            </w:pPr>
            <w:ins w:id="1470" w:author="kelbaz" w:date="2011-11-14T21:33:00Z">
              <w:r w:rsidRPr="00CD1205">
                <w:rPr>
                  <w:rFonts w:ascii="Calibri" w:eastAsia="Times New Roman" w:hAnsi="Calibri" w:cs="Calibri"/>
                  <w:color w:val="000000"/>
                  <w:sz w:val="18"/>
                  <w:szCs w:val="18"/>
                  <w:lang w:bidi="he-IL"/>
                </w:rPr>
                <w:t>system clock</w:t>
              </w:r>
            </w:ins>
          </w:p>
        </w:tc>
      </w:tr>
      <w:tr w:rsidR="00CD1205" w:rsidRPr="00CD1205" w:rsidTr="00CD1205">
        <w:trPr>
          <w:trHeight w:val="315"/>
          <w:ins w:id="1471"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472" w:author="kelbaz" w:date="2011-11-14T21:33:00Z"/>
                <w:rFonts w:ascii="Calibri" w:eastAsia="Times New Roman" w:hAnsi="Calibri" w:cs="Calibri"/>
                <w:color w:val="000000"/>
                <w:sz w:val="18"/>
                <w:szCs w:val="18"/>
                <w:lang w:bidi="he-IL"/>
              </w:rPr>
            </w:pPr>
            <w:proofErr w:type="spellStart"/>
            <w:ins w:id="1473" w:author="kelbaz" w:date="2011-11-14T21:33:00Z">
              <w:r w:rsidRPr="00CD1205">
                <w:rPr>
                  <w:rFonts w:ascii="Calibri" w:eastAsia="Times New Roman" w:hAnsi="Calibri" w:cs="Calibri"/>
                  <w:color w:val="000000"/>
                  <w:sz w:val="18"/>
                  <w:szCs w:val="18"/>
                  <w:lang w:bidi="he-IL"/>
                </w:rPr>
                <w:t>sys_reset</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474" w:author="kelbaz" w:date="2011-11-14T21:33:00Z"/>
                <w:rFonts w:ascii="Calibri" w:eastAsia="Times New Roman" w:hAnsi="Calibri" w:cs="Calibri"/>
                <w:color w:val="000000"/>
                <w:sz w:val="18"/>
                <w:szCs w:val="18"/>
                <w:lang w:bidi="he-IL"/>
              </w:rPr>
            </w:pPr>
            <w:ins w:id="1475"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476" w:author="kelbaz" w:date="2011-11-14T21:33:00Z"/>
                <w:rFonts w:ascii="Calibri" w:eastAsia="Times New Roman" w:hAnsi="Calibri" w:cs="Calibri"/>
                <w:color w:val="000000"/>
                <w:sz w:val="18"/>
                <w:szCs w:val="18"/>
                <w:lang w:bidi="he-IL"/>
              </w:rPr>
            </w:pPr>
            <w:ins w:id="1477"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478" w:author="kelbaz" w:date="2011-11-14T21:33:00Z"/>
                <w:rFonts w:ascii="Calibri" w:eastAsia="Times New Roman" w:hAnsi="Calibri" w:cs="Calibri"/>
                <w:color w:val="000000"/>
                <w:sz w:val="18"/>
                <w:szCs w:val="18"/>
                <w:lang w:bidi="he-IL"/>
              </w:rPr>
            </w:pPr>
            <w:ins w:id="1479" w:author="kelbaz" w:date="2011-11-14T21:33:00Z">
              <w:r w:rsidRPr="00CD1205">
                <w:rPr>
                  <w:rFonts w:ascii="Calibri" w:eastAsia="Times New Roman" w:hAnsi="Calibri" w:cs="Calibri"/>
                  <w:color w:val="000000"/>
                  <w:sz w:val="18"/>
                  <w:szCs w:val="18"/>
                  <w:lang w:bidi="he-IL"/>
                </w:rPr>
                <w:t>system reset</w:t>
              </w:r>
            </w:ins>
          </w:p>
        </w:tc>
      </w:tr>
      <w:tr w:rsidR="00CD1205" w:rsidRPr="00CD1205" w:rsidTr="00CD1205">
        <w:trPr>
          <w:trHeight w:val="315"/>
          <w:ins w:id="1480"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481" w:author="kelbaz" w:date="2011-11-14T21:33:00Z"/>
                <w:rFonts w:ascii="Calibri" w:eastAsia="Times New Roman" w:hAnsi="Calibri" w:cs="Calibri"/>
                <w:color w:val="000000"/>
                <w:sz w:val="18"/>
                <w:szCs w:val="18"/>
                <w:lang w:bidi="he-IL"/>
              </w:rPr>
            </w:pPr>
            <w:ins w:id="1482" w:author="kelbaz" w:date="2011-11-14T21:33:00Z">
              <w:r w:rsidRPr="00CD1205">
                <w:rPr>
                  <w:rFonts w:ascii="Calibri" w:eastAsia="Times New Roman" w:hAnsi="Calibri" w:cs="Calibri"/>
                  <w:color w:val="000000"/>
                  <w:sz w:val="18"/>
                  <w:szCs w:val="18"/>
                  <w:lang w:bidi="he-IL"/>
                </w:rPr>
                <w:t xml:space="preserve">ADR_I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483" w:author="kelbaz" w:date="2011-11-14T21:33:00Z"/>
                <w:rFonts w:ascii="Calibri" w:eastAsia="Times New Roman" w:hAnsi="Calibri" w:cs="Calibri"/>
                <w:color w:val="000000"/>
                <w:sz w:val="18"/>
                <w:szCs w:val="18"/>
                <w:lang w:bidi="he-IL"/>
              </w:rPr>
            </w:pPr>
            <w:ins w:id="1484"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485" w:author="kelbaz" w:date="2011-11-14T21:33:00Z"/>
                <w:rFonts w:ascii="Calibri" w:eastAsia="Times New Roman" w:hAnsi="Calibri" w:cs="Calibri"/>
                <w:color w:val="000000"/>
                <w:sz w:val="18"/>
                <w:szCs w:val="18"/>
                <w:lang w:bidi="he-IL"/>
              </w:rPr>
            </w:pPr>
            <w:proofErr w:type="spellStart"/>
            <w:ins w:id="1486" w:author="kelbaz" w:date="2011-11-14T21:33:00Z">
              <w:r w:rsidRPr="00CD1205">
                <w:rPr>
                  <w:rFonts w:ascii="Calibri" w:eastAsia="Times New Roman" w:hAnsi="Calibri" w:cs="Calibri"/>
                  <w:color w:val="000000"/>
                  <w:sz w:val="18"/>
                  <w:szCs w:val="18"/>
                  <w:lang w:bidi="he-IL"/>
                </w:rPr>
                <w:t>addr_d_g</w:t>
              </w:r>
              <w:proofErr w:type="spellEnd"/>
              <w:r w:rsidRPr="00CD1205">
                <w:rPr>
                  <w:rFonts w:ascii="Calibri" w:eastAsia="Times New Roman" w:hAnsi="Calibri" w:cs="Calibri"/>
                  <w:color w:val="000000"/>
                  <w:sz w:val="18"/>
                  <w:szCs w:val="18"/>
                  <w:lang w:bidi="he-IL"/>
                </w:rPr>
                <w:t xml:space="preserve"> * </w:t>
              </w:r>
              <w:proofErr w:type="spellStart"/>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487" w:author="kelbaz" w:date="2011-11-14T21:33:00Z"/>
                <w:rFonts w:ascii="Calibri" w:eastAsia="Times New Roman" w:hAnsi="Calibri" w:cs="Calibri"/>
                <w:color w:val="000000"/>
                <w:sz w:val="18"/>
                <w:szCs w:val="18"/>
                <w:lang w:bidi="he-IL"/>
              </w:rPr>
            </w:pPr>
            <w:ins w:id="1488" w:author="kelbaz" w:date="2011-11-14T21:33:00Z">
              <w:r w:rsidRPr="00CD1205">
                <w:rPr>
                  <w:rFonts w:ascii="Calibri" w:eastAsia="Times New Roman" w:hAnsi="Calibri" w:cs="Calibri"/>
                  <w:color w:val="000000"/>
                  <w:sz w:val="18"/>
                  <w:szCs w:val="18"/>
                  <w:lang w:bidi="he-IL"/>
                </w:rPr>
                <w:t>contains the address word</w:t>
              </w:r>
            </w:ins>
          </w:p>
        </w:tc>
      </w:tr>
      <w:tr w:rsidR="00CD1205" w:rsidRPr="00CD1205" w:rsidTr="00CD1205">
        <w:trPr>
          <w:trHeight w:val="315"/>
          <w:ins w:id="1489"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490" w:author="kelbaz" w:date="2011-11-14T21:33:00Z"/>
                <w:rFonts w:ascii="Calibri" w:eastAsia="Times New Roman" w:hAnsi="Calibri" w:cs="Calibri"/>
                <w:color w:val="000000"/>
                <w:sz w:val="18"/>
                <w:szCs w:val="18"/>
                <w:lang w:bidi="he-IL"/>
              </w:rPr>
            </w:pPr>
            <w:ins w:id="1491" w:author="kelbaz" w:date="2011-11-14T21:33:00Z">
              <w:r w:rsidRPr="00CD1205">
                <w:rPr>
                  <w:rFonts w:ascii="Calibri" w:eastAsia="Times New Roman" w:hAnsi="Calibri" w:cs="Calibri"/>
                  <w:color w:val="000000"/>
                  <w:sz w:val="18"/>
                  <w:szCs w:val="18"/>
                  <w:lang w:bidi="he-IL"/>
                </w:rPr>
                <w:t xml:space="preserve">DAT_I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492" w:author="kelbaz" w:date="2011-11-14T21:33:00Z"/>
                <w:rFonts w:ascii="Calibri" w:eastAsia="Times New Roman" w:hAnsi="Calibri" w:cs="Calibri"/>
                <w:color w:val="000000"/>
                <w:sz w:val="18"/>
                <w:szCs w:val="18"/>
                <w:lang w:bidi="he-IL"/>
              </w:rPr>
            </w:pPr>
            <w:ins w:id="1493"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494" w:author="kelbaz" w:date="2011-11-14T21:33:00Z"/>
                <w:rFonts w:ascii="Calibri" w:eastAsia="Times New Roman" w:hAnsi="Calibri" w:cs="Calibri"/>
                <w:color w:val="000000"/>
                <w:sz w:val="18"/>
                <w:szCs w:val="18"/>
                <w:lang w:bidi="he-IL"/>
              </w:rPr>
            </w:pPr>
            <w:proofErr w:type="spellStart"/>
            <w:ins w:id="1495" w:author="kelbaz" w:date="2011-11-14T21:33:00Z">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496" w:author="kelbaz" w:date="2011-11-14T21:33:00Z"/>
                <w:rFonts w:ascii="Calibri" w:eastAsia="Times New Roman" w:hAnsi="Calibri" w:cs="Calibri"/>
                <w:color w:val="000000"/>
                <w:sz w:val="18"/>
                <w:szCs w:val="18"/>
                <w:lang w:bidi="he-IL"/>
              </w:rPr>
            </w:pPr>
            <w:ins w:id="1497" w:author="kelbaz" w:date="2011-11-14T21:33:00Z">
              <w:r w:rsidRPr="00CD1205">
                <w:rPr>
                  <w:rFonts w:ascii="Calibri" w:eastAsia="Times New Roman" w:hAnsi="Calibri" w:cs="Calibri"/>
                  <w:color w:val="000000"/>
                  <w:sz w:val="18"/>
                  <w:szCs w:val="18"/>
                  <w:lang w:bidi="he-IL"/>
                </w:rPr>
                <w:t xml:space="preserve">contains the </w:t>
              </w:r>
              <w:proofErr w:type="spellStart"/>
              <w:r w:rsidRPr="00CD1205">
                <w:rPr>
                  <w:rFonts w:ascii="Calibri" w:eastAsia="Times New Roman" w:hAnsi="Calibri" w:cs="Calibri"/>
                  <w:color w:val="000000"/>
                  <w:sz w:val="18"/>
                  <w:szCs w:val="18"/>
                  <w:lang w:bidi="he-IL"/>
                </w:rPr>
                <w:t>data_in</w:t>
              </w:r>
              <w:proofErr w:type="spellEnd"/>
              <w:r w:rsidRPr="00CD1205">
                <w:rPr>
                  <w:rFonts w:ascii="Calibri" w:eastAsia="Times New Roman" w:hAnsi="Calibri" w:cs="Calibri"/>
                  <w:color w:val="000000"/>
                  <w:sz w:val="18"/>
                  <w:szCs w:val="18"/>
                  <w:lang w:bidi="he-IL"/>
                </w:rPr>
                <w:t xml:space="preserve"> word</w:t>
              </w:r>
            </w:ins>
          </w:p>
        </w:tc>
      </w:tr>
      <w:tr w:rsidR="00CD1205" w:rsidRPr="00CD1205" w:rsidTr="00CD1205">
        <w:trPr>
          <w:trHeight w:val="315"/>
          <w:ins w:id="1498"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499" w:author="kelbaz" w:date="2011-11-14T21:33:00Z"/>
                <w:rFonts w:ascii="Calibri" w:eastAsia="Times New Roman" w:hAnsi="Calibri" w:cs="Calibri"/>
                <w:color w:val="000000"/>
                <w:sz w:val="18"/>
                <w:szCs w:val="18"/>
                <w:lang w:bidi="he-IL"/>
              </w:rPr>
            </w:pPr>
            <w:ins w:id="1500" w:author="kelbaz" w:date="2011-11-14T21:33:00Z">
              <w:r w:rsidRPr="00CD1205">
                <w:rPr>
                  <w:rFonts w:ascii="Calibri" w:eastAsia="Times New Roman" w:hAnsi="Calibri" w:cs="Calibri"/>
                  <w:color w:val="000000"/>
                  <w:sz w:val="18"/>
                  <w:szCs w:val="18"/>
                  <w:lang w:bidi="he-IL"/>
                </w:rPr>
                <w:t>WE_I</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01" w:author="kelbaz" w:date="2011-11-14T21:33:00Z"/>
                <w:rFonts w:ascii="Calibri" w:eastAsia="Times New Roman" w:hAnsi="Calibri" w:cs="Calibri"/>
                <w:color w:val="000000"/>
                <w:sz w:val="18"/>
                <w:szCs w:val="18"/>
                <w:lang w:bidi="he-IL"/>
              </w:rPr>
            </w:pPr>
            <w:ins w:id="1502"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03" w:author="kelbaz" w:date="2011-11-14T21:33:00Z"/>
                <w:rFonts w:ascii="Calibri" w:eastAsia="Times New Roman" w:hAnsi="Calibri" w:cs="Calibri"/>
                <w:color w:val="000000"/>
                <w:sz w:val="18"/>
                <w:szCs w:val="18"/>
                <w:lang w:bidi="he-IL"/>
              </w:rPr>
            </w:pPr>
            <w:ins w:id="1504"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05" w:author="kelbaz" w:date="2011-11-14T21:33:00Z"/>
                <w:rFonts w:ascii="Calibri" w:eastAsia="Times New Roman" w:hAnsi="Calibri" w:cs="Calibri"/>
                <w:color w:val="000000"/>
                <w:sz w:val="18"/>
                <w:szCs w:val="18"/>
                <w:lang w:bidi="he-IL"/>
              </w:rPr>
            </w:pPr>
            <w:ins w:id="1506" w:author="kelbaz" w:date="2011-11-14T21:33:00Z">
              <w:r w:rsidRPr="00CD1205">
                <w:rPr>
                  <w:rFonts w:ascii="Calibri" w:eastAsia="Times New Roman" w:hAnsi="Calibri" w:cs="Calibri"/>
                  <w:color w:val="000000"/>
                  <w:sz w:val="18"/>
                  <w:szCs w:val="18"/>
                  <w:lang w:bidi="he-IL"/>
                </w:rPr>
                <w:t>1' for write, '0' for read</w:t>
              </w:r>
            </w:ins>
          </w:p>
        </w:tc>
      </w:tr>
      <w:tr w:rsidR="00CD1205" w:rsidRPr="00CD1205" w:rsidTr="00CD1205">
        <w:trPr>
          <w:trHeight w:val="510"/>
          <w:ins w:id="1507"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08" w:author="kelbaz" w:date="2011-11-14T21:33:00Z"/>
                <w:rFonts w:ascii="Calibri" w:eastAsia="Times New Roman" w:hAnsi="Calibri" w:cs="Calibri"/>
                <w:color w:val="000000"/>
                <w:sz w:val="18"/>
                <w:szCs w:val="18"/>
                <w:lang w:bidi="he-IL"/>
              </w:rPr>
            </w:pPr>
            <w:ins w:id="1509" w:author="kelbaz" w:date="2011-11-14T21:33:00Z">
              <w:r w:rsidRPr="00CD1205">
                <w:rPr>
                  <w:rFonts w:ascii="Calibri" w:eastAsia="Times New Roman" w:hAnsi="Calibri" w:cs="Calibri"/>
                  <w:color w:val="000000"/>
                  <w:sz w:val="18"/>
                  <w:szCs w:val="18"/>
                  <w:lang w:bidi="he-IL"/>
                </w:rPr>
                <w:t>STB_I</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10" w:author="kelbaz" w:date="2011-11-14T21:33:00Z"/>
                <w:rFonts w:ascii="Calibri" w:eastAsia="Times New Roman" w:hAnsi="Calibri" w:cs="Calibri"/>
                <w:color w:val="000000"/>
                <w:sz w:val="18"/>
                <w:szCs w:val="18"/>
                <w:lang w:bidi="he-IL"/>
              </w:rPr>
            </w:pPr>
            <w:ins w:id="1511"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12" w:author="kelbaz" w:date="2011-11-14T21:33:00Z"/>
                <w:rFonts w:ascii="Calibri" w:eastAsia="Times New Roman" w:hAnsi="Calibri" w:cs="Calibri"/>
                <w:color w:val="000000"/>
                <w:sz w:val="18"/>
                <w:szCs w:val="18"/>
                <w:lang w:bidi="he-IL"/>
              </w:rPr>
            </w:pPr>
            <w:ins w:id="1513"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14" w:author="kelbaz" w:date="2011-11-14T21:33:00Z"/>
                <w:rFonts w:ascii="Calibri" w:eastAsia="Times New Roman" w:hAnsi="Calibri" w:cs="Calibri"/>
                <w:color w:val="000000"/>
                <w:sz w:val="18"/>
                <w:szCs w:val="18"/>
                <w:lang w:bidi="he-IL"/>
              </w:rPr>
            </w:pPr>
            <w:ins w:id="1515" w:author="kelbaz" w:date="2011-11-14T21:33:00Z">
              <w:r w:rsidRPr="00CD1205">
                <w:rPr>
                  <w:rFonts w:ascii="Calibri" w:eastAsia="Times New Roman" w:hAnsi="Calibri" w:cs="Calibri"/>
                  <w:color w:val="000000"/>
                  <w:sz w:val="18"/>
                  <w:szCs w:val="18"/>
                  <w:lang w:bidi="he-IL"/>
                </w:rPr>
                <w:t>1' for active bus operation, '0' for no bus operation</w:t>
              </w:r>
            </w:ins>
          </w:p>
        </w:tc>
      </w:tr>
      <w:tr w:rsidR="00CD1205" w:rsidRPr="00CD1205" w:rsidTr="00CD1205">
        <w:trPr>
          <w:trHeight w:val="510"/>
          <w:ins w:id="1516"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17" w:author="kelbaz" w:date="2011-11-14T21:33:00Z"/>
                <w:rFonts w:ascii="Calibri" w:eastAsia="Times New Roman" w:hAnsi="Calibri" w:cs="Calibri"/>
                <w:color w:val="000000"/>
                <w:sz w:val="18"/>
                <w:szCs w:val="18"/>
                <w:lang w:bidi="he-IL"/>
              </w:rPr>
            </w:pPr>
            <w:ins w:id="1518" w:author="kelbaz" w:date="2011-11-14T21:33:00Z">
              <w:r w:rsidRPr="00CD1205">
                <w:rPr>
                  <w:rFonts w:ascii="Calibri" w:eastAsia="Times New Roman" w:hAnsi="Calibri" w:cs="Calibri"/>
                  <w:color w:val="000000"/>
                  <w:sz w:val="18"/>
                  <w:szCs w:val="18"/>
                  <w:lang w:bidi="he-IL"/>
                </w:rPr>
                <w:t xml:space="preserve">CYC_I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19" w:author="kelbaz" w:date="2011-11-14T21:33:00Z"/>
                <w:rFonts w:ascii="Calibri" w:eastAsia="Times New Roman" w:hAnsi="Calibri" w:cs="Calibri"/>
                <w:color w:val="000000"/>
                <w:sz w:val="18"/>
                <w:szCs w:val="18"/>
                <w:lang w:bidi="he-IL"/>
              </w:rPr>
            </w:pPr>
            <w:ins w:id="1520"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21" w:author="kelbaz" w:date="2011-11-14T21:33:00Z"/>
                <w:rFonts w:ascii="Calibri" w:eastAsia="Times New Roman" w:hAnsi="Calibri" w:cs="Calibri"/>
                <w:color w:val="000000"/>
                <w:sz w:val="18"/>
                <w:szCs w:val="18"/>
                <w:lang w:bidi="he-IL"/>
              </w:rPr>
            </w:pPr>
            <w:ins w:id="1522"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23" w:author="kelbaz" w:date="2011-11-14T21:33:00Z"/>
                <w:rFonts w:ascii="Calibri" w:eastAsia="Times New Roman" w:hAnsi="Calibri" w:cs="Calibri"/>
                <w:color w:val="000000"/>
                <w:sz w:val="18"/>
                <w:szCs w:val="18"/>
                <w:lang w:bidi="he-IL"/>
              </w:rPr>
            </w:pPr>
            <w:ins w:id="1524" w:author="kelbaz" w:date="2011-11-14T21:33:00Z">
              <w:r w:rsidRPr="00CD1205">
                <w:rPr>
                  <w:rFonts w:ascii="Calibri" w:eastAsia="Times New Roman" w:hAnsi="Calibri" w:cs="Calibri"/>
                  <w:color w:val="000000"/>
                  <w:sz w:val="18"/>
                  <w:szCs w:val="18"/>
                  <w:lang w:bidi="he-IL"/>
                </w:rPr>
                <w:t xml:space="preserve">1' for bus </w:t>
              </w:r>
              <w:proofErr w:type="spellStart"/>
              <w:r w:rsidRPr="00CD1205">
                <w:rPr>
                  <w:rFonts w:ascii="Calibri" w:eastAsia="Times New Roman" w:hAnsi="Calibri" w:cs="Calibri"/>
                  <w:color w:val="000000"/>
                  <w:sz w:val="18"/>
                  <w:szCs w:val="18"/>
                  <w:lang w:bidi="he-IL"/>
                </w:rPr>
                <w:t>transmition</w:t>
              </w:r>
              <w:proofErr w:type="spellEnd"/>
              <w:r w:rsidRPr="00CD1205">
                <w:rPr>
                  <w:rFonts w:ascii="Calibri" w:eastAsia="Times New Roman" w:hAnsi="Calibri" w:cs="Calibri"/>
                  <w:color w:val="000000"/>
                  <w:sz w:val="18"/>
                  <w:szCs w:val="18"/>
                  <w:lang w:bidi="he-IL"/>
                </w:rPr>
                <w:t xml:space="preserve"> request, '0' for no bus </w:t>
              </w:r>
              <w:proofErr w:type="spellStart"/>
              <w:r w:rsidRPr="00CD1205">
                <w:rPr>
                  <w:rFonts w:ascii="Calibri" w:eastAsia="Times New Roman" w:hAnsi="Calibri" w:cs="Calibri"/>
                  <w:color w:val="000000"/>
                  <w:sz w:val="18"/>
                  <w:szCs w:val="18"/>
                  <w:lang w:bidi="he-IL"/>
                </w:rPr>
                <w:t>transmition</w:t>
              </w:r>
              <w:proofErr w:type="spellEnd"/>
              <w:r w:rsidRPr="00CD1205">
                <w:rPr>
                  <w:rFonts w:ascii="Calibri" w:eastAsia="Times New Roman" w:hAnsi="Calibri" w:cs="Calibri"/>
                  <w:color w:val="000000"/>
                  <w:sz w:val="18"/>
                  <w:szCs w:val="18"/>
                  <w:lang w:bidi="he-IL"/>
                </w:rPr>
                <w:t xml:space="preserve"> request</w:t>
              </w:r>
            </w:ins>
          </w:p>
        </w:tc>
      </w:tr>
      <w:tr w:rsidR="00CD1205" w:rsidRPr="00CD1205" w:rsidTr="00CD1205">
        <w:trPr>
          <w:trHeight w:val="315"/>
          <w:ins w:id="1525"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26" w:author="kelbaz" w:date="2011-11-14T21:33:00Z"/>
                <w:rFonts w:ascii="Calibri" w:eastAsia="Times New Roman" w:hAnsi="Calibri" w:cs="Calibri"/>
                <w:color w:val="000000"/>
                <w:sz w:val="18"/>
                <w:szCs w:val="18"/>
                <w:lang w:bidi="he-IL"/>
              </w:rPr>
            </w:pPr>
            <w:ins w:id="1527" w:author="kelbaz" w:date="2011-11-14T21:33:00Z">
              <w:r w:rsidRPr="00CD1205">
                <w:rPr>
                  <w:rFonts w:ascii="Calibri" w:eastAsia="Times New Roman" w:hAnsi="Calibri" w:cs="Calibri"/>
                  <w:color w:val="000000"/>
                  <w:sz w:val="18"/>
                  <w:szCs w:val="18"/>
                  <w:lang w:bidi="he-IL"/>
                </w:rPr>
                <w:t xml:space="preserve">TGA_I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28" w:author="kelbaz" w:date="2011-11-14T21:33:00Z"/>
                <w:rFonts w:ascii="Calibri" w:eastAsia="Times New Roman" w:hAnsi="Calibri" w:cs="Calibri"/>
                <w:color w:val="000000"/>
                <w:sz w:val="18"/>
                <w:szCs w:val="18"/>
                <w:lang w:bidi="he-IL"/>
              </w:rPr>
            </w:pPr>
            <w:ins w:id="1529"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30" w:author="kelbaz" w:date="2011-11-14T21:33:00Z"/>
                <w:rFonts w:ascii="Calibri" w:eastAsia="Times New Roman" w:hAnsi="Calibri" w:cs="Calibri"/>
                <w:color w:val="000000"/>
                <w:sz w:val="18"/>
                <w:szCs w:val="18"/>
                <w:lang w:bidi="he-IL"/>
              </w:rPr>
            </w:pPr>
            <w:proofErr w:type="spellStart"/>
            <w:ins w:id="1531" w:author="kelbaz" w:date="2011-11-14T21:33:00Z">
              <w:r w:rsidRPr="00CD1205">
                <w:rPr>
                  <w:rFonts w:ascii="Calibri" w:eastAsia="Times New Roman" w:hAnsi="Calibri" w:cs="Calibri"/>
                  <w:color w:val="000000"/>
                  <w:sz w:val="18"/>
                  <w:szCs w:val="18"/>
                  <w:lang w:bidi="he-IL"/>
                </w:rPr>
                <w:t>type_d_g</w:t>
              </w:r>
              <w:proofErr w:type="spellEnd"/>
              <w:r w:rsidRPr="00CD1205">
                <w:rPr>
                  <w:rFonts w:ascii="Calibri" w:eastAsia="Times New Roman" w:hAnsi="Calibri" w:cs="Calibri"/>
                  <w:color w:val="000000"/>
                  <w:sz w:val="18"/>
                  <w:szCs w:val="18"/>
                  <w:lang w:bidi="he-IL"/>
                </w:rPr>
                <w:t xml:space="preserve"> * </w:t>
              </w:r>
              <w:proofErr w:type="spellStart"/>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32" w:author="kelbaz" w:date="2011-11-14T21:33:00Z"/>
                <w:rFonts w:ascii="Calibri" w:eastAsia="Times New Roman" w:hAnsi="Calibri" w:cs="Calibri"/>
                <w:color w:val="000000"/>
                <w:sz w:val="18"/>
                <w:szCs w:val="18"/>
                <w:lang w:bidi="he-IL"/>
              </w:rPr>
            </w:pPr>
            <w:ins w:id="1533" w:author="kelbaz" w:date="2011-11-14T21:33:00Z">
              <w:r w:rsidRPr="00CD1205">
                <w:rPr>
                  <w:rFonts w:ascii="Calibri" w:eastAsia="Times New Roman" w:hAnsi="Calibri" w:cs="Calibri"/>
                  <w:color w:val="000000"/>
                  <w:sz w:val="18"/>
                  <w:szCs w:val="18"/>
                  <w:lang w:bidi="he-IL"/>
                </w:rPr>
                <w:t>contains the type word</w:t>
              </w:r>
            </w:ins>
          </w:p>
        </w:tc>
      </w:tr>
      <w:tr w:rsidR="00CD1205" w:rsidRPr="00CD1205" w:rsidTr="00CD1205">
        <w:trPr>
          <w:trHeight w:val="315"/>
          <w:ins w:id="1534"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35" w:author="kelbaz" w:date="2011-11-14T21:33:00Z"/>
                <w:rFonts w:ascii="Calibri" w:eastAsia="Times New Roman" w:hAnsi="Calibri" w:cs="Calibri"/>
                <w:color w:val="000000"/>
                <w:sz w:val="18"/>
                <w:szCs w:val="18"/>
                <w:lang w:bidi="he-IL"/>
              </w:rPr>
            </w:pPr>
            <w:ins w:id="1536" w:author="kelbaz" w:date="2011-11-14T21:33:00Z">
              <w:r w:rsidRPr="00CD1205">
                <w:rPr>
                  <w:rFonts w:ascii="Calibri" w:eastAsia="Times New Roman" w:hAnsi="Calibri" w:cs="Calibri"/>
                  <w:color w:val="000000"/>
                  <w:sz w:val="18"/>
                  <w:szCs w:val="18"/>
                  <w:lang w:bidi="he-IL"/>
                </w:rPr>
                <w:t xml:space="preserve">TGD_I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37" w:author="kelbaz" w:date="2011-11-14T21:33:00Z"/>
                <w:rFonts w:ascii="Calibri" w:eastAsia="Times New Roman" w:hAnsi="Calibri" w:cs="Calibri"/>
                <w:color w:val="000000"/>
                <w:sz w:val="18"/>
                <w:szCs w:val="18"/>
                <w:lang w:bidi="he-IL"/>
              </w:rPr>
            </w:pPr>
            <w:ins w:id="1538"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39" w:author="kelbaz" w:date="2011-11-14T21:33:00Z"/>
                <w:rFonts w:ascii="Calibri" w:eastAsia="Times New Roman" w:hAnsi="Calibri" w:cs="Calibri"/>
                <w:color w:val="000000"/>
                <w:sz w:val="18"/>
                <w:szCs w:val="18"/>
                <w:lang w:bidi="he-IL"/>
              </w:rPr>
            </w:pPr>
            <w:proofErr w:type="spellStart"/>
            <w:ins w:id="1540" w:author="kelbaz" w:date="2011-11-14T21:33:00Z">
              <w:r w:rsidRPr="00CD1205">
                <w:rPr>
                  <w:rFonts w:ascii="Calibri" w:eastAsia="Times New Roman" w:hAnsi="Calibri" w:cs="Calibri"/>
                  <w:color w:val="000000"/>
                  <w:sz w:val="18"/>
                  <w:szCs w:val="18"/>
                  <w:lang w:bidi="he-IL"/>
                </w:rPr>
                <w:t>len_d_g</w:t>
              </w:r>
              <w:proofErr w:type="spellEnd"/>
              <w:r w:rsidRPr="00CD1205">
                <w:rPr>
                  <w:rFonts w:ascii="Calibri" w:eastAsia="Times New Roman" w:hAnsi="Calibri" w:cs="Calibri"/>
                  <w:color w:val="000000"/>
                  <w:sz w:val="18"/>
                  <w:szCs w:val="18"/>
                  <w:lang w:bidi="he-IL"/>
                </w:rPr>
                <w:t xml:space="preserve"> * </w:t>
              </w:r>
              <w:proofErr w:type="spellStart"/>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41" w:author="kelbaz" w:date="2011-11-14T21:33:00Z"/>
                <w:rFonts w:ascii="Calibri" w:eastAsia="Times New Roman" w:hAnsi="Calibri" w:cs="Calibri"/>
                <w:color w:val="000000"/>
                <w:sz w:val="18"/>
                <w:szCs w:val="18"/>
                <w:lang w:bidi="he-IL"/>
              </w:rPr>
            </w:pPr>
            <w:ins w:id="1542" w:author="kelbaz" w:date="2011-11-14T21:33:00Z">
              <w:r w:rsidRPr="00CD1205">
                <w:rPr>
                  <w:rFonts w:ascii="Calibri" w:eastAsia="Times New Roman" w:hAnsi="Calibri" w:cs="Calibri"/>
                  <w:color w:val="000000"/>
                  <w:sz w:val="18"/>
                  <w:szCs w:val="18"/>
                  <w:lang w:bidi="he-IL"/>
                </w:rPr>
                <w:t>contains the length word</w:t>
              </w:r>
            </w:ins>
          </w:p>
        </w:tc>
      </w:tr>
      <w:tr w:rsidR="00CD1205" w:rsidRPr="00CD1205" w:rsidTr="00CD1205">
        <w:trPr>
          <w:trHeight w:val="510"/>
          <w:ins w:id="1543"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44" w:author="kelbaz" w:date="2011-11-14T21:33:00Z"/>
                <w:rFonts w:ascii="Calibri" w:eastAsia="Times New Roman" w:hAnsi="Calibri" w:cs="Calibri"/>
                <w:color w:val="000000"/>
                <w:sz w:val="18"/>
                <w:szCs w:val="18"/>
                <w:lang w:bidi="he-IL"/>
              </w:rPr>
            </w:pPr>
            <w:ins w:id="1545" w:author="kelbaz" w:date="2011-11-14T21:33:00Z">
              <w:r w:rsidRPr="00CD1205">
                <w:rPr>
                  <w:rFonts w:ascii="Calibri" w:eastAsia="Times New Roman" w:hAnsi="Calibri" w:cs="Calibri"/>
                  <w:color w:val="000000"/>
                  <w:sz w:val="18"/>
                  <w:szCs w:val="18"/>
                  <w:lang w:bidi="he-IL"/>
                </w:rPr>
                <w:t xml:space="preserve">ACK_O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46" w:author="kelbaz" w:date="2011-11-14T21:33:00Z"/>
                <w:rFonts w:ascii="Calibri" w:eastAsia="Times New Roman" w:hAnsi="Calibri" w:cs="Calibri"/>
                <w:color w:val="000000"/>
                <w:sz w:val="18"/>
                <w:szCs w:val="18"/>
                <w:lang w:bidi="he-IL"/>
              </w:rPr>
            </w:pPr>
            <w:ins w:id="1547"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48" w:author="kelbaz" w:date="2011-11-14T21:33:00Z"/>
                <w:rFonts w:ascii="Calibri" w:eastAsia="Times New Roman" w:hAnsi="Calibri" w:cs="Calibri"/>
                <w:color w:val="000000"/>
                <w:sz w:val="18"/>
                <w:szCs w:val="18"/>
                <w:lang w:bidi="he-IL"/>
              </w:rPr>
            </w:pPr>
            <w:ins w:id="1549"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50" w:author="kelbaz" w:date="2011-11-14T21:33:00Z"/>
                <w:rFonts w:ascii="Calibri" w:eastAsia="Times New Roman" w:hAnsi="Calibri" w:cs="Calibri"/>
                <w:color w:val="000000"/>
                <w:sz w:val="18"/>
                <w:szCs w:val="18"/>
                <w:lang w:bidi="he-IL"/>
              </w:rPr>
            </w:pPr>
            <w:ins w:id="1551" w:author="kelbaz" w:date="2011-11-14T21:33:00Z">
              <w:r w:rsidRPr="00CD1205">
                <w:rPr>
                  <w:rFonts w:ascii="Calibri" w:eastAsia="Times New Roman" w:hAnsi="Calibri" w:cs="Calibri"/>
                  <w:color w:val="000000"/>
                  <w:sz w:val="18"/>
                  <w:szCs w:val="18"/>
                  <w:lang w:bidi="he-IL"/>
                </w:rPr>
                <w:t xml:space="preserve">1' when valid data is </w:t>
              </w:r>
              <w:proofErr w:type="spellStart"/>
              <w:r w:rsidRPr="00CD1205">
                <w:rPr>
                  <w:rFonts w:ascii="Calibri" w:eastAsia="Times New Roman" w:hAnsi="Calibri" w:cs="Calibri"/>
                  <w:color w:val="000000"/>
                  <w:sz w:val="18"/>
                  <w:szCs w:val="18"/>
                  <w:lang w:bidi="he-IL"/>
                </w:rPr>
                <w:t>recieved</w:t>
              </w:r>
              <w:proofErr w:type="spellEnd"/>
              <w:r w:rsidRPr="00CD1205">
                <w:rPr>
                  <w:rFonts w:ascii="Calibri" w:eastAsia="Times New Roman" w:hAnsi="Calibri" w:cs="Calibri"/>
                  <w:color w:val="000000"/>
                  <w:sz w:val="18"/>
                  <w:szCs w:val="18"/>
                  <w:lang w:bidi="he-IL"/>
                </w:rPr>
                <w:t xml:space="preserve"> from WS or for </w:t>
              </w:r>
              <w:proofErr w:type="spellStart"/>
              <w:r w:rsidRPr="00CD1205">
                <w:rPr>
                  <w:rFonts w:ascii="Calibri" w:eastAsia="Times New Roman" w:hAnsi="Calibri" w:cs="Calibri"/>
                  <w:color w:val="000000"/>
                  <w:sz w:val="18"/>
                  <w:szCs w:val="18"/>
                  <w:lang w:bidi="he-IL"/>
                </w:rPr>
                <w:t>successfull</w:t>
              </w:r>
              <w:proofErr w:type="spellEnd"/>
              <w:r w:rsidRPr="00CD1205">
                <w:rPr>
                  <w:rFonts w:ascii="Calibri" w:eastAsia="Times New Roman" w:hAnsi="Calibri" w:cs="Calibri"/>
                  <w:color w:val="000000"/>
                  <w:sz w:val="18"/>
                  <w:szCs w:val="18"/>
                  <w:lang w:bidi="he-IL"/>
                </w:rPr>
                <w:t xml:space="preserve"> write operation in WS</w:t>
              </w:r>
            </w:ins>
          </w:p>
        </w:tc>
      </w:tr>
      <w:tr w:rsidR="00CD1205" w:rsidRPr="00CD1205" w:rsidTr="00CD1205">
        <w:trPr>
          <w:trHeight w:val="315"/>
          <w:ins w:id="1552"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53" w:author="kelbaz" w:date="2011-11-14T21:33:00Z"/>
                <w:rFonts w:ascii="Calibri" w:eastAsia="Times New Roman" w:hAnsi="Calibri" w:cs="Calibri"/>
                <w:color w:val="000000"/>
                <w:sz w:val="18"/>
                <w:szCs w:val="18"/>
                <w:lang w:bidi="he-IL"/>
              </w:rPr>
            </w:pPr>
            <w:ins w:id="1554" w:author="kelbaz" w:date="2011-11-14T21:33:00Z">
              <w:r w:rsidRPr="00CD1205">
                <w:rPr>
                  <w:rFonts w:ascii="Calibri" w:eastAsia="Times New Roman" w:hAnsi="Calibri" w:cs="Calibri"/>
                  <w:color w:val="000000"/>
                  <w:sz w:val="18"/>
                  <w:szCs w:val="18"/>
                  <w:lang w:bidi="he-IL"/>
                </w:rPr>
                <w:t>DAT_O</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55" w:author="kelbaz" w:date="2011-11-14T21:33:00Z"/>
                <w:rFonts w:ascii="Calibri" w:eastAsia="Times New Roman" w:hAnsi="Calibri" w:cs="Calibri"/>
                <w:color w:val="000000"/>
                <w:sz w:val="18"/>
                <w:szCs w:val="18"/>
                <w:lang w:bidi="he-IL"/>
              </w:rPr>
            </w:pPr>
            <w:ins w:id="1556"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57" w:author="kelbaz" w:date="2011-11-14T21:33:00Z"/>
                <w:rFonts w:ascii="Calibri" w:eastAsia="Times New Roman" w:hAnsi="Calibri" w:cs="Calibri"/>
                <w:color w:val="000000"/>
                <w:sz w:val="18"/>
                <w:szCs w:val="18"/>
                <w:lang w:bidi="he-IL"/>
              </w:rPr>
            </w:pPr>
            <w:proofErr w:type="spellStart"/>
            <w:ins w:id="1558" w:author="kelbaz" w:date="2011-11-14T21:33:00Z">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59" w:author="kelbaz" w:date="2011-11-14T21:33:00Z"/>
                <w:rFonts w:ascii="Calibri" w:eastAsia="Times New Roman" w:hAnsi="Calibri" w:cs="Calibri"/>
                <w:color w:val="000000"/>
                <w:sz w:val="18"/>
                <w:szCs w:val="18"/>
                <w:lang w:bidi="he-IL"/>
              </w:rPr>
            </w:pPr>
            <w:ins w:id="1560" w:author="kelbaz" w:date="2011-11-14T21:33:00Z">
              <w:r w:rsidRPr="00CD1205">
                <w:rPr>
                  <w:rFonts w:ascii="Calibri" w:eastAsia="Times New Roman" w:hAnsi="Calibri" w:cs="Calibri"/>
                  <w:color w:val="000000"/>
                  <w:sz w:val="18"/>
                  <w:szCs w:val="18"/>
                  <w:lang w:bidi="he-IL"/>
                </w:rPr>
                <w:t xml:space="preserve">data </w:t>
              </w:r>
              <w:proofErr w:type="spellStart"/>
              <w:r w:rsidRPr="00CD1205">
                <w:rPr>
                  <w:rFonts w:ascii="Calibri" w:eastAsia="Times New Roman" w:hAnsi="Calibri" w:cs="Calibri"/>
                  <w:color w:val="000000"/>
                  <w:sz w:val="18"/>
                  <w:szCs w:val="18"/>
                  <w:lang w:bidi="he-IL"/>
                </w:rPr>
                <w:t>recieved</w:t>
              </w:r>
              <w:proofErr w:type="spellEnd"/>
              <w:r w:rsidRPr="00CD1205">
                <w:rPr>
                  <w:rFonts w:ascii="Calibri" w:eastAsia="Times New Roman" w:hAnsi="Calibri" w:cs="Calibri"/>
                  <w:color w:val="000000"/>
                  <w:sz w:val="18"/>
                  <w:szCs w:val="18"/>
                  <w:lang w:bidi="he-IL"/>
                </w:rPr>
                <w:t xml:space="preserve"> from WS</w:t>
              </w:r>
            </w:ins>
          </w:p>
        </w:tc>
      </w:tr>
      <w:tr w:rsidR="00CD1205" w:rsidRPr="00CD1205" w:rsidTr="00CD1205">
        <w:trPr>
          <w:trHeight w:val="315"/>
          <w:ins w:id="1561"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62" w:author="kelbaz" w:date="2011-11-14T21:33:00Z"/>
                <w:rFonts w:ascii="Calibri" w:eastAsia="Times New Roman" w:hAnsi="Calibri" w:cs="Calibri"/>
                <w:color w:val="000000"/>
                <w:sz w:val="18"/>
                <w:szCs w:val="18"/>
                <w:lang w:bidi="he-IL"/>
              </w:rPr>
            </w:pPr>
            <w:proofErr w:type="spellStart"/>
            <w:ins w:id="1563" w:author="kelbaz" w:date="2011-11-14T21:33:00Z">
              <w:r w:rsidRPr="00CD1205">
                <w:rPr>
                  <w:rFonts w:ascii="Calibri" w:eastAsia="Times New Roman" w:hAnsi="Calibri" w:cs="Calibri"/>
                  <w:color w:val="000000"/>
                  <w:sz w:val="18"/>
                  <w:szCs w:val="18"/>
                  <w:lang w:bidi="he-IL"/>
                </w:rPr>
                <w:t>data_in</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64" w:author="kelbaz" w:date="2011-11-14T21:33:00Z"/>
                <w:rFonts w:ascii="Calibri" w:eastAsia="Times New Roman" w:hAnsi="Calibri" w:cs="Calibri"/>
                <w:color w:val="000000"/>
                <w:sz w:val="18"/>
                <w:szCs w:val="18"/>
                <w:lang w:bidi="he-IL"/>
              </w:rPr>
            </w:pPr>
            <w:ins w:id="1565"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66" w:author="kelbaz" w:date="2011-11-14T21:33:00Z"/>
                <w:rFonts w:ascii="Calibri" w:eastAsia="Times New Roman" w:hAnsi="Calibri" w:cs="Calibri"/>
                <w:color w:val="000000"/>
                <w:sz w:val="18"/>
                <w:szCs w:val="18"/>
                <w:lang w:bidi="he-IL"/>
              </w:rPr>
            </w:pPr>
            <w:proofErr w:type="spellStart"/>
            <w:ins w:id="1567" w:author="kelbaz" w:date="2011-11-14T21:33:00Z">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68" w:author="kelbaz" w:date="2011-11-14T21:33:00Z"/>
                <w:rFonts w:ascii="Calibri" w:eastAsia="Times New Roman" w:hAnsi="Calibri" w:cs="Calibri"/>
                <w:color w:val="000000"/>
                <w:sz w:val="18"/>
                <w:szCs w:val="18"/>
                <w:lang w:bidi="he-IL"/>
              </w:rPr>
            </w:pPr>
            <w:ins w:id="1569" w:author="kelbaz" w:date="2011-11-14T21:33:00Z">
              <w:r w:rsidRPr="00CD1205">
                <w:rPr>
                  <w:rFonts w:ascii="Calibri" w:eastAsia="Times New Roman" w:hAnsi="Calibri" w:cs="Calibri"/>
                  <w:color w:val="000000"/>
                  <w:sz w:val="18"/>
                  <w:szCs w:val="18"/>
                  <w:lang w:bidi="he-IL"/>
                </w:rPr>
                <w:t xml:space="preserve">data  that was </w:t>
              </w:r>
              <w:proofErr w:type="spellStart"/>
              <w:r w:rsidRPr="00CD1205">
                <w:rPr>
                  <w:rFonts w:ascii="Calibri" w:eastAsia="Times New Roman" w:hAnsi="Calibri" w:cs="Calibri"/>
                  <w:color w:val="000000"/>
                  <w:sz w:val="18"/>
                  <w:szCs w:val="18"/>
                  <w:lang w:bidi="he-IL"/>
                </w:rPr>
                <w:t>transmited</w:t>
              </w:r>
              <w:proofErr w:type="spellEnd"/>
              <w:r w:rsidRPr="00CD1205">
                <w:rPr>
                  <w:rFonts w:ascii="Calibri" w:eastAsia="Times New Roman" w:hAnsi="Calibri" w:cs="Calibri"/>
                  <w:color w:val="000000"/>
                  <w:sz w:val="18"/>
                  <w:szCs w:val="18"/>
                  <w:lang w:bidi="he-IL"/>
                </w:rPr>
                <w:t xml:space="preserve"> </w:t>
              </w:r>
              <w:proofErr w:type="spellStart"/>
              <w:r w:rsidRPr="00CD1205">
                <w:rPr>
                  <w:rFonts w:ascii="Calibri" w:eastAsia="Times New Roman" w:hAnsi="Calibri" w:cs="Calibri"/>
                  <w:color w:val="000000"/>
                  <w:sz w:val="18"/>
                  <w:szCs w:val="18"/>
                  <w:lang w:bidi="he-IL"/>
                </w:rPr>
                <w:t>frome</w:t>
              </w:r>
              <w:proofErr w:type="spellEnd"/>
              <w:r w:rsidRPr="00CD1205">
                <w:rPr>
                  <w:rFonts w:ascii="Calibri" w:eastAsia="Times New Roman" w:hAnsi="Calibri" w:cs="Calibri"/>
                  <w:color w:val="000000"/>
                  <w:sz w:val="18"/>
                  <w:szCs w:val="18"/>
                  <w:lang w:bidi="he-IL"/>
                </w:rPr>
                <w:t xml:space="preserve"> the user side</w:t>
              </w:r>
            </w:ins>
          </w:p>
        </w:tc>
      </w:tr>
      <w:tr w:rsidR="00CD1205" w:rsidRPr="00CD1205" w:rsidTr="00CD1205">
        <w:trPr>
          <w:trHeight w:val="315"/>
          <w:ins w:id="1570"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71" w:author="kelbaz" w:date="2011-11-14T21:33:00Z"/>
                <w:rFonts w:ascii="Calibri" w:eastAsia="Times New Roman" w:hAnsi="Calibri" w:cs="Calibri"/>
                <w:color w:val="000000"/>
                <w:sz w:val="18"/>
                <w:szCs w:val="18"/>
                <w:lang w:bidi="he-IL"/>
              </w:rPr>
            </w:pPr>
            <w:proofErr w:type="spellStart"/>
            <w:ins w:id="1572" w:author="kelbaz" w:date="2011-11-14T21:33:00Z">
              <w:r w:rsidRPr="00CD1205">
                <w:rPr>
                  <w:rFonts w:ascii="Calibri" w:eastAsia="Times New Roman" w:hAnsi="Calibri" w:cs="Calibri"/>
                  <w:color w:val="000000"/>
                  <w:sz w:val="18"/>
                  <w:szCs w:val="18"/>
                  <w:lang w:bidi="he-IL"/>
                </w:rPr>
                <w:t>valid_in</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73" w:author="kelbaz" w:date="2011-11-14T21:33:00Z"/>
                <w:rFonts w:ascii="Calibri" w:eastAsia="Times New Roman" w:hAnsi="Calibri" w:cs="Calibri"/>
                <w:color w:val="000000"/>
                <w:sz w:val="18"/>
                <w:szCs w:val="18"/>
                <w:lang w:bidi="he-IL"/>
              </w:rPr>
            </w:pPr>
            <w:ins w:id="1574"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75" w:author="kelbaz" w:date="2011-11-14T21:33:00Z"/>
                <w:rFonts w:ascii="Calibri" w:eastAsia="Times New Roman" w:hAnsi="Calibri" w:cs="Calibri"/>
                <w:color w:val="000000"/>
                <w:sz w:val="18"/>
                <w:szCs w:val="18"/>
                <w:lang w:bidi="he-IL"/>
              </w:rPr>
            </w:pPr>
            <w:ins w:id="1576"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77" w:author="kelbaz" w:date="2011-11-14T21:33:00Z"/>
                <w:rFonts w:ascii="Calibri" w:eastAsia="Times New Roman" w:hAnsi="Calibri" w:cs="Calibri"/>
                <w:color w:val="000000"/>
                <w:sz w:val="18"/>
                <w:szCs w:val="18"/>
                <w:lang w:bidi="he-IL"/>
              </w:rPr>
            </w:pPr>
            <w:ins w:id="1578" w:author="kelbaz" w:date="2011-11-14T21:33:00Z">
              <w:r w:rsidRPr="00CD1205">
                <w:rPr>
                  <w:rFonts w:ascii="Calibri" w:eastAsia="Times New Roman" w:hAnsi="Calibri" w:cs="Calibri"/>
                  <w:color w:val="000000"/>
                  <w:sz w:val="18"/>
                  <w:szCs w:val="18"/>
                  <w:lang w:bidi="he-IL"/>
                </w:rPr>
                <w:t>data validity</w:t>
              </w:r>
            </w:ins>
          </w:p>
        </w:tc>
      </w:tr>
      <w:tr w:rsidR="00CD1205" w:rsidRPr="00CD1205" w:rsidTr="00CD1205">
        <w:trPr>
          <w:trHeight w:val="510"/>
          <w:ins w:id="1579"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80" w:author="kelbaz" w:date="2011-11-14T21:33:00Z"/>
                <w:rFonts w:ascii="Calibri" w:eastAsia="Times New Roman" w:hAnsi="Calibri" w:cs="Calibri"/>
                <w:color w:val="000000"/>
                <w:sz w:val="18"/>
                <w:szCs w:val="18"/>
                <w:lang w:bidi="he-IL"/>
              </w:rPr>
            </w:pPr>
            <w:proofErr w:type="spellStart"/>
            <w:ins w:id="1581" w:author="kelbaz" w:date="2011-11-14T21:33:00Z">
              <w:r w:rsidRPr="00CD1205">
                <w:rPr>
                  <w:rFonts w:ascii="Calibri" w:eastAsia="Times New Roman" w:hAnsi="Calibri" w:cs="Calibri"/>
                  <w:color w:val="000000"/>
                  <w:sz w:val="18"/>
                  <w:szCs w:val="18"/>
                  <w:lang w:bidi="he-IL"/>
                </w:rPr>
                <w:t>we_out</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82" w:author="kelbaz" w:date="2011-11-14T21:33:00Z"/>
                <w:rFonts w:ascii="Calibri" w:eastAsia="Times New Roman" w:hAnsi="Calibri" w:cs="Calibri"/>
                <w:color w:val="000000"/>
                <w:sz w:val="18"/>
                <w:szCs w:val="18"/>
                <w:lang w:bidi="he-IL"/>
              </w:rPr>
            </w:pPr>
            <w:ins w:id="1583"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84" w:author="kelbaz" w:date="2011-11-14T21:33:00Z"/>
                <w:rFonts w:ascii="Calibri" w:eastAsia="Times New Roman" w:hAnsi="Calibri" w:cs="Calibri"/>
                <w:color w:val="000000"/>
                <w:sz w:val="18"/>
                <w:szCs w:val="18"/>
                <w:lang w:bidi="he-IL"/>
              </w:rPr>
            </w:pPr>
            <w:ins w:id="1585"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86" w:author="kelbaz" w:date="2011-11-14T21:33:00Z"/>
                <w:rFonts w:ascii="Calibri" w:eastAsia="Times New Roman" w:hAnsi="Calibri" w:cs="Calibri"/>
                <w:color w:val="000000"/>
                <w:sz w:val="18"/>
                <w:szCs w:val="18"/>
                <w:lang w:bidi="he-IL"/>
              </w:rPr>
            </w:pPr>
            <w:ins w:id="1587" w:author="kelbaz" w:date="2011-11-14T21:33:00Z">
              <w:r w:rsidRPr="00CD1205">
                <w:rPr>
                  <w:rFonts w:ascii="Calibri" w:eastAsia="Times New Roman" w:hAnsi="Calibri" w:cs="Calibri"/>
                  <w:color w:val="000000"/>
                  <w:sz w:val="18"/>
                  <w:szCs w:val="18"/>
                  <w:lang w:bidi="he-IL"/>
                </w:rPr>
                <w:t xml:space="preserve">determines if the WM did a make a read('0') or write('1')  </w:t>
              </w:r>
              <w:proofErr w:type="spellStart"/>
              <w:r w:rsidRPr="00CD1205">
                <w:rPr>
                  <w:rFonts w:ascii="Calibri" w:eastAsia="Times New Roman" w:hAnsi="Calibri" w:cs="Calibri"/>
                  <w:color w:val="000000"/>
                  <w:sz w:val="18"/>
                  <w:szCs w:val="18"/>
                  <w:lang w:bidi="he-IL"/>
                </w:rPr>
                <w:t>requeste</w:t>
              </w:r>
              <w:proofErr w:type="spellEnd"/>
              <w:r w:rsidRPr="00CD1205">
                <w:rPr>
                  <w:rFonts w:ascii="Calibri" w:eastAsia="Times New Roman" w:hAnsi="Calibri" w:cs="Calibri"/>
                  <w:color w:val="000000"/>
                  <w:sz w:val="18"/>
                  <w:szCs w:val="18"/>
                  <w:lang w:bidi="he-IL"/>
                </w:rPr>
                <w:t xml:space="preserve"> </w:t>
              </w:r>
            </w:ins>
          </w:p>
        </w:tc>
      </w:tr>
      <w:tr w:rsidR="00CD1205" w:rsidRPr="00CD1205" w:rsidTr="00CD1205">
        <w:trPr>
          <w:trHeight w:val="315"/>
          <w:ins w:id="1588"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89" w:author="kelbaz" w:date="2011-11-14T21:33:00Z"/>
                <w:rFonts w:ascii="Calibri" w:eastAsia="Times New Roman" w:hAnsi="Calibri" w:cs="Calibri"/>
                <w:color w:val="000000"/>
                <w:sz w:val="18"/>
                <w:szCs w:val="18"/>
                <w:lang w:bidi="he-IL"/>
              </w:rPr>
            </w:pPr>
            <w:proofErr w:type="spellStart"/>
            <w:ins w:id="1590" w:author="kelbaz" w:date="2011-11-14T21:33:00Z">
              <w:r w:rsidRPr="00CD1205">
                <w:rPr>
                  <w:rFonts w:ascii="Calibri" w:eastAsia="Times New Roman" w:hAnsi="Calibri" w:cs="Calibri"/>
                  <w:color w:val="000000"/>
                  <w:sz w:val="18"/>
                  <w:szCs w:val="18"/>
                  <w:lang w:bidi="he-IL"/>
                </w:rPr>
                <w:t>type_out</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591" w:author="kelbaz" w:date="2011-11-14T21:33:00Z"/>
                <w:rFonts w:ascii="Calibri" w:eastAsia="Times New Roman" w:hAnsi="Calibri" w:cs="Calibri"/>
                <w:color w:val="000000"/>
                <w:sz w:val="18"/>
                <w:szCs w:val="18"/>
                <w:lang w:bidi="he-IL"/>
              </w:rPr>
            </w:pPr>
            <w:ins w:id="1592"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593" w:author="kelbaz" w:date="2011-11-14T21:33:00Z"/>
                <w:rFonts w:ascii="Calibri" w:eastAsia="Times New Roman" w:hAnsi="Calibri" w:cs="Calibri"/>
                <w:color w:val="000000"/>
                <w:sz w:val="18"/>
                <w:szCs w:val="18"/>
                <w:lang w:bidi="he-IL"/>
              </w:rPr>
            </w:pPr>
            <w:proofErr w:type="spellStart"/>
            <w:ins w:id="1594" w:author="kelbaz" w:date="2011-11-14T21:33:00Z">
              <w:r w:rsidRPr="00CD1205">
                <w:rPr>
                  <w:rFonts w:ascii="Calibri" w:eastAsia="Times New Roman" w:hAnsi="Calibri" w:cs="Calibri"/>
                  <w:color w:val="000000"/>
                  <w:sz w:val="18"/>
                  <w:szCs w:val="18"/>
                  <w:lang w:bidi="he-IL"/>
                </w:rPr>
                <w:t>type_d_g</w:t>
              </w:r>
              <w:proofErr w:type="spellEnd"/>
              <w:r w:rsidRPr="00CD1205">
                <w:rPr>
                  <w:rFonts w:ascii="Calibri" w:eastAsia="Times New Roman" w:hAnsi="Calibri" w:cs="Calibri"/>
                  <w:color w:val="000000"/>
                  <w:sz w:val="18"/>
                  <w:szCs w:val="18"/>
                  <w:lang w:bidi="he-IL"/>
                </w:rPr>
                <w:t xml:space="preserve"> * </w:t>
              </w:r>
              <w:proofErr w:type="spellStart"/>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595" w:author="kelbaz" w:date="2011-11-14T21:33:00Z"/>
                <w:rFonts w:ascii="Calibri" w:eastAsia="Times New Roman" w:hAnsi="Calibri" w:cs="Calibri"/>
                <w:color w:val="000000"/>
                <w:sz w:val="18"/>
                <w:szCs w:val="18"/>
                <w:lang w:bidi="he-IL"/>
              </w:rPr>
            </w:pPr>
            <w:ins w:id="1596" w:author="kelbaz" w:date="2011-11-14T21:33:00Z">
              <w:r w:rsidRPr="00CD1205">
                <w:rPr>
                  <w:rFonts w:ascii="Calibri" w:eastAsia="Times New Roman" w:hAnsi="Calibri" w:cs="Calibri"/>
                  <w:color w:val="000000"/>
                  <w:sz w:val="18"/>
                  <w:szCs w:val="18"/>
                  <w:lang w:bidi="he-IL"/>
                </w:rPr>
                <w:t>type is the client which the data is directed to</w:t>
              </w:r>
            </w:ins>
          </w:p>
        </w:tc>
      </w:tr>
      <w:tr w:rsidR="00CD1205" w:rsidRPr="00CD1205" w:rsidTr="00CD1205">
        <w:trPr>
          <w:trHeight w:val="315"/>
          <w:ins w:id="1597"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598" w:author="kelbaz" w:date="2011-11-14T21:33:00Z"/>
                <w:rFonts w:ascii="Calibri" w:eastAsia="Times New Roman" w:hAnsi="Calibri" w:cs="Calibri"/>
                <w:color w:val="000000"/>
                <w:sz w:val="18"/>
                <w:szCs w:val="18"/>
                <w:lang w:bidi="he-IL"/>
              </w:rPr>
            </w:pPr>
            <w:proofErr w:type="spellStart"/>
            <w:ins w:id="1599" w:author="kelbaz" w:date="2011-11-14T21:33:00Z">
              <w:r w:rsidRPr="00CD1205">
                <w:rPr>
                  <w:rFonts w:ascii="Calibri" w:eastAsia="Times New Roman" w:hAnsi="Calibri" w:cs="Calibri"/>
                  <w:color w:val="000000"/>
                  <w:sz w:val="18"/>
                  <w:szCs w:val="18"/>
                  <w:lang w:bidi="he-IL"/>
                </w:rPr>
                <w:t>len_out</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00" w:author="kelbaz" w:date="2011-11-14T21:33:00Z"/>
                <w:rFonts w:ascii="Calibri" w:eastAsia="Times New Roman" w:hAnsi="Calibri" w:cs="Calibri"/>
                <w:color w:val="000000"/>
                <w:sz w:val="18"/>
                <w:szCs w:val="18"/>
                <w:lang w:bidi="he-IL"/>
              </w:rPr>
            </w:pPr>
            <w:ins w:id="1601"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02" w:author="kelbaz" w:date="2011-11-14T21:33:00Z"/>
                <w:rFonts w:ascii="Calibri" w:eastAsia="Times New Roman" w:hAnsi="Calibri" w:cs="Calibri"/>
                <w:color w:val="000000"/>
                <w:sz w:val="18"/>
                <w:szCs w:val="18"/>
                <w:lang w:bidi="he-IL"/>
              </w:rPr>
            </w:pPr>
            <w:proofErr w:type="spellStart"/>
            <w:ins w:id="1603" w:author="kelbaz" w:date="2011-11-14T21:33:00Z">
              <w:r w:rsidRPr="00CD1205">
                <w:rPr>
                  <w:rFonts w:ascii="Calibri" w:eastAsia="Times New Roman" w:hAnsi="Calibri" w:cs="Calibri"/>
                  <w:color w:val="000000"/>
                  <w:sz w:val="18"/>
                  <w:szCs w:val="18"/>
                  <w:lang w:bidi="he-IL"/>
                </w:rPr>
                <w:t>len_d_g</w:t>
              </w:r>
              <w:proofErr w:type="spellEnd"/>
              <w:r w:rsidRPr="00CD1205">
                <w:rPr>
                  <w:rFonts w:ascii="Calibri" w:eastAsia="Times New Roman" w:hAnsi="Calibri" w:cs="Calibri"/>
                  <w:color w:val="000000"/>
                  <w:sz w:val="18"/>
                  <w:szCs w:val="18"/>
                  <w:lang w:bidi="he-IL"/>
                </w:rPr>
                <w:t xml:space="preserve"> * </w:t>
              </w:r>
              <w:proofErr w:type="spellStart"/>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04" w:author="kelbaz" w:date="2011-11-14T21:33:00Z"/>
                <w:rFonts w:ascii="Calibri" w:eastAsia="Times New Roman" w:hAnsi="Calibri" w:cs="Calibri"/>
                <w:color w:val="000000"/>
                <w:sz w:val="18"/>
                <w:szCs w:val="18"/>
                <w:lang w:bidi="he-IL"/>
              </w:rPr>
            </w:pPr>
            <w:ins w:id="1605" w:author="kelbaz" w:date="2011-11-14T21:33:00Z">
              <w:r w:rsidRPr="00CD1205">
                <w:rPr>
                  <w:rFonts w:ascii="Calibri" w:eastAsia="Times New Roman" w:hAnsi="Calibri" w:cs="Calibri"/>
                  <w:color w:val="000000"/>
                  <w:sz w:val="18"/>
                  <w:szCs w:val="18"/>
                  <w:lang w:bidi="he-IL"/>
                </w:rPr>
                <w:t>length of the data (in words)</w:t>
              </w:r>
            </w:ins>
          </w:p>
        </w:tc>
      </w:tr>
      <w:tr w:rsidR="00CD1205" w:rsidRPr="00CD1205" w:rsidTr="00CD1205">
        <w:trPr>
          <w:trHeight w:val="510"/>
          <w:ins w:id="1606"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607" w:author="kelbaz" w:date="2011-11-14T21:33:00Z"/>
                <w:rFonts w:ascii="Calibri" w:eastAsia="Times New Roman" w:hAnsi="Calibri" w:cs="Calibri"/>
                <w:color w:val="000000"/>
                <w:sz w:val="18"/>
                <w:szCs w:val="18"/>
                <w:lang w:bidi="he-IL"/>
              </w:rPr>
            </w:pPr>
            <w:proofErr w:type="spellStart"/>
            <w:ins w:id="1608" w:author="kelbaz" w:date="2011-11-14T21:33:00Z">
              <w:r w:rsidRPr="00CD1205">
                <w:rPr>
                  <w:rFonts w:ascii="Calibri" w:eastAsia="Times New Roman" w:hAnsi="Calibri" w:cs="Calibri"/>
                  <w:color w:val="000000"/>
                  <w:sz w:val="18"/>
                  <w:szCs w:val="18"/>
                  <w:lang w:bidi="he-IL"/>
                </w:rPr>
                <w:lastRenderedPageBreak/>
                <w:t>addr_out</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09" w:author="kelbaz" w:date="2011-11-14T21:33:00Z"/>
                <w:rFonts w:ascii="Calibri" w:eastAsia="Times New Roman" w:hAnsi="Calibri" w:cs="Calibri"/>
                <w:color w:val="000000"/>
                <w:sz w:val="18"/>
                <w:szCs w:val="18"/>
                <w:lang w:bidi="he-IL"/>
              </w:rPr>
            </w:pPr>
            <w:ins w:id="1610"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11" w:author="kelbaz" w:date="2011-11-14T21:33:00Z"/>
                <w:rFonts w:ascii="Calibri" w:eastAsia="Times New Roman" w:hAnsi="Calibri" w:cs="Calibri"/>
                <w:color w:val="000000"/>
                <w:sz w:val="18"/>
                <w:szCs w:val="18"/>
                <w:lang w:bidi="he-IL"/>
              </w:rPr>
            </w:pPr>
            <w:proofErr w:type="spellStart"/>
            <w:ins w:id="1612" w:author="kelbaz" w:date="2011-11-14T21:33:00Z">
              <w:r w:rsidRPr="00CD1205">
                <w:rPr>
                  <w:rFonts w:ascii="Calibri" w:eastAsia="Times New Roman" w:hAnsi="Calibri" w:cs="Calibri"/>
                  <w:color w:val="000000"/>
                  <w:sz w:val="18"/>
                  <w:szCs w:val="18"/>
                  <w:lang w:bidi="he-IL"/>
                </w:rPr>
                <w:t>addr_d_g</w:t>
              </w:r>
              <w:proofErr w:type="spellEnd"/>
              <w:r w:rsidRPr="00CD1205">
                <w:rPr>
                  <w:rFonts w:ascii="Calibri" w:eastAsia="Times New Roman" w:hAnsi="Calibri" w:cs="Calibri"/>
                  <w:color w:val="000000"/>
                  <w:sz w:val="18"/>
                  <w:szCs w:val="18"/>
                  <w:lang w:bidi="he-IL"/>
                </w:rPr>
                <w:t xml:space="preserve"> * </w:t>
              </w:r>
              <w:proofErr w:type="spellStart"/>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13" w:author="kelbaz" w:date="2011-11-14T21:33:00Z"/>
                <w:rFonts w:ascii="Calibri" w:eastAsia="Times New Roman" w:hAnsi="Calibri" w:cs="Calibri"/>
                <w:color w:val="000000"/>
                <w:sz w:val="18"/>
                <w:szCs w:val="18"/>
                <w:lang w:bidi="he-IL"/>
              </w:rPr>
            </w:pPr>
            <w:ins w:id="1614" w:author="kelbaz" w:date="2011-11-14T21:33:00Z">
              <w:r w:rsidRPr="00CD1205">
                <w:rPr>
                  <w:rFonts w:ascii="Calibri" w:eastAsia="Times New Roman" w:hAnsi="Calibri" w:cs="Calibri"/>
                  <w:color w:val="000000"/>
                  <w:sz w:val="18"/>
                  <w:szCs w:val="18"/>
                  <w:lang w:bidi="he-IL"/>
                </w:rPr>
                <w:t>the address in the client that the information will be written to</w:t>
              </w:r>
            </w:ins>
          </w:p>
        </w:tc>
      </w:tr>
      <w:tr w:rsidR="00CD1205" w:rsidRPr="00CD1205" w:rsidTr="00CD1205">
        <w:trPr>
          <w:trHeight w:val="510"/>
          <w:ins w:id="1615"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616" w:author="kelbaz" w:date="2011-11-14T21:33:00Z"/>
                <w:rFonts w:ascii="Calibri" w:eastAsia="Times New Roman" w:hAnsi="Calibri" w:cs="Calibri"/>
                <w:color w:val="000000"/>
                <w:sz w:val="18"/>
                <w:szCs w:val="18"/>
                <w:lang w:bidi="he-IL"/>
              </w:rPr>
            </w:pPr>
            <w:proofErr w:type="spellStart"/>
            <w:ins w:id="1617" w:author="kelbaz" w:date="2011-11-14T21:33:00Z">
              <w:r w:rsidRPr="00CD1205">
                <w:rPr>
                  <w:rFonts w:ascii="Calibri" w:eastAsia="Times New Roman" w:hAnsi="Calibri" w:cs="Calibri"/>
                  <w:color w:val="000000"/>
                  <w:sz w:val="18"/>
                  <w:szCs w:val="18"/>
                  <w:lang w:bidi="he-IL"/>
                </w:rPr>
                <w:t>user_ack_i</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18" w:author="kelbaz" w:date="2011-11-14T21:33:00Z"/>
                <w:rFonts w:ascii="Calibri" w:eastAsia="Times New Roman" w:hAnsi="Calibri" w:cs="Calibri"/>
                <w:color w:val="000000"/>
                <w:sz w:val="18"/>
                <w:szCs w:val="18"/>
                <w:lang w:bidi="he-IL"/>
              </w:rPr>
            </w:pPr>
            <w:ins w:id="1619" w:author="kelbaz" w:date="2011-11-14T21:33:00Z">
              <w:r w:rsidRPr="00CD1205">
                <w:rPr>
                  <w:rFonts w:ascii="Calibri" w:eastAsia="Times New Roman" w:hAnsi="Calibri" w:cs="Calibri"/>
                  <w:color w:val="000000"/>
                  <w:sz w:val="18"/>
                  <w:szCs w:val="18"/>
                  <w:lang w:bidi="he-IL"/>
                </w:rPr>
                <w:t>I</w:t>
              </w:r>
              <w:r w:rsidR="00CD1205" w:rsidRPr="00CD1205">
                <w:rPr>
                  <w:rFonts w:ascii="Calibri" w:eastAsia="Times New Roman" w:hAnsi="Calibri" w:cs="Calibri"/>
                  <w:color w:val="000000"/>
                  <w:sz w:val="18"/>
                  <w:szCs w:val="18"/>
                  <w:lang w:bidi="he-IL"/>
                </w:rPr>
                <w:t>nput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20" w:author="kelbaz" w:date="2011-11-14T21:33:00Z"/>
                <w:rFonts w:ascii="Calibri" w:eastAsia="Times New Roman" w:hAnsi="Calibri" w:cs="Calibri"/>
                <w:color w:val="000000"/>
                <w:sz w:val="18"/>
                <w:szCs w:val="18"/>
                <w:lang w:bidi="he-IL"/>
              </w:rPr>
            </w:pPr>
            <w:ins w:id="1621"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22" w:author="kelbaz" w:date="2011-11-14T21:33:00Z"/>
                <w:rFonts w:ascii="Calibri" w:eastAsia="Times New Roman" w:hAnsi="Calibri" w:cs="Calibri"/>
                <w:color w:val="000000"/>
                <w:sz w:val="18"/>
                <w:szCs w:val="18"/>
                <w:lang w:bidi="he-IL"/>
              </w:rPr>
            </w:pPr>
            <w:ins w:id="1623" w:author="kelbaz" w:date="2011-11-14T21:33:00Z">
              <w:r w:rsidRPr="00CD1205">
                <w:rPr>
                  <w:rFonts w:ascii="Calibri" w:eastAsia="Times New Roman" w:hAnsi="Calibri" w:cs="Calibri"/>
                  <w:color w:val="000000"/>
                  <w:sz w:val="18"/>
                  <w:szCs w:val="18"/>
                  <w:lang w:bidi="he-IL"/>
                </w:rPr>
                <w:t xml:space="preserve">the user </w:t>
              </w:r>
              <w:proofErr w:type="spellStart"/>
              <w:r w:rsidRPr="00CD1205">
                <w:rPr>
                  <w:rFonts w:ascii="Calibri" w:eastAsia="Times New Roman" w:hAnsi="Calibri" w:cs="Calibri"/>
                  <w:color w:val="000000"/>
                  <w:sz w:val="18"/>
                  <w:szCs w:val="18"/>
                  <w:lang w:bidi="he-IL"/>
                </w:rPr>
                <w:t>uprise</w:t>
              </w:r>
              <w:proofErr w:type="spellEnd"/>
              <w:r w:rsidRPr="00CD1205">
                <w:rPr>
                  <w:rFonts w:ascii="Calibri" w:eastAsia="Times New Roman" w:hAnsi="Calibri" w:cs="Calibri"/>
                  <w:color w:val="000000"/>
                  <w:sz w:val="18"/>
                  <w:szCs w:val="18"/>
                  <w:lang w:bidi="he-IL"/>
                </w:rPr>
                <w:t xml:space="preserve"> this signal in order to force ACK_O to be '1'</w:t>
              </w:r>
            </w:ins>
          </w:p>
        </w:tc>
      </w:tr>
      <w:tr w:rsidR="00CD1205" w:rsidRPr="00CD1205" w:rsidTr="00CD1205">
        <w:trPr>
          <w:trHeight w:val="315"/>
          <w:ins w:id="1624"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625" w:author="kelbaz" w:date="2011-11-14T21:33:00Z"/>
                <w:rFonts w:ascii="Calibri" w:eastAsia="Times New Roman" w:hAnsi="Calibri" w:cs="Calibri"/>
                <w:color w:val="000000"/>
                <w:sz w:val="18"/>
                <w:szCs w:val="18"/>
                <w:lang w:bidi="he-IL"/>
              </w:rPr>
            </w:pPr>
            <w:proofErr w:type="spellStart"/>
            <w:ins w:id="1626" w:author="kelbaz" w:date="2011-11-14T21:33:00Z">
              <w:r w:rsidRPr="00CD1205">
                <w:rPr>
                  <w:rFonts w:ascii="Calibri" w:eastAsia="Times New Roman" w:hAnsi="Calibri" w:cs="Calibri"/>
                  <w:color w:val="000000"/>
                  <w:sz w:val="18"/>
                  <w:szCs w:val="18"/>
                  <w:lang w:bidi="he-IL"/>
                </w:rPr>
                <w:t>cyc_out</w:t>
              </w:r>
              <w:proofErr w:type="spellEnd"/>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27" w:author="kelbaz" w:date="2011-11-14T21:33:00Z"/>
                <w:rFonts w:ascii="Calibri" w:eastAsia="Times New Roman" w:hAnsi="Calibri" w:cs="Calibri"/>
                <w:color w:val="000000"/>
                <w:sz w:val="18"/>
                <w:szCs w:val="18"/>
                <w:lang w:bidi="he-IL"/>
              </w:rPr>
            </w:pPr>
            <w:ins w:id="1628"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29" w:author="kelbaz" w:date="2011-11-14T21:33:00Z"/>
                <w:rFonts w:ascii="Calibri" w:eastAsia="Times New Roman" w:hAnsi="Calibri" w:cs="Calibri"/>
                <w:color w:val="000000"/>
                <w:sz w:val="18"/>
                <w:szCs w:val="18"/>
                <w:lang w:bidi="he-IL"/>
              </w:rPr>
            </w:pPr>
            <w:ins w:id="1630"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31" w:author="kelbaz" w:date="2011-11-14T21:33:00Z"/>
                <w:rFonts w:ascii="Calibri" w:eastAsia="Times New Roman" w:hAnsi="Calibri" w:cs="Calibri"/>
                <w:color w:val="000000"/>
                <w:sz w:val="18"/>
                <w:szCs w:val="18"/>
                <w:lang w:bidi="he-IL"/>
              </w:rPr>
            </w:pPr>
            <w:ins w:id="1632" w:author="kelbaz" w:date="2011-11-14T21:33:00Z">
              <w:r w:rsidRPr="00CD1205">
                <w:rPr>
                  <w:rFonts w:ascii="Calibri" w:eastAsia="Times New Roman" w:hAnsi="Calibri" w:cs="Calibri"/>
                  <w:color w:val="000000"/>
                  <w:sz w:val="18"/>
                  <w:szCs w:val="18"/>
                  <w:lang w:bidi="he-IL"/>
                </w:rPr>
                <w:t xml:space="preserve">the CYC_I signal </w:t>
              </w:r>
              <w:proofErr w:type="spellStart"/>
              <w:r w:rsidRPr="00CD1205">
                <w:rPr>
                  <w:rFonts w:ascii="Calibri" w:eastAsia="Times New Roman" w:hAnsi="Calibri" w:cs="Calibri"/>
                  <w:color w:val="000000"/>
                  <w:sz w:val="18"/>
                  <w:szCs w:val="18"/>
                  <w:lang w:bidi="he-IL"/>
                </w:rPr>
                <w:t>transfering</w:t>
              </w:r>
              <w:proofErr w:type="spellEnd"/>
              <w:r w:rsidRPr="00CD1205">
                <w:rPr>
                  <w:rFonts w:ascii="Calibri" w:eastAsia="Times New Roman" w:hAnsi="Calibri" w:cs="Calibri"/>
                  <w:color w:val="000000"/>
                  <w:sz w:val="18"/>
                  <w:szCs w:val="18"/>
                  <w:lang w:bidi="he-IL"/>
                </w:rPr>
                <w:t xml:space="preserve"> to the user side </w:t>
              </w:r>
            </w:ins>
          </w:p>
        </w:tc>
      </w:tr>
      <w:tr w:rsidR="00CD1205" w:rsidRPr="00CD1205" w:rsidTr="00CD1205">
        <w:trPr>
          <w:trHeight w:val="315"/>
          <w:ins w:id="1633"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634" w:author="kelbaz" w:date="2011-11-14T21:33:00Z"/>
                <w:rFonts w:ascii="Calibri" w:eastAsia="Times New Roman" w:hAnsi="Calibri" w:cs="Calibri"/>
                <w:color w:val="000000"/>
                <w:sz w:val="18"/>
                <w:szCs w:val="18"/>
                <w:lang w:bidi="he-IL"/>
              </w:rPr>
            </w:pPr>
            <w:proofErr w:type="spellStart"/>
            <w:ins w:id="1635" w:author="kelbaz" w:date="2011-11-14T21:33:00Z">
              <w:r w:rsidRPr="00CD1205">
                <w:rPr>
                  <w:rFonts w:ascii="Calibri" w:eastAsia="Times New Roman" w:hAnsi="Calibri" w:cs="Calibri"/>
                  <w:color w:val="000000"/>
                  <w:sz w:val="18"/>
                  <w:szCs w:val="18"/>
                  <w:lang w:bidi="he-IL"/>
                </w:rPr>
                <w:t>stb_out</w:t>
              </w:r>
              <w:proofErr w:type="spellEnd"/>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36" w:author="kelbaz" w:date="2011-11-14T21:33:00Z"/>
                <w:rFonts w:ascii="Calibri" w:eastAsia="Times New Roman" w:hAnsi="Calibri" w:cs="Calibri"/>
                <w:color w:val="000000"/>
                <w:sz w:val="18"/>
                <w:szCs w:val="18"/>
                <w:lang w:bidi="he-IL"/>
              </w:rPr>
            </w:pPr>
            <w:ins w:id="1637"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38" w:author="kelbaz" w:date="2011-11-14T21:33:00Z"/>
                <w:rFonts w:ascii="Calibri" w:eastAsia="Times New Roman" w:hAnsi="Calibri" w:cs="Calibri"/>
                <w:color w:val="000000"/>
                <w:sz w:val="18"/>
                <w:szCs w:val="18"/>
                <w:lang w:bidi="he-IL"/>
              </w:rPr>
            </w:pPr>
            <w:ins w:id="1639"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40" w:author="kelbaz" w:date="2011-11-14T21:33:00Z"/>
                <w:rFonts w:ascii="Calibri" w:eastAsia="Times New Roman" w:hAnsi="Calibri" w:cs="Calibri"/>
                <w:color w:val="000000"/>
                <w:sz w:val="18"/>
                <w:szCs w:val="18"/>
                <w:lang w:bidi="he-IL"/>
              </w:rPr>
            </w:pPr>
            <w:ins w:id="1641" w:author="kelbaz" w:date="2011-11-14T21:33:00Z">
              <w:r w:rsidRPr="00CD1205">
                <w:rPr>
                  <w:rFonts w:ascii="Calibri" w:eastAsia="Times New Roman" w:hAnsi="Calibri" w:cs="Calibri"/>
                  <w:color w:val="000000"/>
                  <w:sz w:val="18"/>
                  <w:szCs w:val="18"/>
                  <w:lang w:bidi="he-IL"/>
                </w:rPr>
                <w:t xml:space="preserve">the STB_I signal </w:t>
              </w:r>
              <w:proofErr w:type="spellStart"/>
              <w:r w:rsidRPr="00CD1205">
                <w:rPr>
                  <w:rFonts w:ascii="Calibri" w:eastAsia="Times New Roman" w:hAnsi="Calibri" w:cs="Calibri"/>
                  <w:color w:val="000000"/>
                  <w:sz w:val="18"/>
                  <w:szCs w:val="18"/>
                  <w:lang w:bidi="he-IL"/>
                </w:rPr>
                <w:t>transfering</w:t>
              </w:r>
              <w:proofErr w:type="spellEnd"/>
              <w:r w:rsidRPr="00CD1205">
                <w:rPr>
                  <w:rFonts w:ascii="Calibri" w:eastAsia="Times New Roman" w:hAnsi="Calibri" w:cs="Calibri"/>
                  <w:color w:val="000000"/>
                  <w:sz w:val="18"/>
                  <w:szCs w:val="18"/>
                  <w:lang w:bidi="he-IL"/>
                </w:rPr>
                <w:t xml:space="preserve"> to the user side </w:t>
              </w:r>
            </w:ins>
          </w:p>
        </w:tc>
      </w:tr>
      <w:tr w:rsidR="00CD1205" w:rsidRPr="00CD1205" w:rsidTr="00CD1205">
        <w:trPr>
          <w:trHeight w:val="315"/>
          <w:ins w:id="1642"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643" w:author="kelbaz" w:date="2011-11-14T21:33:00Z"/>
                <w:rFonts w:ascii="Calibri" w:eastAsia="Times New Roman" w:hAnsi="Calibri" w:cs="Calibri"/>
                <w:color w:val="000000"/>
                <w:sz w:val="18"/>
                <w:szCs w:val="18"/>
                <w:lang w:bidi="he-IL"/>
              </w:rPr>
            </w:pPr>
            <w:proofErr w:type="spellStart"/>
            <w:ins w:id="1644" w:author="kelbaz" w:date="2011-11-14T21:33:00Z">
              <w:r w:rsidRPr="00CD1205">
                <w:rPr>
                  <w:rFonts w:ascii="Calibri" w:eastAsia="Times New Roman" w:hAnsi="Calibri" w:cs="Calibri"/>
                  <w:color w:val="000000"/>
                  <w:sz w:val="18"/>
                  <w:szCs w:val="18"/>
                  <w:lang w:bidi="he-IL"/>
                </w:rPr>
                <w:t>valid_out</w:t>
              </w:r>
              <w:proofErr w:type="spellEnd"/>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45" w:author="kelbaz" w:date="2011-11-14T21:33:00Z"/>
                <w:rFonts w:ascii="Calibri" w:eastAsia="Times New Roman" w:hAnsi="Calibri" w:cs="Calibri"/>
                <w:color w:val="000000"/>
                <w:sz w:val="18"/>
                <w:szCs w:val="18"/>
                <w:lang w:bidi="he-IL"/>
              </w:rPr>
            </w:pPr>
            <w:ins w:id="1646"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47" w:author="kelbaz" w:date="2011-11-14T21:33:00Z"/>
                <w:rFonts w:ascii="Calibri" w:eastAsia="Times New Roman" w:hAnsi="Calibri" w:cs="Calibri"/>
                <w:color w:val="000000"/>
                <w:sz w:val="18"/>
                <w:szCs w:val="18"/>
                <w:lang w:bidi="he-IL"/>
              </w:rPr>
            </w:pPr>
            <w:ins w:id="1648" w:author="kelbaz" w:date="2011-11-14T21:33:00Z">
              <w:r w:rsidRPr="00CD1205">
                <w:rPr>
                  <w:rFonts w:ascii="Calibri" w:eastAsia="Times New Roman" w:hAnsi="Calibri" w:cs="Calibri"/>
                  <w:color w:val="000000"/>
                  <w:sz w:val="18"/>
                  <w:szCs w:val="18"/>
                  <w:lang w:bidi="he-IL"/>
                </w:rPr>
                <w:t>1</w:t>
              </w:r>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49" w:author="kelbaz" w:date="2011-11-14T21:33:00Z"/>
                <w:rFonts w:ascii="Calibri" w:eastAsia="Times New Roman" w:hAnsi="Calibri" w:cs="Calibri"/>
                <w:color w:val="000000"/>
                <w:sz w:val="18"/>
                <w:szCs w:val="18"/>
                <w:lang w:bidi="he-IL"/>
              </w:rPr>
            </w:pPr>
            <w:ins w:id="1650" w:author="kelbaz" w:date="2011-11-14T21:33:00Z">
              <w:r w:rsidRPr="00CD1205">
                <w:rPr>
                  <w:rFonts w:ascii="Calibri" w:eastAsia="Times New Roman" w:hAnsi="Calibri" w:cs="Calibri"/>
                  <w:color w:val="000000"/>
                  <w:sz w:val="18"/>
                  <w:szCs w:val="18"/>
                  <w:lang w:bidi="he-IL"/>
                </w:rPr>
                <w:t>data output validity</w:t>
              </w:r>
            </w:ins>
          </w:p>
        </w:tc>
      </w:tr>
      <w:tr w:rsidR="00CD1205" w:rsidRPr="00CD1205" w:rsidTr="00CD1205">
        <w:trPr>
          <w:trHeight w:val="315"/>
          <w:ins w:id="1651" w:author="kelbaz" w:date="2011-11-14T21:33:00Z"/>
        </w:trPr>
        <w:tc>
          <w:tcPr>
            <w:tcW w:w="1480" w:type="dxa"/>
            <w:tcBorders>
              <w:top w:val="nil"/>
              <w:left w:val="single" w:sz="8" w:space="0" w:color="auto"/>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left"/>
              <w:rPr>
                <w:ins w:id="1652" w:author="kelbaz" w:date="2011-11-14T21:33:00Z"/>
                <w:rFonts w:ascii="Calibri" w:eastAsia="Times New Roman" w:hAnsi="Calibri" w:cs="Calibri"/>
                <w:color w:val="000000"/>
                <w:sz w:val="18"/>
                <w:szCs w:val="18"/>
                <w:lang w:bidi="he-IL"/>
              </w:rPr>
            </w:pPr>
            <w:proofErr w:type="spellStart"/>
            <w:ins w:id="1653" w:author="kelbaz" w:date="2011-11-14T21:33:00Z">
              <w:r w:rsidRPr="00CD1205">
                <w:rPr>
                  <w:rFonts w:ascii="Calibri" w:eastAsia="Times New Roman" w:hAnsi="Calibri" w:cs="Calibri"/>
                  <w:color w:val="000000"/>
                  <w:sz w:val="18"/>
                  <w:szCs w:val="18"/>
                  <w:lang w:bidi="he-IL"/>
                </w:rPr>
                <w:t>data_out</w:t>
              </w:r>
              <w:proofErr w:type="spellEnd"/>
              <w:r w:rsidRPr="00CD1205">
                <w:rPr>
                  <w:rFonts w:ascii="Calibri" w:eastAsia="Times New Roman" w:hAnsi="Calibri" w:cs="Calibri"/>
                  <w:color w:val="000000"/>
                  <w:sz w:val="18"/>
                  <w:szCs w:val="18"/>
                  <w:lang w:bidi="he-IL"/>
                </w:rPr>
                <w:t xml:space="preserve">      </w:t>
              </w:r>
            </w:ins>
          </w:p>
        </w:tc>
        <w:tc>
          <w:tcPr>
            <w:tcW w:w="1720" w:type="dxa"/>
            <w:tcBorders>
              <w:top w:val="nil"/>
              <w:left w:val="nil"/>
              <w:bottom w:val="single" w:sz="8" w:space="0" w:color="auto"/>
              <w:right w:val="single" w:sz="8" w:space="0" w:color="auto"/>
            </w:tcBorders>
            <w:shd w:val="clear" w:color="auto" w:fill="auto"/>
            <w:noWrap/>
            <w:vAlign w:val="bottom"/>
            <w:hideMark/>
          </w:tcPr>
          <w:p w:rsidR="00CD1205" w:rsidRPr="00CD1205" w:rsidRDefault="003A2B8B" w:rsidP="00CD1205">
            <w:pPr>
              <w:bidi w:val="0"/>
              <w:spacing w:after="0" w:line="240" w:lineRule="auto"/>
              <w:jc w:val="left"/>
              <w:rPr>
                <w:ins w:id="1654" w:author="kelbaz" w:date="2011-11-14T21:33:00Z"/>
                <w:rFonts w:ascii="Calibri" w:eastAsia="Times New Roman" w:hAnsi="Calibri" w:cs="Calibri"/>
                <w:color w:val="000000"/>
                <w:sz w:val="18"/>
                <w:szCs w:val="18"/>
                <w:lang w:bidi="he-IL"/>
              </w:rPr>
            </w:pPr>
            <w:ins w:id="1655" w:author="kelbaz" w:date="2011-11-14T21:33:00Z">
              <w:r w:rsidRPr="00CD1205">
                <w:rPr>
                  <w:rFonts w:ascii="Calibri" w:eastAsia="Times New Roman" w:hAnsi="Calibri" w:cs="Calibri"/>
                  <w:color w:val="000000"/>
                  <w:sz w:val="18"/>
                  <w:szCs w:val="18"/>
                  <w:lang w:bidi="he-IL"/>
                </w:rPr>
                <w:t>O</w:t>
              </w:r>
              <w:r w:rsidR="00CD1205" w:rsidRPr="00CD1205">
                <w:rPr>
                  <w:rFonts w:ascii="Calibri" w:eastAsia="Times New Roman" w:hAnsi="Calibri" w:cs="Calibri"/>
                  <w:color w:val="000000"/>
                  <w:sz w:val="18"/>
                  <w:szCs w:val="18"/>
                  <w:lang w:bidi="he-IL"/>
                </w:rPr>
                <w:t>utput</w:t>
              </w:r>
            </w:ins>
          </w:p>
        </w:tc>
        <w:tc>
          <w:tcPr>
            <w:tcW w:w="1901" w:type="dxa"/>
            <w:tcBorders>
              <w:top w:val="nil"/>
              <w:left w:val="nil"/>
              <w:bottom w:val="single" w:sz="8" w:space="0" w:color="auto"/>
              <w:right w:val="single" w:sz="8" w:space="0" w:color="auto"/>
            </w:tcBorders>
            <w:shd w:val="clear" w:color="auto" w:fill="auto"/>
            <w:noWrap/>
            <w:vAlign w:val="bottom"/>
            <w:hideMark/>
          </w:tcPr>
          <w:p w:rsidR="00CD1205" w:rsidRPr="00CD1205" w:rsidRDefault="00CD1205" w:rsidP="00CD1205">
            <w:pPr>
              <w:bidi w:val="0"/>
              <w:spacing w:after="0" w:line="240" w:lineRule="auto"/>
              <w:jc w:val="center"/>
              <w:rPr>
                <w:ins w:id="1656" w:author="kelbaz" w:date="2011-11-14T21:33:00Z"/>
                <w:rFonts w:ascii="Calibri" w:eastAsia="Times New Roman" w:hAnsi="Calibri" w:cs="Calibri"/>
                <w:color w:val="000000"/>
                <w:sz w:val="18"/>
                <w:szCs w:val="18"/>
                <w:lang w:bidi="he-IL"/>
              </w:rPr>
            </w:pPr>
            <w:proofErr w:type="spellStart"/>
            <w:ins w:id="1657" w:author="kelbaz" w:date="2011-11-14T21:33:00Z">
              <w:r w:rsidRPr="00CD1205">
                <w:rPr>
                  <w:rFonts w:ascii="Calibri" w:eastAsia="Times New Roman" w:hAnsi="Calibri" w:cs="Calibri"/>
                  <w:color w:val="000000"/>
                  <w:sz w:val="18"/>
                  <w:szCs w:val="18"/>
                  <w:lang w:bidi="he-IL"/>
                </w:rPr>
                <w:t>data_width_g</w:t>
              </w:r>
              <w:proofErr w:type="spellEnd"/>
            </w:ins>
          </w:p>
        </w:tc>
        <w:tc>
          <w:tcPr>
            <w:tcW w:w="3719" w:type="dxa"/>
            <w:tcBorders>
              <w:top w:val="nil"/>
              <w:left w:val="nil"/>
              <w:bottom w:val="single" w:sz="8" w:space="0" w:color="auto"/>
              <w:right w:val="single" w:sz="8" w:space="0" w:color="auto"/>
            </w:tcBorders>
            <w:shd w:val="clear" w:color="auto" w:fill="auto"/>
            <w:vAlign w:val="bottom"/>
            <w:hideMark/>
          </w:tcPr>
          <w:p w:rsidR="00CD1205" w:rsidRPr="00CD1205" w:rsidRDefault="00CD1205" w:rsidP="00CD1205">
            <w:pPr>
              <w:bidi w:val="0"/>
              <w:spacing w:after="0" w:line="240" w:lineRule="auto"/>
              <w:jc w:val="left"/>
              <w:rPr>
                <w:ins w:id="1658" w:author="kelbaz" w:date="2011-11-14T21:33:00Z"/>
                <w:rFonts w:ascii="Calibri" w:eastAsia="Times New Roman" w:hAnsi="Calibri" w:cs="Calibri"/>
                <w:color w:val="000000"/>
                <w:sz w:val="18"/>
                <w:szCs w:val="18"/>
                <w:lang w:bidi="he-IL"/>
              </w:rPr>
            </w:pPr>
            <w:ins w:id="1659" w:author="kelbaz" w:date="2011-11-14T21:33:00Z">
              <w:r w:rsidRPr="00CD1205">
                <w:rPr>
                  <w:rFonts w:ascii="Calibri" w:eastAsia="Times New Roman" w:hAnsi="Calibri" w:cs="Calibri"/>
                  <w:color w:val="000000"/>
                  <w:sz w:val="18"/>
                  <w:szCs w:val="18"/>
                  <w:lang w:bidi="he-IL"/>
                </w:rPr>
                <w:t xml:space="preserve">data </w:t>
              </w:r>
              <w:proofErr w:type="spellStart"/>
              <w:r w:rsidRPr="00CD1205">
                <w:rPr>
                  <w:rFonts w:ascii="Calibri" w:eastAsia="Times New Roman" w:hAnsi="Calibri" w:cs="Calibri"/>
                  <w:color w:val="000000"/>
                  <w:sz w:val="18"/>
                  <w:szCs w:val="18"/>
                  <w:lang w:bidi="he-IL"/>
                </w:rPr>
                <w:t>transmited</w:t>
              </w:r>
              <w:proofErr w:type="spellEnd"/>
              <w:r w:rsidRPr="00CD1205">
                <w:rPr>
                  <w:rFonts w:ascii="Calibri" w:eastAsia="Times New Roman" w:hAnsi="Calibri" w:cs="Calibri"/>
                  <w:color w:val="000000"/>
                  <w:sz w:val="18"/>
                  <w:szCs w:val="18"/>
                  <w:lang w:bidi="he-IL"/>
                </w:rPr>
                <w:t xml:space="preserve"> to the user side</w:t>
              </w:r>
            </w:ins>
          </w:p>
        </w:tc>
      </w:tr>
    </w:tbl>
    <w:p w:rsidR="00122182" w:rsidRDefault="00CD1205" w:rsidP="00122182">
      <w:pPr>
        <w:pStyle w:val="Caption"/>
        <w:jc w:val="center"/>
        <w:rPr>
          <w:lang w:bidi="he-IL"/>
        </w:rPr>
        <w:pPrChange w:id="1660" w:author="kelbaz" w:date="2011-11-14T21:33:00Z">
          <w:pPr>
            <w:bidi w:val="0"/>
          </w:pPr>
        </w:pPrChange>
      </w:pPr>
      <w:ins w:id="1661" w:author="kelbaz" w:date="2011-11-14T21:33:00Z">
        <w:r>
          <w:t xml:space="preserve">Table </w:t>
        </w:r>
        <w:r w:rsidR="00122182">
          <w:fldChar w:fldCharType="begin"/>
        </w:r>
        <w:r>
          <w:instrText xml:space="preserve"> SEQ Table \* ARABIC </w:instrText>
        </w:r>
      </w:ins>
      <w:r w:rsidR="00122182">
        <w:fldChar w:fldCharType="separate"/>
      </w:r>
      <w:ins w:id="1662" w:author="kelbaz" w:date="2011-11-14T21:33:00Z">
        <w:r>
          <w:rPr>
            <w:noProof/>
          </w:rPr>
          <w:t>38</w:t>
        </w:r>
        <w:r w:rsidR="00122182">
          <w:fldChar w:fldCharType="end"/>
        </w:r>
        <w:r>
          <w:rPr>
            <w:noProof/>
          </w:rPr>
          <w:t xml:space="preserve"> - whishbone slave interface</w:t>
        </w:r>
      </w:ins>
    </w:p>
    <w:p w:rsidR="00CD1205" w:rsidRDefault="00CD1205" w:rsidP="002767D9">
      <w:pPr>
        <w:keepNext/>
        <w:bidi w:val="0"/>
        <w:rPr>
          <w:ins w:id="1663" w:author="kelbaz" w:date="2011-11-14T21:34:00Z"/>
          <w:noProof/>
          <w:lang w:bidi="he-IL"/>
        </w:rPr>
      </w:pPr>
      <w:ins w:id="1664" w:author="kelbaz" w:date="2011-11-14T21:34:00Z">
        <w:r>
          <w:rPr>
            <w:noProof/>
            <w:lang w:bidi="he-IL"/>
          </w:rPr>
          <w:t>Wishbone slave generics : same as whishbone master, see there.</w:t>
        </w:r>
      </w:ins>
    </w:p>
    <w:p w:rsidR="00CD1205" w:rsidRDefault="00CD1205" w:rsidP="00CD1205">
      <w:pPr>
        <w:keepNext/>
        <w:bidi w:val="0"/>
        <w:rPr>
          <w:ins w:id="1665" w:author="kelbaz" w:date="2011-11-14T21:34:00Z"/>
          <w:noProof/>
          <w:lang w:bidi="he-IL"/>
        </w:rPr>
      </w:pPr>
    </w:p>
    <w:p w:rsidR="002767D9" w:rsidRDefault="002767D9" w:rsidP="00CD1205">
      <w:pPr>
        <w:keepNext/>
        <w:bidi w:val="0"/>
      </w:pPr>
      <w:r w:rsidRPr="002767D9">
        <w:rPr>
          <w:noProof/>
          <w:lang w:bidi="he-IL"/>
        </w:rPr>
        <w:drawing>
          <wp:inline distT="0" distB="0" distL="0" distR="0">
            <wp:extent cx="3795499" cy="3827943"/>
            <wp:effectExtent l="19050" t="0" r="0" b="0"/>
            <wp:docPr id="18" name="Picture 17" descr="wishbone_slave_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bone_slave_FSM.jpg"/>
                    <pic:cNvPicPr/>
                  </pic:nvPicPr>
                  <pic:blipFill>
                    <a:blip r:embed="rId31" cstate="print"/>
                    <a:stretch>
                      <a:fillRect/>
                    </a:stretch>
                  </pic:blipFill>
                  <pic:spPr>
                    <a:xfrm>
                      <a:off x="0" y="0"/>
                      <a:ext cx="3795909" cy="3828356"/>
                    </a:xfrm>
                    <a:prstGeom prst="rect">
                      <a:avLst/>
                    </a:prstGeom>
                  </pic:spPr>
                </pic:pic>
              </a:graphicData>
            </a:graphic>
          </wp:inline>
        </w:drawing>
      </w:r>
    </w:p>
    <w:p w:rsidR="002767D9" w:rsidRPr="002E1763" w:rsidRDefault="002767D9" w:rsidP="002767D9">
      <w:pPr>
        <w:pStyle w:val="Caption"/>
        <w:jc w:val="center"/>
      </w:pPr>
      <w:bookmarkStart w:id="1666" w:name="_Toc308632037"/>
      <w:r>
        <w:t xml:space="preserve">Figure </w:t>
      </w:r>
      <w:r w:rsidR="00122182">
        <w:fldChar w:fldCharType="begin"/>
      </w:r>
      <w:r w:rsidR="006A2BF5">
        <w:instrText xml:space="preserve"> SEQ Figure \* ARABIC </w:instrText>
      </w:r>
      <w:r w:rsidR="00122182">
        <w:fldChar w:fldCharType="separate"/>
      </w:r>
      <w:ins w:id="1667" w:author="dobstbau" w:date="2011-11-14T19:57:00Z">
        <w:r w:rsidR="0043004A">
          <w:rPr>
            <w:noProof/>
          </w:rPr>
          <w:t>17</w:t>
        </w:r>
      </w:ins>
      <w:ins w:id="1668" w:author="kelbaz" w:date="2011-11-13T18:17:00Z">
        <w:del w:id="1669" w:author="dobstbau" w:date="2011-11-14T19:57:00Z">
          <w:r w:rsidR="00DA4E5D" w:rsidDel="0043004A">
            <w:rPr>
              <w:noProof/>
            </w:rPr>
            <w:delText>16</w:delText>
          </w:r>
        </w:del>
      </w:ins>
      <w:del w:id="1670" w:author="dobstbau" w:date="2011-11-14T19:57:00Z">
        <w:r w:rsidR="00B35E5A" w:rsidDel="0043004A">
          <w:rPr>
            <w:noProof/>
          </w:rPr>
          <w:delText>15</w:delText>
        </w:r>
      </w:del>
      <w:r w:rsidR="00122182">
        <w:fldChar w:fldCharType="end"/>
      </w:r>
      <w:r>
        <w:t xml:space="preserve"> - Wishbone Slave FSM</w:t>
      </w:r>
      <w:bookmarkEnd w:id="1666"/>
    </w:p>
    <w:p w:rsidR="009332F4" w:rsidRDefault="009554DE" w:rsidP="002C48B0">
      <w:pPr>
        <w:bidi w:val="0"/>
      </w:pPr>
      <w:r w:rsidRPr="009554DE">
        <w:rPr>
          <w:rStyle w:val="IntenseEmphasis"/>
        </w:rPr>
        <w:lastRenderedPageBreak/>
        <w:t>GUI MATLAB</w:t>
      </w:r>
      <w:r w:rsidR="00E92E34">
        <w:rPr>
          <w:rStyle w:val="IntenseEmphasis"/>
        </w:rPr>
        <w:br/>
      </w:r>
      <w:r w:rsidR="009332F4">
        <w:rPr>
          <w:smallCaps/>
          <w:noProof/>
          <w:color w:val="009DD9" w:themeColor="accent2"/>
          <w:spacing w:val="10"/>
          <w:lang w:bidi="he-IL"/>
        </w:rPr>
        <w:drawing>
          <wp:inline distT="0" distB="0" distL="0" distR="0">
            <wp:extent cx="5274310" cy="3441692"/>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274310" cy="3441692"/>
                    </a:xfrm>
                    <a:prstGeom prst="rect">
                      <a:avLst/>
                    </a:prstGeom>
                    <a:noFill/>
                    <a:ln w="9525">
                      <a:noFill/>
                      <a:miter lim="800000"/>
                      <a:headEnd/>
                      <a:tailEnd/>
                    </a:ln>
                  </pic:spPr>
                </pic:pic>
              </a:graphicData>
            </a:graphic>
          </wp:inline>
        </w:drawing>
      </w:r>
    </w:p>
    <w:p w:rsidR="009332F4" w:rsidRDefault="00E92E34">
      <w:pPr>
        <w:pStyle w:val="Caption"/>
        <w:jc w:val="center"/>
        <w:rPr>
          <w:rStyle w:val="IntenseEmphasis"/>
        </w:rPr>
      </w:pPr>
      <w:bookmarkStart w:id="1671" w:name="_Toc308632038"/>
      <w:r>
        <w:t xml:space="preserve">Figure </w:t>
      </w:r>
      <w:r w:rsidR="00122182">
        <w:fldChar w:fldCharType="begin"/>
      </w:r>
      <w:r>
        <w:instrText xml:space="preserve"> SEQ Figure \* ARABIC </w:instrText>
      </w:r>
      <w:r w:rsidR="00122182">
        <w:fldChar w:fldCharType="separate"/>
      </w:r>
      <w:ins w:id="1672" w:author="dobstbau" w:date="2011-11-14T19:57:00Z">
        <w:r w:rsidR="0043004A">
          <w:rPr>
            <w:noProof/>
          </w:rPr>
          <w:t>18</w:t>
        </w:r>
      </w:ins>
      <w:ins w:id="1673" w:author="kelbaz" w:date="2011-11-13T18:17:00Z">
        <w:del w:id="1674" w:author="dobstbau" w:date="2011-11-14T19:57:00Z">
          <w:r w:rsidR="00DA4E5D" w:rsidDel="0043004A">
            <w:rPr>
              <w:noProof/>
            </w:rPr>
            <w:delText>17</w:delText>
          </w:r>
        </w:del>
      </w:ins>
      <w:del w:id="1675" w:author="dobstbau" w:date="2011-11-14T19:57:00Z">
        <w:r w:rsidR="00B35E5A" w:rsidDel="0043004A">
          <w:rPr>
            <w:noProof/>
          </w:rPr>
          <w:delText>16</w:delText>
        </w:r>
      </w:del>
      <w:r w:rsidR="00122182">
        <w:fldChar w:fldCharType="end"/>
      </w:r>
      <w:r>
        <w:t xml:space="preserve"> - GUI</w:t>
      </w:r>
      <w:bookmarkEnd w:id="1671"/>
    </w:p>
    <w:p w:rsidR="00E244DB" w:rsidRDefault="00E244DB" w:rsidP="00E244DB">
      <w:pPr>
        <w:bidi w:val="0"/>
        <w:rPr>
          <w:rStyle w:val="Emphasis"/>
        </w:rPr>
      </w:pPr>
      <w:r w:rsidRPr="00F26180">
        <w:rPr>
          <w:rStyle w:val="Emphasis"/>
        </w:rPr>
        <w:t>General Description</w:t>
      </w:r>
    </w:p>
    <w:p w:rsidR="004209C1" w:rsidRPr="004209C1" w:rsidRDefault="007D3E65" w:rsidP="004209C1">
      <w:pPr>
        <w:pStyle w:val="ListParagraph"/>
        <w:numPr>
          <w:ilvl w:val="0"/>
          <w:numId w:val="19"/>
        </w:numPr>
        <w:bidi w:val="0"/>
      </w:pPr>
      <w:r w:rsidRPr="007D3E65">
        <w:t>The GUI will give the user the following capability to Read and write data to Flash or directly to a client. In addition, it would have features for debugging.</w:t>
      </w:r>
    </w:p>
    <w:p w:rsidR="004209C1" w:rsidRPr="004209C1" w:rsidRDefault="004209C1" w:rsidP="004209C1">
      <w:pPr>
        <w:pStyle w:val="ListParagraph"/>
        <w:bidi w:val="0"/>
        <w:ind w:left="1440"/>
      </w:pPr>
    </w:p>
    <w:p w:rsidR="004209C1" w:rsidRPr="004209C1" w:rsidRDefault="007D3E65" w:rsidP="004209C1">
      <w:pPr>
        <w:pStyle w:val="ListParagraph"/>
        <w:numPr>
          <w:ilvl w:val="0"/>
          <w:numId w:val="19"/>
        </w:numPr>
        <w:bidi w:val="0"/>
      </w:pPr>
      <w:r w:rsidRPr="007D3E65">
        <w:t xml:space="preserve">Communication to system via UART protocol with baud rate </w:t>
      </w:r>
      <w:proofErr w:type="gramStart"/>
      <w:r w:rsidRPr="007D3E65">
        <w:t xml:space="preserve">of 115,200 </w:t>
      </w:r>
      <w:proofErr w:type="spellStart"/>
      <w:r w:rsidR="00200A11">
        <w:t>k</w:t>
      </w:r>
      <w:r w:rsidRPr="007D3E65">
        <w:t>bits</w:t>
      </w:r>
      <w:proofErr w:type="spellEnd"/>
      <w:r w:rsidRPr="007D3E65">
        <w:t>/sec</w:t>
      </w:r>
      <w:proofErr w:type="gramEnd"/>
      <w:r w:rsidRPr="007D3E65">
        <w:t>.</w:t>
      </w:r>
    </w:p>
    <w:p w:rsidR="004209C1" w:rsidRPr="004209C1" w:rsidRDefault="004209C1" w:rsidP="004209C1">
      <w:pPr>
        <w:pStyle w:val="ListParagraph"/>
      </w:pPr>
    </w:p>
    <w:p w:rsidR="004209C1" w:rsidRPr="004209C1" w:rsidRDefault="007D3E65" w:rsidP="004209C1">
      <w:pPr>
        <w:pStyle w:val="ListParagraph"/>
        <w:numPr>
          <w:ilvl w:val="0"/>
          <w:numId w:val="19"/>
        </w:numPr>
        <w:bidi w:val="0"/>
      </w:pPr>
      <w:r w:rsidRPr="007D3E65">
        <w:t>One of The GUI aims is to simplify user operations as much as possible. Therefore the user won’t need to insert information like SOF, EOF, CRC but only the minimum relevant data.</w:t>
      </w:r>
    </w:p>
    <w:p w:rsidR="004209C1" w:rsidRPr="004209C1" w:rsidRDefault="004209C1" w:rsidP="004209C1">
      <w:pPr>
        <w:pStyle w:val="ListParagraph"/>
        <w:rPr>
          <w:u w:val="single"/>
        </w:rPr>
      </w:pPr>
    </w:p>
    <w:p w:rsidR="004209C1" w:rsidRPr="004209C1" w:rsidRDefault="007D3E65" w:rsidP="004209C1">
      <w:pPr>
        <w:pStyle w:val="ListParagraph"/>
        <w:numPr>
          <w:ilvl w:val="0"/>
          <w:numId w:val="19"/>
        </w:numPr>
        <w:bidi w:val="0"/>
        <w:rPr>
          <w:b/>
          <w:bCs/>
        </w:rPr>
      </w:pPr>
      <w:r w:rsidRPr="007D3E65">
        <w:rPr>
          <w:b/>
          <w:bCs/>
        </w:rPr>
        <w:t>GUI capabilities:</w:t>
      </w:r>
    </w:p>
    <w:p w:rsidR="004209C1" w:rsidRPr="004209C1" w:rsidRDefault="004209C1" w:rsidP="004209C1">
      <w:pPr>
        <w:pStyle w:val="ListParagraph"/>
      </w:pPr>
    </w:p>
    <w:p w:rsidR="004209C1" w:rsidRPr="004209C1" w:rsidRDefault="007D3E65" w:rsidP="004209C1">
      <w:pPr>
        <w:pStyle w:val="ListParagraph"/>
        <w:numPr>
          <w:ilvl w:val="0"/>
          <w:numId w:val="6"/>
        </w:numPr>
        <w:bidi w:val="0"/>
      </w:pPr>
      <w:r w:rsidRPr="007D3E65">
        <w:t>Data transfer directly to registers in clients. The user would type the following information to use this feature:</w:t>
      </w:r>
    </w:p>
    <w:tbl>
      <w:tblPr>
        <w:tblStyle w:val="TableGrid"/>
        <w:tblW w:w="0" w:type="auto"/>
        <w:tblInd w:w="1976" w:type="dxa"/>
        <w:tblLook w:val="04A0"/>
      </w:tblPr>
      <w:tblGrid>
        <w:gridCol w:w="2111"/>
        <w:gridCol w:w="2130"/>
        <w:gridCol w:w="2109"/>
      </w:tblGrid>
      <w:tr w:rsidR="004209C1" w:rsidRPr="004209C1" w:rsidTr="004209C1">
        <w:trPr>
          <w:trHeight w:val="260"/>
        </w:trPr>
        <w:tc>
          <w:tcPr>
            <w:tcW w:w="2111" w:type="dxa"/>
          </w:tcPr>
          <w:p w:rsidR="004209C1" w:rsidRPr="004209C1" w:rsidRDefault="007D3E65" w:rsidP="004209C1">
            <w:pPr>
              <w:pStyle w:val="ListParagraph"/>
              <w:bidi w:val="0"/>
              <w:spacing w:after="200" w:line="276" w:lineRule="auto"/>
              <w:ind w:left="0"/>
              <w:jc w:val="center"/>
            </w:pPr>
            <w:r w:rsidRPr="007D3E65">
              <w:t>Client</w:t>
            </w:r>
          </w:p>
        </w:tc>
        <w:tc>
          <w:tcPr>
            <w:tcW w:w="2130" w:type="dxa"/>
          </w:tcPr>
          <w:p w:rsidR="004209C1" w:rsidRPr="004209C1" w:rsidRDefault="007D3E65" w:rsidP="004209C1">
            <w:pPr>
              <w:pStyle w:val="ListParagraph"/>
              <w:bidi w:val="0"/>
              <w:spacing w:after="200" w:line="276" w:lineRule="auto"/>
              <w:ind w:left="0"/>
              <w:jc w:val="center"/>
            </w:pPr>
            <w:r w:rsidRPr="007D3E65">
              <w:t>Register</w:t>
            </w:r>
          </w:p>
        </w:tc>
        <w:tc>
          <w:tcPr>
            <w:tcW w:w="2109" w:type="dxa"/>
          </w:tcPr>
          <w:p w:rsidR="004209C1" w:rsidRPr="004209C1" w:rsidRDefault="007D3E65" w:rsidP="004209C1">
            <w:pPr>
              <w:pStyle w:val="ListParagraph"/>
              <w:bidi w:val="0"/>
              <w:spacing w:after="200" w:line="276" w:lineRule="auto"/>
              <w:ind w:left="0"/>
              <w:jc w:val="center"/>
            </w:pPr>
            <w:r w:rsidRPr="007D3E65">
              <w:t>Value</w:t>
            </w:r>
          </w:p>
        </w:tc>
      </w:tr>
    </w:tbl>
    <w:p w:rsidR="004209C1" w:rsidRPr="004209C1" w:rsidRDefault="007D3E65" w:rsidP="004209C1">
      <w:pPr>
        <w:pStyle w:val="ListParagraph"/>
        <w:bidi w:val="0"/>
      </w:pPr>
      <w:r w:rsidRPr="007D3E65">
        <w:t xml:space="preserve">               The GUI would show information about a register once it is chosen.</w:t>
      </w:r>
    </w:p>
    <w:p w:rsidR="004209C1" w:rsidRPr="004209C1" w:rsidRDefault="00D06693" w:rsidP="004209C1">
      <w:pPr>
        <w:pStyle w:val="ListParagraph"/>
        <w:numPr>
          <w:ilvl w:val="0"/>
          <w:numId w:val="6"/>
        </w:numPr>
        <w:bidi w:val="0"/>
      </w:pPr>
      <w:r w:rsidRPr="007D3E65">
        <w:t>Reading data</w:t>
      </w:r>
      <w:r w:rsidR="007D3E65" w:rsidRPr="007D3E65">
        <w:t xml:space="preserve"> from registers and displaying it on the GUI.</w:t>
      </w:r>
    </w:p>
    <w:p w:rsidR="004209C1" w:rsidRPr="004209C1" w:rsidRDefault="007D3E65" w:rsidP="004209C1">
      <w:pPr>
        <w:pStyle w:val="ListParagraph"/>
        <w:numPr>
          <w:ilvl w:val="0"/>
          <w:numId w:val="6"/>
        </w:numPr>
        <w:bidi w:val="0"/>
      </w:pPr>
      <w:r w:rsidRPr="007D3E65">
        <w:t>Transmitting data to Flash by one of two methods:</w:t>
      </w:r>
    </w:p>
    <w:p w:rsidR="004209C1" w:rsidRPr="004209C1" w:rsidRDefault="007D3E65" w:rsidP="004209C1">
      <w:pPr>
        <w:pStyle w:val="ListParagraph"/>
        <w:numPr>
          <w:ilvl w:val="0"/>
          <w:numId w:val="37"/>
        </w:numPr>
        <w:bidi w:val="0"/>
      </w:pPr>
      <w:r w:rsidRPr="007D3E65">
        <w:t>Direct typing</w:t>
      </w:r>
    </w:p>
    <w:p w:rsidR="004209C1" w:rsidRPr="004209C1" w:rsidRDefault="007D3E65" w:rsidP="004209C1">
      <w:pPr>
        <w:pStyle w:val="ListParagraph"/>
        <w:numPr>
          <w:ilvl w:val="0"/>
          <w:numId w:val="37"/>
        </w:numPr>
        <w:bidi w:val="0"/>
      </w:pPr>
      <w:r w:rsidRPr="007D3E65">
        <w:t>Loading data from a text file.</w:t>
      </w:r>
    </w:p>
    <w:p w:rsidR="004209C1" w:rsidRPr="004209C1" w:rsidRDefault="007D3E65" w:rsidP="002A0148">
      <w:pPr>
        <w:pStyle w:val="ListParagraph"/>
        <w:numPr>
          <w:ilvl w:val="0"/>
          <w:numId w:val="6"/>
        </w:numPr>
        <w:bidi w:val="0"/>
      </w:pPr>
      <w:r w:rsidRPr="007D3E65">
        <w:t xml:space="preserve">Dumping data received from Flash or from clients </w:t>
      </w:r>
      <w:r w:rsidR="002A0148">
        <w:t>to</w:t>
      </w:r>
      <w:r w:rsidRPr="007D3E65">
        <w:t xml:space="preserve"> a text file.</w:t>
      </w:r>
    </w:p>
    <w:p w:rsidR="004209C1" w:rsidRPr="004209C1" w:rsidRDefault="007D3E65" w:rsidP="004209C1">
      <w:pPr>
        <w:pStyle w:val="ListParagraph"/>
        <w:numPr>
          <w:ilvl w:val="0"/>
          <w:numId w:val="6"/>
        </w:numPr>
        <w:bidi w:val="0"/>
      </w:pPr>
      <w:r w:rsidRPr="007D3E65">
        <w:t xml:space="preserve">Correction check of data inputted by user and notification if data was inputted incorrectly. </w:t>
      </w:r>
    </w:p>
    <w:p w:rsidR="004209C1" w:rsidRPr="004209C1" w:rsidRDefault="007D3E65" w:rsidP="002A0148">
      <w:pPr>
        <w:pStyle w:val="ListParagraph"/>
        <w:numPr>
          <w:ilvl w:val="0"/>
          <w:numId w:val="6"/>
        </w:numPr>
        <w:bidi w:val="0"/>
      </w:pPr>
      <w:r w:rsidRPr="007D3E65">
        <w:t xml:space="preserve">Data wrapping in order to meet </w:t>
      </w:r>
      <w:r w:rsidR="002A0148">
        <w:t>system message</w:t>
      </w:r>
      <w:r w:rsidRPr="007D3E65">
        <w:t xml:space="preserve"> protocol, including CRC calculation. </w:t>
      </w:r>
    </w:p>
    <w:p w:rsidR="004209C1" w:rsidRPr="004209C1" w:rsidRDefault="007D3E65" w:rsidP="004209C1">
      <w:pPr>
        <w:pStyle w:val="ListParagraph"/>
        <w:numPr>
          <w:ilvl w:val="0"/>
          <w:numId w:val="6"/>
        </w:numPr>
        <w:bidi w:val="0"/>
      </w:pPr>
      <w:r w:rsidRPr="007D3E65">
        <w:t>An option to cancel or change CRC, EOF, SOF for debug purposes.</w:t>
      </w:r>
    </w:p>
    <w:p w:rsidR="004209C1" w:rsidRPr="004209C1" w:rsidRDefault="007D3E65" w:rsidP="004209C1">
      <w:pPr>
        <w:pStyle w:val="ListParagraph"/>
        <w:numPr>
          <w:ilvl w:val="0"/>
          <w:numId w:val="6"/>
        </w:numPr>
        <w:bidi w:val="0"/>
      </w:pPr>
      <w:r w:rsidRPr="007D3E65">
        <w:t>Two display fields, that would give extra debugging ability:</w:t>
      </w:r>
    </w:p>
    <w:p w:rsidR="004209C1" w:rsidRPr="004209C1" w:rsidRDefault="007D3E65" w:rsidP="004209C1">
      <w:pPr>
        <w:pStyle w:val="ListParagraph"/>
        <w:numPr>
          <w:ilvl w:val="0"/>
          <w:numId w:val="36"/>
        </w:numPr>
        <w:bidi w:val="0"/>
      </w:pPr>
      <w:r w:rsidRPr="007D3E65">
        <w:lastRenderedPageBreak/>
        <w:t>Transmitted data display (TX debug)</w:t>
      </w:r>
    </w:p>
    <w:p w:rsidR="004209C1" w:rsidRPr="004209C1" w:rsidRDefault="007D3E65" w:rsidP="004209C1">
      <w:pPr>
        <w:pStyle w:val="ListParagraph"/>
        <w:numPr>
          <w:ilvl w:val="0"/>
          <w:numId w:val="36"/>
        </w:numPr>
        <w:bidi w:val="0"/>
      </w:pPr>
      <w:r w:rsidRPr="007D3E65">
        <w:t>Received data display (RX debug)</w:t>
      </w:r>
    </w:p>
    <w:p w:rsidR="004209C1" w:rsidRPr="004209C1" w:rsidRDefault="007D3E65" w:rsidP="004209C1">
      <w:pPr>
        <w:pStyle w:val="ListParagraph"/>
        <w:numPr>
          <w:ilvl w:val="0"/>
          <w:numId w:val="6"/>
        </w:numPr>
        <w:bidi w:val="0"/>
      </w:pPr>
      <w:r w:rsidRPr="007D3E65">
        <w:t>Manual writing of data that will be transmitted to Flash or to clients.</w:t>
      </w:r>
    </w:p>
    <w:p w:rsidR="00E244DB" w:rsidRDefault="00E244DB" w:rsidP="00E244DB">
      <w:pPr>
        <w:pStyle w:val="ListParagraph"/>
        <w:bidi w:val="0"/>
      </w:pPr>
    </w:p>
    <w:p w:rsidR="00E01FD7" w:rsidRDefault="001202D5" w:rsidP="00BB0CB8">
      <w:pPr>
        <w:pStyle w:val="Heading1"/>
        <w:bidi w:val="0"/>
        <w:rPr>
          <w:ins w:id="1676" w:author="dobstbau" w:date="2011-11-14T09:56:00Z"/>
          <w:rStyle w:val="IntenseEmphasis"/>
          <w:sz w:val="24"/>
          <w:szCs w:val="24"/>
        </w:rPr>
      </w:pPr>
      <w:bookmarkStart w:id="1677" w:name="_Toc308900974"/>
      <w:commentRangeStart w:id="1678"/>
      <w:r w:rsidRPr="00C709C2">
        <w:rPr>
          <w:rStyle w:val="IntenseEmphasis"/>
          <w:sz w:val="24"/>
          <w:szCs w:val="24"/>
        </w:rPr>
        <w:t xml:space="preserve">Data </w:t>
      </w:r>
      <w:commentRangeStart w:id="1679"/>
      <w:commentRangeStart w:id="1680"/>
      <w:r w:rsidRPr="00C709C2">
        <w:rPr>
          <w:rStyle w:val="IntenseEmphasis"/>
          <w:sz w:val="24"/>
          <w:szCs w:val="24"/>
        </w:rPr>
        <w:t>transfer</w:t>
      </w:r>
      <w:commentRangeEnd w:id="1679"/>
      <w:r w:rsidR="0066284D" w:rsidRPr="00C709C2">
        <w:rPr>
          <w:rStyle w:val="CommentReference"/>
          <w:smallCaps w:val="0"/>
          <w:spacing w:val="0"/>
          <w:rtl/>
        </w:rPr>
        <w:commentReference w:id="1679"/>
      </w:r>
      <w:bookmarkEnd w:id="1677"/>
      <w:commentRangeEnd w:id="1680"/>
    </w:p>
    <w:p w:rsidR="00595735" w:rsidRPr="00C709C2" w:rsidDel="00BB0CB8" w:rsidRDefault="00C709C2" w:rsidP="00E01FD7">
      <w:pPr>
        <w:pStyle w:val="Heading1"/>
        <w:bidi w:val="0"/>
        <w:rPr>
          <w:del w:id="1681" w:author="dobstbau" w:date="2011-11-14T09:12:00Z"/>
          <w:rStyle w:val="IntenseEmphasis"/>
          <w:sz w:val="24"/>
          <w:szCs w:val="24"/>
        </w:rPr>
      </w:pPr>
      <w:r>
        <w:rPr>
          <w:rStyle w:val="CommentReference"/>
          <w:smallCaps w:val="0"/>
          <w:spacing w:val="0"/>
        </w:rPr>
        <w:commentReference w:id="1680"/>
      </w:r>
    </w:p>
    <w:p w:rsidR="002767D9" w:rsidRPr="00C709C2" w:rsidRDefault="00DC311E" w:rsidP="00BB0CB8">
      <w:pPr>
        <w:pStyle w:val="Heading1"/>
        <w:bidi w:val="0"/>
        <w:rPr>
          <w:rStyle w:val="Emphasis"/>
          <w:sz w:val="28"/>
          <w:szCs w:val="28"/>
        </w:rPr>
      </w:pPr>
      <w:bookmarkStart w:id="1682" w:name="_Toc308600616"/>
      <w:bookmarkStart w:id="1683" w:name="_Toc308900975"/>
      <w:r w:rsidRPr="00C709C2">
        <w:rPr>
          <w:rStyle w:val="Emphasis"/>
        </w:rPr>
        <w:t>Write transaction</w:t>
      </w:r>
      <w:bookmarkEnd w:id="1682"/>
      <w:bookmarkEnd w:id="1683"/>
    </w:p>
    <w:p w:rsidR="002767D9" w:rsidRPr="00C709C2" w:rsidRDefault="00670711" w:rsidP="002767D9">
      <w:pPr>
        <w:bidi w:val="0"/>
      </w:pPr>
      <w:r w:rsidRPr="00C709C2">
        <w:t>When data is written to a client on the system it goes through the following stages:</w:t>
      </w:r>
    </w:p>
    <w:p w:rsidR="002767D9" w:rsidRPr="00C709C2" w:rsidRDefault="00670711" w:rsidP="002767D9">
      <w:pPr>
        <w:bidi w:val="0"/>
        <w:spacing w:after="0"/>
      </w:pPr>
      <w:r w:rsidRPr="00C709C2">
        <w:t xml:space="preserve">1 </w:t>
      </w:r>
      <w:proofErr w:type="gramStart"/>
      <w:r w:rsidRPr="00C709C2">
        <w:t>-  User</w:t>
      </w:r>
      <w:proofErr w:type="gramEnd"/>
      <w:r w:rsidRPr="00C709C2">
        <w:t xml:space="preserve"> enters in the </w:t>
      </w:r>
      <w:r w:rsidRPr="00C709C2">
        <w:rPr>
          <w:b/>
          <w:bCs/>
        </w:rPr>
        <w:t>Matlab GUI</w:t>
      </w:r>
      <w:r w:rsidRPr="00C709C2">
        <w:t xml:space="preserve"> the data to be sent.</w:t>
      </w:r>
    </w:p>
    <w:p w:rsidR="002767D9" w:rsidRPr="00C709C2" w:rsidRDefault="00670711" w:rsidP="002767D9">
      <w:pPr>
        <w:bidi w:val="0"/>
        <w:spacing w:after="0"/>
      </w:pPr>
      <w:r w:rsidRPr="00C709C2">
        <w:t>2 – The GUI checks correctness of the data input. If the check passes data is sent on the UART line to the RX path else an error message is displayed to the user.</w:t>
      </w:r>
    </w:p>
    <w:p w:rsidR="002767D9" w:rsidRPr="00C709C2" w:rsidRDefault="00670711" w:rsidP="002767D9">
      <w:pPr>
        <w:bidi w:val="0"/>
        <w:spacing w:after="0"/>
      </w:pPr>
      <w:r w:rsidRPr="00C709C2">
        <w:t xml:space="preserve">3 – Data on the UART line enters the RX path in the </w:t>
      </w:r>
      <w:r w:rsidRPr="00C709C2">
        <w:rPr>
          <w:b/>
          <w:bCs/>
        </w:rPr>
        <w:t>uart_rx</w:t>
      </w:r>
      <w:r w:rsidRPr="00C709C2">
        <w:t xml:space="preserve"> block, one byte at a time. The data received is in the following format (the length in bytes is written inside the brackets [***]):</w:t>
      </w:r>
    </w:p>
    <w:p w:rsidR="002767D9" w:rsidRPr="00C709C2" w:rsidRDefault="00670711" w:rsidP="002767D9">
      <w:pPr>
        <w:bidi w:val="0"/>
        <w:spacing w:after="0"/>
      </w:pPr>
      <w:r w:rsidRPr="00C709C2">
        <w:t>SOF (Start Of Frame</w:t>
      </w:r>
      <w:proofErr w:type="gramStart"/>
      <w:r w:rsidRPr="00C709C2">
        <w:t>)[</w:t>
      </w:r>
      <w:proofErr w:type="gramEnd"/>
      <w:r w:rsidRPr="00C709C2">
        <w:t>1] =&gt; Type [1] =&gt; Address [3] =&gt; Length [1] =&gt; Data [#</w:t>
      </w:r>
      <w:proofErr w:type="spellStart"/>
      <w:r w:rsidRPr="00C709C2">
        <w:t>data_bytes</w:t>
      </w:r>
      <w:proofErr w:type="spellEnd"/>
      <w:r w:rsidRPr="00C709C2">
        <w:t>] =&gt; CRC[1] =&gt; EOF (End Of Frame)</w:t>
      </w:r>
    </w:p>
    <w:p w:rsidR="002767D9" w:rsidRPr="003C51A9" w:rsidRDefault="00670711" w:rsidP="002767D9">
      <w:pPr>
        <w:bidi w:val="0"/>
        <w:spacing w:after="0"/>
      </w:pPr>
      <w:r w:rsidRPr="00C709C2">
        <w:t xml:space="preserve">4 – The uart_rx converts the data received on the UART line to an 8 bit vector and transfers it to the </w:t>
      </w:r>
      <w:r w:rsidRPr="00C709C2">
        <w:rPr>
          <w:b/>
          <w:bCs/>
        </w:rPr>
        <w:t>mp_dec</w:t>
      </w:r>
      <w:r w:rsidRPr="00C709C2">
        <w:t xml:space="preserve"> (Message Pack Decoder).</w:t>
      </w:r>
    </w:p>
    <w:p w:rsidR="002767D9" w:rsidRPr="003C51A9" w:rsidRDefault="00670711" w:rsidP="002767D9">
      <w:pPr>
        <w:bidi w:val="0"/>
        <w:spacing w:after="0"/>
      </w:pPr>
      <w:r w:rsidRPr="00670711">
        <w:t xml:space="preserve">5 – The type, address and length fields are saved to registers in the mp_dec. The data bytes are saved on the rx_path’s </w:t>
      </w:r>
      <w:r w:rsidRPr="00670711">
        <w:rPr>
          <w:b/>
          <w:bCs/>
        </w:rPr>
        <w:t>RAM</w:t>
      </w:r>
      <w:r w:rsidRPr="00670711">
        <w:t xml:space="preserve">. The CRC byte received is compared to the CRC value calculated by the </w:t>
      </w:r>
      <w:r w:rsidRPr="00670711">
        <w:rPr>
          <w:b/>
          <w:bCs/>
        </w:rPr>
        <w:t>CRC block</w:t>
      </w:r>
      <w:r w:rsidRPr="00670711">
        <w:t>.</w:t>
      </w:r>
    </w:p>
    <w:p w:rsidR="002767D9" w:rsidRPr="003C51A9" w:rsidRDefault="00670711" w:rsidP="002767D9">
      <w:pPr>
        <w:bidi w:val="0"/>
        <w:spacing w:after="0"/>
      </w:pPr>
      <w:r w:rsidRPr="00670711">
        <w:t xml:space="preserve">6 – If no errors are received (CRC error for example) the type, address and length data is transferred to registers on the </w:t>
      </w:r>
      <w:r w:rsidRPr="00670711">
        <w:rPr>
          <w:b/>
          <w:bCs/>
        </w:rPr>
        <w:t>mdwm</w:t>
      </w:r>
      <w:r w:rsidRPr="00670711">
        <w:t xml:space="preserve"> (Message Decoder to Wishbone Master) in order to start data transfer.</w:t>
      </w:r>
    </w:p>
    <w:p w:rsidR="002767D9" w:rsidRPr="003C51A9" w:rsidRDefault="00670711" w:rsidP="002767D9">
      <w:pPr>
        <w:bidi w:val="0"/>
        <w:spacing w:after="0"/>
      </w:pPr>
      <w:r w:rsidRPr="00670711">
        <w:t xml:space="preserve">7 – The mdwm reads data from RAM one byte at a time and commands the </w:t>
      </w:r>
      <w:r w:rsidRPr="00670711">
        <w:rPr>
          <w:b/>
          <w:bCs/>
        </w:rPr>
        <w:t xml:space="preserve">wishbone_master (WM) </w:t>
      </w:r>
      <w:r w:rsidRPr="00670711">
        <w:t>to start a wishbone bus transaction.</w:t>
      </w:r>
    </w:p>
    <w:p w:rsidR="002767D9" w:rsidRPr="003C51A9" w:rsidRDefault="00670711" w:rsidP="002767D9">
      <w:pPr>
        <w:bidi w:val="0"/>
        <w:spacing w:after="0"/>
      </w:pPr>
      <w:r w:rsidRPr="00670711">
        <w:t xml:space="preserve">8 – If the bus is not occupied by another master, </w:t>
      </w:r>
      <w:proofErr w:type="gramStart"/>
      <w:r w:rsidRPr="00670711">
        <w:t>the  WM</w:t>
      </w:r>
      <w:proofErr w:type="gramEnd"/>
      <w:r w:rsidRPr="00670711">
        <w:t xml:space="preserve"> transfers the data using wishbone protocol to the client via </w:t>
      </w:r>
      <w:proofErr w:type="spellStart"/>
      <w:r w:rsidRPr="00670711">
        <w:rPr>
          <w:b/>
          <w:bCs/>
        </w:rPr>
        <w:t>wishbone_intercon</w:t>
      </w:r>
      <w:proofErr w:type="spellEnd"/>
      <w:r w:rsidRPr="00670711">
        <w:rPr>
          <w:b/>
          <w:bCs/>
        </w:rPr>
        <w:t xml:space="preserve"> </w:t>
      </w:r>
      <w:r w:rsidRPr="00670711">
        <w:t>unit which does the correct routing using the type field.</w:t>
      </w:r>
    </w:p>
    <w:p w:rsidR="002767D9" w:rsidRPr="003C51A9" w:rsidRDefault="00670711" w:rsidP="002767D9">
      <w:pPr>
        <w:bidi w:val="0"/>
        <w:spacing w:after="0"/>
      </w:pPr>
      <w:r w:rsidRPr="00670711">
        <w:t xml:space="preserve">9 – When successful writing of a byte is done in a </w:t>
      </w:r>
      <w:r w:rsidRPr="00670711">
        <w:rPr>
          <w:b/>
          <w:bCs/>
        </w:rPr>
        <w:t>client</w:t>
      </w:r>
      <w:r w:rsidRPr="00670711">
        <w:t xml:space="preserve"> it responds with ACK signal assertion to the wishbone_master. When this signal is received it is passed to the mdwm. When the number of ACK assertion reaches </w:t>
      </w:r>
      <w:proofErr w:type="gramStart"/>
      <w:r w:rsidRPr="00670711">
        <w:t>the  &lt;</w:t>
      </w:r>
      <w:proofErr w:type="gramEnd"/>
      <w:r w:rsidRPr="00670711">
        <w:t>Length + 1&gt; in the mdwm register it requests the wishbone_master to end the transaction.</w:t>
      </w:r>
    </w:p>
    <w:p w:rsidR="002767D9" w:rsidRPr="003C51A9" w:rsidRDefault="002767D9" w:rsidP="002767D9">
      <w:pPr>
        <w:bidi w:val="0"/>
        <w:spacing w:after="0"/>
      </w:pPr>
    </w:p>
    <w:p w:rsidR="002767D9" w:rsidRPr="003C51A9" w:rsidRDefault="00670711" w:rsidP="002767D9">
      <w:pPr>
        <w:pStyle w:val="Heading3"/>
      </w:pPr>
      <w:bookmarkStart w:id="1684" w:name="_Toc308600617"/>
      <w:bookmarkStart w:id="1685" w:name="_Toc308900976"/>
      <w:r w:rsidRPr="00670711">
        <w:t>Write transaction example</w:t>
      </w:r>
      <w:bookmarkEnd w:id="1684"/>
      <w:bookmarkEnd w:id="1685"/>
    </w:p>
    <w:p w:rsidR="002767D9" w:rsidRPr="003C51A9" w:rsidRDefault="00670711" w:rsidP="002767D9">
      <w:pPr>
        <w:bidi w:val="0"/>
      </w:pPr>
      <w:r w:rsidRPr="00670711">
        <w:t>In this example 5 data bytes are going to be written to the Led Client.</w:t>
      </w:r>
    </w:p>
    <w:p w:rsidR="002767D9" w:rsidRPr="003C51A9" w:rsidRDefault="00670711" w:rsidP="002767D9">
      <w:pPr>
        <w:pStyle w:val="ListParagraph"/>
        <w:numPr>
          <w:ilvl w:val="0"/>
          <w:numId w:val="35"/>
        </w:numPr>
        <w:bidi w:val="0"/>
      </w:pPr>
      <w:r w:rsidRPr="00670711">
        <w:t xml:space="preserve">Data is entered in GUI  </w:t>
      </w:r>
    </w:p>
    <w:p w:rsidR="002767D9" w:rsidRPr="003C51A9" w:rsidRDefault="00670711" w:rsidP="002767D9">
      <w:pPr>
        <w:pStyle w:val="ListParagraph"/>
        <w:numPr>
          <w:ilvl w:val="0"/>
          <w:numId w:val="35"/>
        </w:numPr>
        <w:bidi w:val="0"/>
      </w:pPr>
      <w:r w:rsidRPr="00670711">
        <w:t>The following data is sent on the UART line:</w:t>
      </w:r>
    </w:p>
    <w:p w:rsidR="002767D9" w:rsidRPr="003C51A9" w:rsidRDefault="00670711" w:rsidP="002767D9">
      <w:pPr>
        <w:pStyle w:val="ListParagraph"/>
        <w:bidi w:val="0"/>
        <w:ind w:left="1440"/>
      </w:pPr>
      <w:r w:rsidRPr="00670711">
        <w:t xml:space="preserve">3C </w:t>
      </w:r>
      <w:r w:rsidRPr="00670711">
        <w:rPr>
          <w:color w:val="0070C0"/>
        </w:rPr>
        <w:t>- SOF</w:t>
      </w:r>
    </w:p>
    <w:p w:rsidR="002767D9" w:rsidRPr="003C51A9" w:rsidRDefault="00670711" w:rsidP="002767D9">
      <w:pPr>
        <w:pStyle w:val="ListParagraph"/>
        <w:bidi w:val="0"/>
        <w:ind w:left="1440"/>
        <w:rPr>
          <w:rFonts w:ascii="Arial"/>
          <w:rtl/>
        </w:rPr>
      </w:pPr>
      <w:r w:rsidRPr="00670711">
        <w:rPr>
          <w:lang w:bidi="he-IL"/>
        </w:rPr>
        <w:t xml:space="preserve">04 – </w:t>
      </w:r>
      <w:r w:rsidRPr="00670711">
        <w:rPr>
          <w:color w:val="0070C0"/>
          <w:lang w:bidi="he-IL"/>
        </w:rPr>
        <w:t>Led client type</w:t>
      </w:r>
    </w:p>
    <w:p w:rsidR="002767D9" w:rsidRPr="003C51A9" w:rsidRDefault="00670711" w:rsidP="002767D9">
      <w:pPr>
        <w:pStyle w:val="ListParagraph"/>
        <w:bidi w:val="0"/>
        <w:ind w:left="1440"/>
        <w:rPr>
          <w:rFonts w:ascii="Arial"/>
          <w:rtl/>
        </w:rPr>
      </w:pPr>
      <w:r w:rsidRPr="00670711">
        <w:rPr>
          <w:lang w:bidi="he-IL"/>
        </w:rPr>
        <w:t xml:space="preserve">00 </w:t>
      </w:r>
      <w:proofErr w:type="spellStart"/>
      <w:r w:rsidRPr="00670711">
        <w:rPr>
          <w:lang w:bidi="he-IL"/>
        </w:rPr>
        <w:t>00</w:t>
      </w:r>
      <w:proofErr w:type="spellEnd"/>
      <w:r w:rsidRPr="00670711">
        <w:rPr>
          <w:lang w:bidi="he-IL"/>
        </w:rPr>
        <w:t xml:space="preserve"> </w:t>
      </w:r>
      <w:proofErr w:type="spellStart"/>
      <w:r w:rsidRPr="00670711">
        <w:rPr>
          <w:lang w:bidi="he-IL"/>
        </w:rPr>
        <w:t>00</w:t>
      </w:r>
      <w:proofErr w:type="spellEnd"/>
      <w:r w:rsidRPr="00670711">
        <w:rPr>
          <w:lang w:bidi="he-IL"/>
        </w:rPr>
        <w:t xml:space="preserve"> – </w:t>
      </w:r>
      <w:r w:rsidRPr="00670711">
        <w:rPr>
          <w:color w:val="0070C0"/>
          <w:lang w:bidi="he-IL"/>
        </w:rPr>
        <w:t>Initial address</w:t>
      </w:r>
      <w:r w:rsidRPr="00670711">
        <w:rPr>
          <w:lang w:bidi="he-IL"/>
        </w:rPr>
        <w:t xml:space="preserve"> </w:t>
      </w:r>
    </w:p>
    <w:p w:rsidR="002767D9" w:rsidRPr="003C51A9" w:rsidRDefault="00670711" w:rsidP="002767D9">
      <w:pPr>
        <w:pStyle w:val="ListParagraph"/>
        <w:bidi w:val="0"/>
        <w:ind w:left="1440"/>
        <w:rPr>
          <w:rFonts w:ascii="Arial"/>
          <w:rtl/>
        </w:rPr>
      </w:pPr>
      <w:r w:rsidRPr="00670711">
        <w:rPr>
          <w:lang w:bidi="he-IL"/>
        </w:rPr>
        <w:t xml:space="preserve">04 – </w:t>
      </w:r>
      <w:r w:rsidRPr="00670711">
        <w:rPr>
          <w:color w:val="0070C0"/>
          <w:lang w:bidi="he-IL"/>
        </w:rPr>
        <w:t>Length of data minus one</w:t>
      </w:r>
    </w:p>
    <w:p w:rsidR="002767D9" w:rsidRPr="003C51A9" w:rsidRDefault="00670711" w:rsidP="002767D9">
      <w:pPr>
        <w:pStyle w:val="ListParagraph"/>
        <w:bidi w:val="0"/>
        <w:ind w:left="1440"/>
      </w:pPr>
      <w:r w:rsidRPr="00670711">
        <w:t xml:space="preserve">F3 11 12 13 FF – </w:t>
      </w:r>
      <w:r w:rsidRPr="00670711">
        <w:rPr>
          <w:color w:val="0070C0"/>
        </w:rPr>
        <w:t>five data bytes</w:t>
      </w:r>
    </w:p>
    <w:p w:rsidR="002767D9" w:rsidRPr="003C51A9" w:rsidRDefault="00670711" w:rsidP="002767D9">
      <w:pPr>
        <w:pStyle w:val="ListParagraph"/>
        <w:bidi w:val="0"/>
        <w:ind w:left="1440"/>
      </w:pPr>
      <w:r w:rsidRPr="00670711">
        <w:t xml:space="preserve">1C – </w:t>
      </w:r>
      <w:r w:rsidRPr="00670711">
        <w:rPr>
          <w:color w:val="0070C0"/>
        </w:rPr>
        <w:t>CRC value</w:t>
      </w:r>
    </w:p>
    <w:p w:rsidR="002767D9" w:rsidRPr="003C51A9" w:rsidRDefault="00670711" w:rsidP="002767D9">
      <w:pPr>
        <w:pStyle w:val="ListParagraph"/>
        <w:bidi w:val="0"/>
        <w:ind w:left="1440"/>
        <w:rPr>
          <w:color w:val="0070C0"/>
        </w:rPr>
      </w:pPr>
      <w:r w:rsidRPr="00670711">
        <w:t xml:space="preserve">A5 – </w:t>
      </w:r>
      <w:r w:rsidRPr="00670711">
        <w:rPr>
          <w:color w:val="0070C0"/>
        </w:rPr>
        <w:t>EOF</w:t>
      </w:r>
    </w:p>
    <w:p w:rsidR="002767D9" w:rsidRPr="003C51A9" w:rsidRDefault="00670711" w:rsidP="002767D9">
      <w:pPr>
        <w:pStyle w:val="ListParagraph"/>
        <w:numPr>
          <w:ilvl w:val="0"/>
          <w:numId w:val="35"/>
        </w:numPr>
        <w:bidi w:val="0"/>
      </w:pPr>
      <w:r w:rsidRPr="00670711">
        <w:t>Data is received by uart_rx and transferred to mp_dec. Data bytes are written to RAM. CRC check is done.</w:t>
      </w:r>
    </w:p>
    <w:p w:rsidR="00122182" w:rsidRDefault="002D7814" w:rsidP="00122182">
      <w:pPr>
        <w:keepNext/>
        <w:bidi w:val="0"/>
        <w:pPrChange w:id="1686" w:author="dobstbau" w:date="2011-11-14T09:56:00Z">
          <w:pPr>
            <w:pStyle w:val="ListParagraph"/>
            <w:keepNext/>
            <w:bidi w:val="0"/>
            <w:ind w:left="1440"/>
          </w:pPr>
        </w:pPrChange>
      </w:pPr>
      <w:r>
        <w:rPr>
          <w:noProof/>
          <w:lang w:bidi="he-IL"/>
        </w:rPr>
        <w:lastRenderedPageBreak/>
        <w:drawing>
          <wp:inline distT="0" distB="0" distL="0" distR="0">
            <wp:extent cx="5274310" cy="2325724"/>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2325724"/>
                    </a:xfrm>
                    <a:prstGeom prst="rect">
                      <a:avLst/>
                    </a:prstGeom>
                    <a:noFill/>
                    <a:ln w="9525">
                      <a:noFill/>
                      <a:miter lim="800000"/>
                      <a:headEnd/>
                      <a:tailEnd/>
                    </a:ln>
                  </pic:spPr>
                </pic:pic>
              </a:graphicData>
            </a:graphic>
          </wp:inline>
        </w:drawing>
      </w:r>
    </w:p>
    <w:p w:rsidR="002767D9" w:rsidRPr="003C51A9" w:rsidRDefault="00670711" w:rsidP="003665A4">
      <w:pPr>
        <w:pStyle w:val="Caption"/>
        <w:jc w:val="center"/>
      </w:pPr>
      <w:bookmarkStart w:id="1687" w:name="_Toc308632039"/>
      <w:r w:rsidRPr="00670711">
        <w:t xml:space="preserve">Figure </w:t>
      </w:r>
      <w:fldSimple w:instr=" SEQ Figure \* ARABIC ">
        <w:ins w:id="1688" w:author="dobstbau" w:date="2011-11-14T19:57:00Z">
          <w:r w:rsidR="0043004A">
            <w:rPr>
              <w:noProof/>
            </w:rPr>
            <w:t>19</w:t>
          </w:r>
        </w:ins>
        <w:del w:id="1689" w:author="dobstbau" w:date="2011-11-14T19:57:00Z">
          <w:r w:rsidR="00DA4E5D" w:rsidDel="0043004A">
            <w:rPr>
              <w:noProof/>
            </w:rPr>
            <w:delText>18</w:delText>
          </w:r>
        </w:del>
      </w:fldSimple>
      <w:r w:rsidRPr="00670711">
        <w:t xml:space="preserve"> -DATA PROCCESSED IN THE RX PATH</w:t>
      </w:r>
      <w:bookmarkEnd w:id="1687"/>
    </w:p>
    <w:p w:rsidR="002767D9" w:rsidRPr="003C51A9" w:rsidRDefault="002767D9" w:rsidP="003665A4">
      <w:pPr>
        <w:pStyle w:val="Caption"/>
        <w:jc w:val="center"/>
      </w:pPr>
    </w:p>
    <w:p w:rsidR="002767D9" w:rsidRPr="003C51A9" w:rsidRDefault="00670711" w:rsidP="002767D9">
      <w:pPr>
        <w:pStyle w:val="ListParagraph"/>
        <w:numPr>
          <w:ilvl w:val="0"/>
          <w:numId w:val="35"/>
        </w:numPr>
        <w:bidi w:val="0"/>
      </w:pPr>
      <w:r w:rsidRPr="00670711">
        <w:t>Mdwm operation starts. Reads data from RAM and transfers it on the wishbone bus. The data is received by clients and saved in registers.</w:t>
      </w:r>
    </w:p>
    <w:p w:rsidR="00122182" w:rsidRDefault="002D7814" w:rsidP="00122182">
      <w:pPr>
        <w:keepNext/>
        <w:bidi w:val="0"/>
        <w:pPrChange w:id="1690" w:author="dobstbau" w:date="2011-11-14T09:57:00Z">
          <w:pPr>
            <w:pStyle w:val="ListParagraph"/>
            <w:keepNext/>
            <w:bidi w:val="0"/>
            <w:ind w:left="1440"/>
          </w:pPr>
        </w:pPrChange>
      </w:pPr>
      <w:r>
        <w:rPr>
          <w:noProof/>
          <w:lang w:bidi="he-IL"/>
        </w:rPr>
        <w:drawing>
          <wp:inline distT="0" distB="0" distL="0" distR="0">
            <wp:extent cx="5274310" cy="2603299"/>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2603299"/>
                    </a:xfrm>
                    <a:prstGeom prst="rect">
                      <a:avLst/>
                    </a:prstGeom>
                    <a:noFill/>
                    <a:ln w="9525">
                      <a:noFill/>
                      <a:miter lim="800000"/>
                      <a:headEnd/>
                      <a:tailEnd/>
                    </a:ln>
                  </pic:spPr>
                </pic:pic>
              </a:graphicData>
            </a:graphic>
          </wp:inline>
        </w:drawing>
      </w:r>
    </w:p>
    <w:p w:rsidR="002767D9" w:rsidRPr="003C51A9" w:rsidRDefault="00670711" w:rsidP="002767D9">
      <w:pPr>
        <w:pStyle w:val="Caption"/>
        <w:jc w:val="center"/>
      </w:pPr>
      <w:bookmarkStart w:id="1691" w:name="_Toc308632040"/>
      <w:r w:rsidRPr="00670711">
        <w:t xml:space="preserve">Figure </w:t>
      </w:r>
      <w:fldSimple w:instr=" SEQ Figure \* ARABIC ">
        <w:ins w:id="1692" w:author="dobstbau" w:date="2011-11-14T19:57:00Z">
          <w:r w:rsidR="0043004A">
            <w:rPr>
              <w:noProof/>
            </w:rPr>
            <w:t>20</w:t>
          </w:r>
        </w:ins>
        <w:del w:id="1693" w:author="dobstbau" w:date="2011-11-14T19:57:00Z">
          <w:r w:rsidR="00DA4E5D" w:rsidDel="0043004A">
            <w:rPr>
              <w:noProof/>
            </w:rPr>
            <w:delText>19</w:delText>
          </w:r>
        </w:del>
      </w:fldSimple>
      <w:r w:rsidRPr="00670711">
        <w:t xml:space="preserve"> - Data transfer from rx_path to led client</w:t>
      </w:r>
      <w:bookmarkEnd w:id="1691"/>
    </w:p>
    <w:p w:rsidR="002767D9" w:rsidRPr="003C51A9" w:rsidRDefault="00DC311E" w:rsidP="002767D9">
      <w:pPr>
        <w:pStyle w:val="Heading2"/>
        <w:bidi w:val="0"/>
        <w:spacing w:after="0"/>
        <w:rPr>
          <w:rStyle w:val="Emphasis"/>
        </w:rPr>
      </w:pPr>
      <w:bookmarkStart w:id="1694" w:name="_Toc308600618"/>
      <w:bookmarkStart w:id="1695" w:name="_Toc308900977"/>
      <w:r>
        <w:rPr>
          <w:rStyle w:val="Emphasis"/>
        </w:rPr>
        <w:t>Read transaction</w:t>
      </w:r>
      <w:bookmarkEnd w:id="1694"/>
      <w:bookmarkEnd w:id="1695"/>
    </w:p>
    <w:p w:rsidR="002767D9" w:rsidRPr="003C51A9" w:rsidRDefault="00670711" w:rsidP="002767D9">
      <w:pPr>
        <w:bidi w:val="0"/>
        <w:rPr>
          <w:lang w:bidi="he-IL"/>
        </w:rPr>
      </w:pPr>
      <w:r w:rsidRPr="00670711">
        <w:rPr>
          <w:lang w:bidi="he-IL"/>
        </w:rPr>
        <w:t>The read transaction is different from the write transaction and has more units participating in it. A read request is sent to the TX path which reads the data from the client and sends the data back to host via UART line. The following stages are made:</w:t>
      </w:r>
    </w:p>
    <w:p w:rsidR="002767D9" w:rsidRPr="003C51A9" w:rsidRDefault="00670711" w:rsidP="002767D9">
      <w:pPr>
        <w:bidi w:val="0"/>
        <w:rPr>
          <w:lang w:bidi="he-IL"/>
        </w:rPr>
      </w:pPr>
      <w:r w:rsidRPr="00670711">
        <w:rPr>
          <w:lang w:bidi="he-IL"/>
        </w:rPr>
        <w:t xml:space="preserve">1 – Stages 1 to 9 of the </w:t>
      </w:r>
      <w:r w:rsidRPr="00670711">
        <w:rPr>
          <w:u w:val="single"/>
          <w:lang w:bidi="he-IL"/>
        </w:rPr>
        <w:t>write transaction</w:t>
      </w:r>
      <w:r w:rsidRPr="00670711">
        <w:rPr>
          <w:lang w:bidi="he-IL"/>
        </w:rPr>
        <w:t xml:space="preserve"> are made with the following exceptions:</w:t>
      </w:r>
    </w:p>
    <w:p w:rsidR="002767D9" w:rsidRPr="003C51A9" w:rsidRDefault="00670711" w:rsidP="002767D9">
      <w:pPr>
        <w:pStyle w:val="ListParagraph"/>
        <w:numPr>
          <w:ilvl w:val="0"/>
          <w:numId w:val="6"/>
        </w:numPr>
        <w:bidi w:val="0"/>
        <w:rPr>
          <w:lang w:bidi="he-IL"/>
        </w:rPr>
      </w:pPr>
      <w:r w:rsidRPr="00670711">
        <w:rPr>
          <w:lang w:bidi="he-IL"/>
        </w:rPr>
        <w:t>WM1 (rx_path) writes to WS2 (tx_path).</w:t>
      </w:r>
    </w:p>
    <w:p w:rsidR="002767D9" w:rsidRPr="003C51A9" w:rsidRDefault="00670711" w:rsidP="002767D9">
      <w:pPr>
        <w:pStyle w:val="ListParagraph"/>
        <w:numPr>
          <w:ilvl w:val="0"/>
          <w:numId w:val="6"/>
        </w:numPr>
        <w:bidi w:val="0"/>
        <w:rPr>
          <w:lang w:bidi="he-IL"/>
        </w:rPr>
      </w:pPr>
      <w:r w:rsidRPr="00670711">
        <w:rPr>
          <w:lang w:bidi="he-IL"/>
        </w:rPr>
        <w:t>The length field is always 00_0x. The reason is because only one word is written to WS2.</w:t>
      </w:r>
    </w:p>
    <w:p w:rsidR="002767D9" w:rsidRPr="003C51A9" w:rsidRDefault="00670711" w:rsidP="002767D9">
      <w:pPr>
        <w:pStyle w:val="ListParagraph"/>
        <w:numPr>
          <w:ilvl w:val="0"/>
          <w:numId w:val="6"/>
        </w:numPr>
        <w:bidi w:val="0"/>
        <w:rPr>
          <w:lang w:bidi="he-IL"/>
        </w:rPr>
      </w:pPr>
      <w:r w:rsidRPr="00670711">
        <w:rPr>
          <w:lang w:bidi="he-IL"/>
        </w:rPr>
        <w:t>The data field contains the length of the data to be read.</w:t>
      </w:r>
    </w:p>
    <w:p w:rsidR="002767D9" w:rsidRPr="003C51A9" w:rsidRDefault="00670711" w:rsidP="002767D9">
      <w:pPr>
        <w:pStyle w:val="ListParagraph"/>
        <w:numPr>
          <w:ilvl w:val="0"/>
          <w:numId w:val="6"/>
        </w:numPr>
        <w:bidi w:val="0"/>
        <w:rPr>
          <w:lang w:bidi="he-IL"/>
        </w:rPr>
      </w:pPr>
      <w:r w:rsidRPr="00670711">
        <w:rPr>
          <w:lang w:bidi="he-IL"/>
        </w:rPr>
        <w:t>The Type field includes both the client that should be read and the tx_path’s wishbone slave in the following pattern:</w:t>
      </w:r>
    </w:p>
    <w:p w:rsidR="002767D9" w:rsidRPr="003C51A9" w:rsidRDefault="00670711" w:rsidP="002767D9">
      <w:pPr>
        <w:pStyle w:val="ListParagraph"/>
        <w:bidi w:val="0"/>
        <w:ind w:left="1440"/>
        <w:rPr>
          <w:lang w:bidi="he-IL"/>
        </w:rPr>
      </w:pPr>
      <w:r w:rsidRPr="00670711">
        <w:rPr>
          <w:lang w:bidi="he-IL"/>
        </w:rPr>
        <w:lastRenderedPageBreak/>
        <w:t xml:space="preserve">               </w:t>
      </w:r>
      <w:proofErr w:type="gramStart"/>
      <w:r w:rsidRPr="00670711">
        <w:rPr>
          <w:lang w:bidi="he-IL"/>
        </w:rPr>
        <w:t>Type[</w:t>
      </w:r>
      <w:proofErr w:type="gramEnd"/>
      <w:r w:rsidRPr="00670711">
        <w:rPr>
          <w:lang w:bidi="he-IL"/>
        </w:rPr>
        <w:t>3 to 0] = “0010” which is WS2 on the tx_path</w:t>
      </w:r>
    </w:p>
    <w:p w:rsidR="002767D9" w:rsidRPr="003C51A9" w:rsidRDefault="00670711" w:rsidP="002767D9">
      <w:pPr>
        <w:pStyle w:val="ListParagraph"/>
        <w:bidi w:val="0"/>
        <w:ind w:left="1440"/>
        <w:rPr>
          <w:lang w:bidi="he-IL"/>
        </w:rPr>
      </w:pPr>
      <w:r w:rsidRPr="00670711">
        <w:rPr>
          <w:lang w:bidi="he-IL"/>
        </w:rPr>
        <w:t xml:space="preserve">               </w:t>
      </w:r>
      <w:proofErr w:type="gramStart"/>
      <w:r w:rsidRPr="00670711">
        <w:rPr>
          <w:lang w:bidi="he-IL"/>
        </w:rPr>
        <w:t>Type[</w:t>
      </w:r>
      <w:proofErr w:type="gramEnd"/>
      <w:r w:rsidRPr="00670711">
        <w:rPr>
          <w:lang w:bidi="he-IL"/>
        </w:rPr>
        <w:t>7 to 5] = &lt;type of client that will be read&gt;</w:t>
      </w:r>
    </w:p>
    <w:p w:rsidR="002767D9" w:rsidRPr="003C1ECC" w:rsidRDefault="00670711" w:rsidP="002767D9">
      <w:pPr>
        <w:bidi w:val="0"/>
        <w:rPr>
          <w:lang w:bidi="he-IL"/>
        </w:rPr>
      </w:pPr>
      <w:r w:rsidRPr="00670711">
        <w:rPr>
          <w:lang w:bidi="he-IL"/>
        </w:rPr>
        <w:t>2 – WS2 sends the data received to the message encoder in the tx_path.</w:t>
      </w:r>
      <w:r w:rsidR="002767D9">
        <w:rPr>
          <w:lang w:bidi="he-IL"/>
        </w:rPr>
        <w:t xml:space="preserve"> </w:t>
      </w:r>
    </w:p>
    <w:p w:rsidR="002767D9" w:rsidRPr="002767D9" w:rsidRDefault="002767D9" w:rsidP="002767D9">
      <w:pPr>
        <w:bidi w:val="0"/>
      </w:pPr>
    </w:p>
    <w:commentRangeEnd w:id="1678"/>
    <w:p w:rsidR="001202D5" w:rsidRPr="005B4AA3" w:rsidRDefault="008F703B" w:rsidP="001202D5">
      <w:pPr>
        <w:bidi w:val="0"/>
        <w:rPr>
          <w:rStyle w:val="Emphasis"/>
        </w:rPr>
      </w:pPr>
      <w:r>
        <w:rPr>
          <w:rStyle w:val="CommentReference"/>
          <w:rtl/>
        </w:rPr>
        <w:commentReference w:id="1678"/>
      </w:r>
      <w:r w:rsidR="00285C73" w:rsidRPr="005B4AA3">
        <w:rPr>
          <w:rStyle w:val="Emphasis"/>
        </w:rPr>
        <w:t>Host to Flash</w:t>
      </w:r>
    </w:p>
    <w:p w:rsidR="006F6E82" w:rsidRDefault="006F6E82" w:rsidP="006F6E82">
      <w:pPr>
        <w:bidi w:val="0"/>
      </w:pPr>
      <w:r>
        <w:t>Data from host to FLASH makes the following path:</w:t>
      </w:r>
    </w:p>
    <w:p w:rsidR="006F6E82" w:rsidRDefault="006F6E82" w:rsidP="00285686">
      <w:pPr>
        <w:pStyle w:val="ListParagraph"/>
        <w:numPr>
          <w:ilvl w:val="0"/>
          <w:numId w:val="8"/>
        </w:numPr>
        <w:bidi w:val="0"/>
      </w:pPr>
      <w:r>
        <w:t xml:space="preserve">From Host to </w:t>
      </w:r>
      <w:r w:rsidR="00C07A5F">
        <w:t>RX Path via UART_IN line</w:t>
      </w:r>
      <w:r>
        <w:t>.</w:t>
      </w:r>
    </w:p>
    <w:p w:rsidR="00857B26" w:rsidRDefault="0077371B" w:rsidP="0027794F">
      <w:pPr>
        <w:pStyle w:val="ListParagraph"/>
        <w:numPr>
          <w:ilvl w:val="0"/>
          <w:numId w:val="8"/>
        </w:numPr>
        <w:bidi w:val="0"/>
      </w:pPr>
      <w:r>
        <w:t xml:space="preserve">The </w:t>
      </w:r>
      <w:r w:rsidR="00C07A5F">
        <w:t>RX Path unwraps</w:t>
      </w:r>
      <w:r>
        <w:t xml:space="preserve"> the data and transfers it to </w:t>
      </w:r>
      <w:r w:rsidR="00EE6EE6">
        <w:t>through</w:t>
      </w:r>
      <w:r w:rsidR="00857B26">
        <w:t xml:space="preserve"> the Wishbone bus to the FCB and then to the Flash</w:t>
      </w:r>
      <w:r>
        <w:t>.</w:t>
      </w:r>
    </w:p>
    <w:p w:rsidR="0058167B" w:rsidRDefault="0058167B">
      <w:pPr>
        <w:pStyle w:val="ListParagraph"/>
        <w:bidi w:val="0"/>
        <w:rPr>
          <w:color w:val="00B050"/>
        </w:rPr>
      </w:pPr>
    </w:p>
    <w:p w:rsidR="0077371B" w:rsidRPr="005B4AA3" w:rsidRDefault="0077371B" w:rsidP="0077371B">
      <w:pPr>
        <w:bidi w:val="0"/>
        <w:rPr>
          <w:rStyle w:val="Emphasis"/>
        </w:rPr>
      </w:pPr>
      <w:r w:rsidRPr="005B4AA3">
        <w:rPr>
          <w:rStyle w:val="Emphasis"/>
        </w:rPr>
        <w:t>Flash to Clients</w:t>
      </w:r>
    </w:p>
    <w:p w:rsidR="0077371B" w:rsidRDefault="0077371B" w:rsidP="0077371B">
      <w:pPr>
        <w:bidi w:val="0"/>
      </w:pPr>
      <w:r>
        <w:t>Data from FLASH to clients makes the following path:</w:t>
      </w:r>
    </w:p>
    <w:p w:rsidR="00737A17" w:rsidRDefault="00737A17" w:rsidP="0077371B">
      <w:pPr>
        <w:pStyle w:val="ListParagraph"/>
        <w:numPr>
          <w:ilvl w:val="0"/>
          <w:numId w:val="9"/>
        </w:numPr>
        <w:bidi w:val="0"/>
      </w:pPr>
      <w:r>
        <w:t>The FCB initiates a reading transaction and reads data from Flash.</w:t>
      </w:r>
    </w:p>
    <w:p w:rsidR="0077371B" w:rsidRDefault="0077371B" w:rsidP="00737A17">
      <w:pPr>
        <w:pStyle w:val="ListParagraph"/>
        <w:numPr>
          <w:ilvl w:val="0"/>
          <w:numId w:val="9"/>
        </w:numPr>
        <w:bidi w:val="0"/>
      </w:pPr>
      <w:r>
        <w:t>All data for a specific configuration is transferred to the RAM on CCB</w:t>
      </w:r>
      <w:r w:rsidR="002C6F00">
        <w:t xml:space="preserve"> using the FCB</w:t>
      </w:r>
      <w:r>
        <w:t>.</w:t>
      </w:r>
    </w:p>
    <w:p w:rsidR="0077371B" w:rsidRDefault="0077371B" w:rsidP="0077371B">
      <w:pPr>
        <w:pStyle w:val="ListParagraph"/>
        <w:numPr>
          <w:ilvl w:val="0"/>
          <w:numId w:val="9"/>
        </w:numPr>
        <w:bidi w:val="0"/>
      </w:pPr>
      <w:r>
        <w:t>The CCB sends a</w:t>
      </w:r>
      <w:r w:rsidR="002C6F00">
        <w:t>ll the data to the clients via</w:t>
      </w:r>
      <w:r>
        <w:t xml:space="preserve"> Wishbone</w:t>
      </w:r>
      <w:r w:rsidR="002C6F00">
        <w:t xml:space="preserve"> bus</w:t>
      </w:r>
      <w:r>
        <w:t>.</w:t>
      </w:r>
    </w:p>
    <w:p w:rsidR="0077371B" w:rsidRPr="005B4AA3" w:rsidRDefault="00630FCB" w:rsidP="0077371B">
      <w:pPr>
        <w:bidi w:val="0"/>
        <w:rPr>
          <w:rStyle w:val="Emphasis"/>
        </w:rPr>
      </w:pPr>
      <w:r w:rsidRPr="005B4AA3">
        <w:rPr>
          <w:rStyle w:val="Emphasis"/>
        </w:rPr>
        <w:t>Data sent back to host</w:t>
      </w:r>
      <w:r w:rsidR="005B4AA3">
        <w:rPr>
          <w:rStyle w:val="Emphasis"/>
        </w:rPr>
        <w:t xml:space="preserve"> from Flash</w:t>
      </w:r>
      <w:r w:rsidRPr="005B4AA3">
        <w:rPr>
          <w:rStyle w:val="Emphasis"/>
        </w:rPr>
        <w:t xml:space="preserve"> - Debug</w:t>
      </w:r>
    </w:p>
    <w:p w:rsidR="00630FCB" w:rsidRDefault="00630FCB" w:rsidP="00424D84">
      <w:pPr>
        <w:bidi w:val="0"/>
      </w:pPr>
      <w:r>
        <w:t>Data</w:t>
      </w:r>
      <w:r w:rsidR="005B4AA3">
        <w:t xml:space="preserve"> sent back to host from</w:t>
      </w:r>
      <w:r>
        <w:t xml:space="preserve"> FLASH makes the following path.</w:t>
      </w:r>
    </w:p>
    <w:p w:rsidR="00737A17" w:rsidRDefault="00737A17" w:rsidP="00424D84">
      <w:pPr>
        <w:pStyle w:val="ListParagraph"/>
        <w:numPr>
          <w:ilvl w:val="0"/>
          <w:numId w:val="10"/>
        </w:numPr>
        <w:bidi w:val="0"/>
      </w:pPr>
      <w:r>
        <w:rPr>
          <w:lang w:bidi="he-IL"/>
        </w:rPr>
        <w:t xml:space="preserve">WBM1 (RX Path) initiates the transaction and orders WBS1 </w:t>
      </w:r>
      <w:r w:rsidR="00157016">
        <w:rPr>
          <w:lang w:bidi="he-IL"/>
        </w:rPr>
        <w:t>(TX Path) to begin a read transaction.</w:t>
      </w:r>
    </w:p>
    <w:p w:rsidR="00157016" w:rsidRDefault="00157016" w:rsidP="00157016">
      <w:pPr>
        <w:pStyle w:val="ListParagraph"/>
        <w:numPr>
          <w:ilvl w:val="0"/>
          <w:numId w:val="10"/>
        </w:numPr>
        <w:bidi w:val="0"/>
      </w:pPr>
      <w:r>
        <w:rPr>
          <w:lang w:bidi="he-IL"/>
        </w:rPr>
        <w:t>WBM2 (TX Path) orders the FCB to transfer data from Flash.</w:t>
      </w:r>
    </w:p>
    <w:p w:rsidR="00630FCB" w:rsidRDefault="00630FCB" w:rsidP="00737A17">
      <w:pPr>
        <w:pStyle w:val="ListParagraph"/>
        <w:numPr>
          <w:ilvl w:val="0"/>
          <w:numId w:val="10"/>
        </w:numPr>
        <w:bidi w:val="0"/>
      </w:pPr>
      <w:r>
        <w:t xml:space="preserve">Data is transferred to RAM on </w:t>
      </w:r>
      <w:r w:rsidR="00157016">
        <w:t>TX Path</w:t>
      </w:r>
      <w:r>
        <w:t xml:space="preserve"> </w:t>
      </w:r>
      <w:r w:rsidR="00157016">
        <w:t>via FCB and Wishbone bus.</w:t>
      </w:r>
    </w:p>
    <w:p w:rsidR="00C420D0" w:rsidRPr="002767D9" w:rsidRDefault="005B4AA3" w:rsidP="002767D9">
      <w:pPr>
        <w:pStyle w:val="ListParagraph"/>
        <w:numPr>
          <w:ilvl w:val="0"/>
          <w:numId w:val="10"/>
        </w:numPr>
        <w:bidi w:val="0"/>
        <w:rPr>
          <w:rStyle w:val="IntenseEmphasis"/>
          <w:b w:val="0"/>
          <w:i w:val="0"/>
          <w:color w:val="auto"/>
          <w:spacing w:val="0"/>
        </w:rPr>
      </w:pPr>
      <w:r>
        <w:t xml:space="preserve">Data </w:t>
      </w:r>
      <w:r w:rsidR="00630FCB">
        <w:t xml:space="preserve">is </w:t>
      </w:r>
      <w:bookmarkStart w:id="1696" w:name="_GoBack"/>
      <w:bookmarkEnd w:id="1696"/>
      <w:r w:rsidR="00630FCB">
        <w:t>wrapped and sent to host</w:t>
      </w:r>
      <w:r w:rsidR="00F02B74">
        <w:t xml:space="preserve"> </w:t>
      </w:r>
      <w:r w:rsidR="00F02B74">
        <w:rPr>
          <w:lang w:bidi="he-IL"/>
        </w:rPr>
        <w:t>via UART_OUT line</w:t>
      </w:r>
      <w:r w:rsidR="00630FCB">
        <w:t xml:space="preserve">. </w:t>
      </w:r>
      <w:bookmarkStart w:id="1697" w:name="_Toc244935344"/>
      <w:bookmarkStart w:id="1698" w:name="_Toc280693317"/>
    </w:p>
    <w:p w:rsidR="00C420D0" w:rsidRDefault="00C420D0" w:rsidP="007153CE">
      <w:pPr>
        <w:pStyle w:val="Heading1"/>
        <w:bidi w:val="0"/>
        <w:rPr>
          <w:rStyle w:val="IntenseEmphasis"/>
          <w:sz w:val="24"/>
          <w:szCs w:val="24"/>
        </w:rPr>
      </w:pPr>
      <w:bookmarkStart w:id="1699" w:name="_Toc308900978"/>
      <w:r>
        <w:rPr>
          <w:rStyle w:val="IntenseEmphasis"/>
          <w:sz w:val="24"/>
          <w:szCs w:val="24"/>
        </w:rPr>
        <w:t>FLASH Memory</w:t>
      </w:r>
      <w:bookmarkEnd w:id="1699"/>
    </w:p>
    <w:p w:rsidR="009332F4" w:rsidRDefault="009332F4">
      <w:pPr>
        <w:bidi w:val="0"/>
      </w:pPr>
      <w:r>
        <w:rPr>
          <w:noProof/>
          <w:lang w:bidi="he-IL"/>
        </w:rPr>
        <w:drawing>
          <wp:anchor distT="0" distB="0" distL="114300" distR="114300" simplePos="0" relativeHeight="251666432" behindDoc="1" locked="0" layoutInCell="1" allowOverlap="1">
            <wp:simplePos x="0" y="0"/>
            <wp:positionH relativeFrom="column">
              <wp:posOffset>3962400</wp:posOffset>
            </wp:positionH>
            <wp:positionV relativeFrom="paragraph">
              <wp:posOffset>234315</wp:posOffset>
            </wp:positionV>
            <wp:extent cx="2076450" cy="2127250"/>
            <wp:effectExtent l="19050" t="0" r="0" b="0"/>
            <wp:wrapTight wrapText="bothSides">
              <wp:wrapPolygon edited="0">
                <wp:start x="-198" y="0"/>
                <wp:lineTo x="-198" y="21471"/>
                <wp:lineTo x="21600" y="21471"/>
                <wp:lineTo x="21600" y="0"/>
                <wp:lineTo x="-198" y="0"/>
              </wp:wrapPolygon>
            </wp:wrapTight>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076450" cy="2127250"/>
                    </a:xfrm>
                    <a:prstGeom prst="rect">
                      <a:avLst/>
                    </a:prstGeom>
                    <a:noFill/>
                    <a:ln w="9525">
                      <a:noFill/>
                      <a:miter lim="800000"/>
                      <a:headEnd/>
                      <a:tailEnd/>
                    </a:ln>
                  </pic:spPr>
                </pic:pic>
              </a:graphicData>
            </a:graphic>
          </wp:anchor>
        </w:drawing>
      </w:r>
    </w:p>
    <w:p w:rsidR="009332F4" w:rsidRDefault="009332F4">
      <w:pPr>
        <w:bidi w:val="0"/>
      </w:pPr>
      <w:r>
        <w:rPr>
          <w:noProof/>
          <w:lang w:bidi="he-IL"/>
        </w:rPr>
        <w:drawing>
          <wp:inline distT="0" distB="0" distL="0" distR="0">
            <wp:extent cx="3670300" cy="2164535"/>
            <wp:effectExtent l="19050" t="0" r="635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70300" cy="2164535"/>
                    </a:xfrm>
                    <a:prstGeom prst="rect">
                      <a:avLst/>
                    </a:prstGeom>
                    <a:noFill/>
                    <a:ln w="9525">
                      <a:noFill/>
                      <a:miter lim="800000"/>
                      <a:headEnd/>
                      <a:tailEnd/>
                    </a:ln>
                  </pic:spPr>
                </pic:pic>
              </a:graphicData>
            </a:graphic>
          </wp:inline>
        </w:drawing>
      </w:r>
    </w:p>
    <w:p w:rsidR="00692424" w:rsidRDefault="00122182" w:rsidP="00692424">
      <w:pPr>
        <w:bidi w:val="0"/>
      </w:pPr>
      <w:r>
        <w:rPr>
          <w:noProof/>
        </w:rPr>
        <w:pict>
          <v:shape id="_x0000_s1028" type="#_x0000_t202" style="position:absolute;left:0;text-align:left;margin-left:88pt;margin-top:7.65pt;width:312.15pt;height:22.15pt;z-index:251665408" wrapcoords="-52 0 -52 20925 21600 20925 21600 0 -52 0" stroked="f">
            <v:textbox style="mso-next-textbox:#_x0000_s1028;mso-fit-shape-to-text:t" inset="0,0,0,0">
              <w:txbxContent>
                <w:p w:rsidR="00B460BC" w:rsidRDefault="00B460BC">
                  <w:pPr>
                    <w:pStyle w:val="Caption"/>
                    <w:rPr>
                      <w:noProof/>
                    </w:rPr>
                  </w:pPr>
                  <w:bookmarkStart w:id="1700" w:name="_Toc308632041"/>
                  <w:r>
                    <w:t xml:space="preserve">Figure  </w:t>
                  </w:r>
                  <w:r>
                    <w:rPr>
                      <w:rtl/>
                      <w:lang w:bidi="he-IL"/>
                    </w:rPr>
                    <w:t xml:space="preserve"> </w:t>
                  </w:r>
                  <w:r w:rsidR="00122182">
                    <w:rPr>
                      <w:rtl/>
                      <w:lang w:bidi="he-IL"/>
                    </w:rPr>
                    <w:fldChar w:fldCharType="begin"/>
                  </w:r>
                  <w:r>
                    <w:rPr>
                      <w:rtl/>
                      <w:lang w:bidi="he-IL"/>
                    </w:rPr>
                    <w:instrText xml:space="preserve"> </w:instrText>
                  </w:r>
                  <w:r>
                    <w:rPr>
                      <w:lang w:bidi="he-IL"/>
                    </w:rPr>
                    <w:instrText>SEQ</w:instrText>
                  </w:r>
                  <w:r>
                    <w:rPr>
                      <w:rtl/>
                      <w:lang w:bidi="he-IL"/>
                    </w:rPr>
                    <w:instrText xml:space="preserve"> </w:instrText>
                  </w:r>
                  <w:r>
                    <w:rPr>
                      <w:lang w:bidi="he-IL"/>
                    </w:rPr>
                    <w:instrText>Figure \* ARABIC</w:instrText>
                  </w:r>
                  <w:r>
                    <w:rPr>
                      <w:rtl/>
                      <w:lang w:bidi="he-IL"/>
                    </w:rPr>
                    <w:instrText xml:space="preserve"> </w:instrText>
                  </w:r>
                  <w:r w:rsidR="00122182">
                    <w:rPr>
                      <w:rtl/>
                      <w:lang w:bidi="he-IL"/>
                    </w:rPr>
                    <w:fldChar w:fldCharType="separate"/>
                  </w:r>
                  <w:ins w:id="1701" w:author="dobstbau" w:date="2011-11-14T19:57:00Z">
                    <w:r>
                      <w:rPr>
                        <w:noProof/>
                        <w:rtl/>
                        <w:lang w:bidi="he-IL"/>
                      </w:rPr>
                      <w:t>21</w:t>
                    </w:r>
                  </w:ins>
                  <w:ins w:id="1702" w:author="kelbaz" w:date="2011-11-13T18:17:00Z">
                    <w:del w:id="1703" w:author="dobstbau" w:date="2011-11-14T19:57:00Z">
                      <w:r w:rsidDel="0043004A">
                        <w:rPr>
                          <w:noProof/>
                          <w:rtl/>
                          <w:lang w:bidi="he-IL"/>
                        </w:rPr>
                        <w:delText>20</w:delText>
                      </w:r>
                    </w:del>
                  </w:ins>
                  <w:del w:id="1704" w:author="dobstbau" w:date="2011-11-14T19:57:00Z">
                    <w:r w:rsidDel="0043004A">
                      <w:rPr>
                        <w:noProof/>
                        <w:rtl/>
                        <w:lang w:bidi="he-IL"/>
                      </w:rPr>
                      <w:delText>19</w:delText>
                    </w:r>
                  </w:del>
                  <w:r w:rsidR="00122182">
                    <w:rPr>
                      <w:rtl/>
                      <w:lang w:bidi="he-IL"/>
                    </w:rPr>
                    <w:fldChar w:fldCharType="end"/>
                  </w:r>
                  <w:r>
                    <w:t xml:space="preserve"> - Flash schematic symbol and schematics</w:t>
                  </w:r>
                  <w:bookmarkEnd w:id="1700"/>
                </w:p>
              </w:txbxContent>
            </v:textbox>
            <w10:wrap type="tight"/>
          </v:shape>
        </w:pict>
      </w:r>
    </w:p>
    <w:p w:rsidR="009332F4" w:rsidRDefault="009332F4">
      <w:pPr>
        <w:pStyle w:val="ListParagraph"/>
        <w:bidi w:val="0"/>
      </w:pPr>
    </w:p>
    <w:p w:rsidR="009332F4" w:rsidRDefault="009332F4">
      <w:pPr>
        <w:pStyle w:val="ListParagraph"/>
        <w:bidi w:val="0"/>
      </w:pPr>
    </w:p>
    <w:p w:rsidR="009332F4" w:rsidRDefault="007153CE">
      <w:pPr>
        <w:pStyle w:val="ListParagraph"/>
        <w:numPr>
          <w:ilvl w:val="0"/>
          <w:numId w:val="42"/>
        </w:numPr>
        <w:bidi w:val="0"/>
      </w:pPr>
      <w:r>
        <w:t xml:space="preserve">The flash memory used in the system is the </w:t>
      </w:r>
      <w:proofErr w:type="spellStart"/>
      <w:r>
        <w:t>spansion</w:t>
      </w:r>
      <w:proofErr w:type="spellEnd"/>
      <w:r>
        <w:t xml:space="preserve"> </w:t>
      </w:r>
      <w:r w:rsidR="00EB1821" w:rsidRPr="00EB1821">
        <w:t>S29AL032D</w:t>
      </w:r>
      <w:r>
        <w:t xml:space="preserve"> included in the </w:t>
      </w:r>
      <w:proofErr w:type="spellStart"/>
      <w:r>
        <w:t>Altera</w:t>
      </w:r>
      <w:proofErr w:type="spellEnd"/>
      <w:r>
        <w:t xml:space="preserve"> DE2 development board. </w:t>
      </w:r>
      <w:r w:rsidR="00A603CD">
        <w:t>The flash uses Common Flash Interface (CFI)</w:t>
      </w:r>
      <w:r>
        <w:t xml:space="preserve"> </w:t>
      </w:r>
      <w:r w:rsidR="00A603CD">
        <w:t xml:space="preserve">in its interface with the Cyclone II FPGA. </w:t>
      </w:r>
      <w:r w:rsidR="00102A98">
        <w:t xml:space="preserve"> </w:t>
      </w:r>
      <w:r w:rsidR="00253927">
        <w:t>CFI has</w:t>
      </w:r>
      <w:r w:rsidR="00EB1821" w:rsidRPr="00EB1821">
        <w:t xml:space="preserve"> been created to allow a system designer the flexibility to design products now</w:t>
      </w:r>
      <w:r w:rsidR="00253927">
        <w:t xml:space="preserve"> </w:t>
      </w:r>
      <w:r w:rsidR="00EB1821" w:rsidRPr="00EB1821">
        <w:t>that can use both current and future flash memory devices, as well as the security of knowing that</w:t>
      </w:r>
      <w:r w:rsidR="008707F4">
        <w:t xml:space="preserve"> </w:t>
      </w:r>
      <w:r w:rsidR="00EB1821" w:rsidRPr="00EB1821">
        <w:t>second source products may be used without system software modifications.</w:t>
      </w:r>
      <w:r w:rsidR="00253927">
        <w:t xml:space="preserve"> </w:t>
      </w:r>
    </w:p>
    <w:p w:rsidR="009332F4" w:rsidRDefault="009332F4">
      <w:pPr>
        <w:pStyle w:val="ListParagraph"/>
        <w:bidi w:val="0"/>
      </w:pPr>
    </w:p>
    <w:p w:rsidR="009332F4" w:rsidRDefault="009F7094">
      <w:pPr>
        <w:pStyle w:val="ListParagraph"/>
        <w:numPr>
          <w:ilvl w:val="0"/>
          <w:numId w:val="42"/>
        </w:numPr>
        <w:bidi w:val="0"/>
      </w:pPr>
      <w:r>
        <w:t>Pin Configuration:</w:t>
      </w:r>
    </w:p>
    <w:p w:rsidR="009332F4" w:rsidRDefault="00EB1821">
      <w:pPr>
        <w:autoSpaceDE w:val="0"/>
        <w:autoSpaceDN w:val="0"/>
        <w:bidi w:val="0"/>
        <w:adjustRightInd w:val="0"/>
        <w:spacing w:after="0" w:line="240" w:lineRule="auto"/>
        <w:ind w:firstLine="720"/>
        <w:jc w:val="left"/>
      </w:pPr>
      <w:r w:rsidRPr="00EB1821">
        <w:t>A0-A20</w:t>
      </w:r>
      <w:r w:rsidR="009F7094">
        <w:t xml:space="preserve">                    </w:t>
      </w:r>
      <w:r w:rsidRPr="00EB1821">
        <w:t xml:space="preserve"> address inputs</w:t>
      </w:r>
    </w:p>
    <w:p w:rsidR="009332F4" w:rsidRDefault="00EB1821">
      <w:pPr>
        <w:autoSpaceDE w:val="0"/>
        <w:autoSpaceDN w:val="0"/>
        <w:bidi w:val="0"/>
        <w:adjustRightInd w:val="0"/>
        <w:spacing w:after="0" w:line="240" w:lineRule="auto"/>
        <w:ind w:left="720"/>
        <w:jc w:val="left"/>
      </w:pPr>
      <w:r w:rsidRPr="00EB1821">
        <w:t>DQ0-DQ14</w:t>
      </w:r>
      <w:r w:rsidR="009F7094">
        <w:t xml:space="preserve">              </w:t>
      </w:r>
      <w:r w:rsidRPr="00EB1821">
        <w:t xml:space="preserve"> 15 data inputs/outputs</w:t>
      </w:r>
      <w:r w:rsidR="00253927">
        <w:tab/>
      </w:r>
      <w:r w:rsidR="00253927">
        <w:tab/>
      </w:r>
    </w:p>
    <w:p w:rsidR="009332F4" w:rsidRDefault="00EB1821">
      <w:pPr>
        <w:autoSpaceDE w:val="0"/>
        <w:autoSpaceDN w:val="0"/>
        <w:bidi w:val="0"/>
        <w:adjustRightInd w:val="0"/>
        <w:spacing w:after="0" w:line="240" w:lineRule="auto"/>
        <w:ind w:firstLine="720"/>
        <w:jc w:val="left"/>
      </w:pPr>
      <w:r w:rsidRPr="00EB1821">
        <w:t>DQ15/A-1 DQ15</w:t>
      </w:r>
      <w:r w:rsidR="009F7094">
        <w:t xml:space="preserve">    </w:t>
      </w:r>
      <w:r w:rsidRPr="00EB1821">
        <w:t xml:space="preserve"> (data input/output, word mode), A-1 (LSB address input, byte mode)</w:t>
      </w:r>
    </w:p>
    <w:p w:rsidR="009332F4" w:rsidRDefault="00EB1821">
      <w:pPr>
        <w:autoSpaceDE w:val="0"/>
        <w:autoSpaceDN w:val="0"/>
        <w:bidi w:val="0"/>
        <w:adjustRightInd w:val="0"/>
        <w:spacing w:after="0" w:line="240" w:lineRule="auto"/>
        <w:ind w:firstLine="720"/>
        <w:jc w:val="left"/>
      </w:pPr>
      <w:r w:rsidRPr="00EB1821">
        <w:t xml:space="preserve">BYTE# </w:t>
      </w:r>
      <w:r w:rsidR="009F7094">
        <w:t xml:space="preserve">                       </w:t>
      </w:r>
      <w:r w:rsidRPr="00EB1821">
        <w:t>Selects 8-bit or 16-bit mode</w:t>
      </w:r>
    </w:p>
    <w:p w:rsidR="009332F4" w:rsidRDefault="00EB1821">
      <w:pPr>
        <w:autoSpaceDE w:val="0"/>
        <w:autoSpaceDN w:val="0"/>
        <w:bidi w:val="0"/>
        <w:adjustRightInd w:val="0"/>
        <w:spacing w:after="0" w:line="240" w:lineRule="auto"/>
        <w:ind w:firstLine="720"/>
        <w:jc w:val="left"/>
      </w:pPr>
      <w:r w:rsidRPr="00EB1821">
        <w:t xml:space="preserve">CE# </w:t>
      </w:r>
      <w:r w:rsidR="009F7094">
        <w:t xml:space="preserve">                           </w:t>
      </w:r>
      <w:r w:rsidRPr="00EB1821">
        <w:t>Chip enable</w:t>
      </w:r>
    </w:p>
    <w:p w:rsidR="009332F4" w:rsidRDefault="00EB1821">
      <w:pPr>
        <w:autoSpaceDE w:val="0"/>
        <w:autoSpaceDN w:val="0"/>
        <w:bidi w:val="0"/>
        <w:adjustRightInd w:val="0"/>
        <w:spacing w:after="0" w:line="240" w:lineRule="auto"/>
        <w:ind w:firstLine="720"/>
        <w:jc w:val="left"/>
      </w:pPr>
      <w:r w:rsidRPr="00EB1821">
        <w:t>OE#</w:t>
      </w:r>
      <w:r w:rsidR="009F7094">
        <w:t xml:space="preserve">                          </w:t>
      </w:r>
      <w:r w:rsidRPr="00EB1821">
        <w:t xml:space="preserve"> Output enable</w:t>
      </w:r>
    </w:p>
    <w:p w:rsidR="009332F4" w:rsidRDefault="00EB1821">
      <w:pPr>
        <w:autoSpaceDE w:val="0"/>
        <w:autoSpaceDN w:val="0"/>
        <w:bidi w:val="0"/>
        <w:adjustRightInd w:val="0"/>
        <w:spacing w:after="0" w:line="240" w:lineRule="auto"/>
        <w:ind w:firstLine="720"/>
        <w:jc w:val="left"/>
      </w:pPr>
      <w:r w:rsidRPr="00EB1821">
        <w:t>WE#</w:t>
      </w:r>
      <w:r w:rsidR="009F7094">
        <w:t xml:space="preserve">                         </w:t>
      </w:r>
      <w:r w:rsidRPr="00EB1821">
        <w:t xml:space="preserve"> Write enable</w:t>
      </w:r>
    </w:p>
    <w:p w:rsidR="009332F4" w:rsidRDefault="00EB1821">
      <w:pPr>
        <w:autoSpaceDE w:val="0"/>
        <w:autoSpaceDN w:val="0"/>
        <w:bidi w:val="0"/>
        <w:adjustRightInd w:val="0"/>
        <w:spacing w:after="0" w:line="240" w:lineRule="auto"/>
        <w:ind w:firstLine="720"/>
        <w:jc w:val="left"/>
      </w:pPr>
      <w:r w:rsidRPr="00EB1821">
        <w:t xml:space="preserve">RESET# </w:t>
      </w:r>
      <w:r w:rsidR="009F7094">
        <w:t xml:space="preserve">                    </w:t>
      </w:r>
      <w:r w:rsidRPr="00EB1821">
        <w:t>Hardware reset pin</w:t>
      </w:r>
    </w:p>
    <w:p w:rsidR="009332F4" w:rsidRDefault="00EB1821">
      <w:pPr>
        <w:autoSpaceDE w:val="0"/>
        <w:autoSpaceDN w:val="0"/>
        <w:bidi w:val="0"/>
        <w:adjustRightInd w:val="0"/>
        <w:spacing w:after="0" w:line="240" w:lineRule="auto"/>
        <w:ind w:firstLine="720"/>
        <w:jc w:val="left"/>
      </w:pPr>
      <w:r w:rsidRPr="00EB1821">
        <w:t xml:space="preserve">WP#/ACC </w:t>
      </w:r>
      <w:r w:rsidR="009F7094">
        <w:t xml:space="preserve">                </w:t>
      </w:r>
      <w:r w:rsidRPr="00EB1821">
        <w:t>Hardware Write Protect input/Programming Acceleration input.</w:t>
      </w:r>
    </w:p>
    <w:p w:rsidR="009332F4" w:rsidRDefault="00EB1821">
      <w:pPr>
        <w:bidi w:val="0"/>
        <w:ind w:firstLine="720"/>
      </w:pPr>
      <w:r w:rsidRPr="00EB1821">
        <w:t>ACC</w:t>
      </w:r>
      <w:r w:rsidR="009F7094">
        <w:t xml:space="preserve">                          </w:t>
      </w:r>
      <w:r w:rsidRPr="00EB1821">
        <w:t xml:space="preserve"> Hardware Write Protect input</w:t>
      </w:r>
    </w:p>
    <w:p w:rsidR="009F7094" w:rsidRDefault="009F7094" w:rsidP="000636DB">
      <w:pPr>
        <w:pStyle w:val="Heading2"/>
        <w:keepNext/>
        <w:numPr>
          <w:ilvl w:val="1"/>
          <w:numId w:val="0"/>
        </w:numPr>
        <w:tabs>
          <w:tab w:val="num" w:pos="1134"/>
        </w:tabs>
        <w:bidi w:val="0"/>
        <w:spacing w:after="60" w:line="240" w:lineRule="auto"/>
        <w:ind w:left="1134" w:hanging="1134"/>
      </w:pPr>
    </w:p>
    <w:p w:rsidR="00692424" w:rsidRDefault="00692424" w:rsidP="00692424">
      <w:pPr>
        <w:pStyle w:val="ListParagraph"/>
        <w:bidi w:val="0"/>
        <w:outlineLvl w:val="0"/>
        <w:rPr>
          <w:rStyle w:val="IntenseEmphasis"/>
          <w:sz w:val="24"/>
          <w:szCs w:val="24"/>
        </w:rPr>
      </w:pPr>
      <w:bookmarkStart w:id="1705" w:name="_Toc308900979"/>
      <w:r>
        <w:rPr>
          <w:rStyle w:val="IntenseEmphasis"/>
          <w:sz w:val="24"/>
          <w:szCs w:val="24"/>
        </w:rPr>
        <w:t>Testability</w:t>
      </w:r>
      <w:bookmarkEnd w:id="1705"/>
    </w:p>
    <w:p w:rsidR="009F7094" w:rsidRDefault="00B35E5A" w:rsidP="00692424">
      <w:pPr>
        <w:pStyle w:val="Heading2"/>
        <w:keepNext/>
        <w:numPr>
          <w:ilvl w:val="1"/>
          <w:numId w:val="0"/>
        </w:numPr>
        <w:tabs>
          <w:tab w:val="num" w:pos="1134"/>
        </w:tabs>
        <w:bidi w:val="0"/>
        <w:spacing w:after="60" w:line="240" w:lineRule="auto"/>
        <w:rPr>
          <w:smallCaps w:val="0"/>
          <w:spacing w:val="0"/>
          <w:sz w:val="20"/>
          <w:szCs w:val="20"/>
        </w:rPr>
      </w:pPr>
      <w:bookmarkStart w:id="1706" w:name="_Toc308900980"/>
      <w:r>
        <w:rPr>
          <w:smallCaps w:val="0"/>
          <w:spacing w:val="0"/>
          <w:sz w:val="20"/>
          <w:szCs w:val="20"/>
        </w:rPr>
        <w:t>Top level testing was done using the configuration seen in the figure:</w:t>
      </w:r>
      <w:bookmarkEnd w:id="1706"/>
    </w:p>
    <w:p w:rsidR="00B35E5A" w:rsidRDefault="00B35E5A" w:rsidP="00B35E5A">
      <w:pPr>
        <w:keepNext/>
        <w:bidi w:val="0"/>
      </w:pPr>
      <w:r>
        <w:rPr>
          <w:noProof/>
          <w:lang w:bidi="he-IL"/>
        </w:rPr>
        <w:drawing>
          <wp:inline distT="0" distB="0" distL="0" distR="0">
            <wp:extent cx="5274310" cy="2508190"/>
            <wp:effectExtent l="19050" t="0" r="254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2508190"/>
                    </a:xfrm>
                    <a:prstGeom prst="rect">
                      <a:avLst/>
                    </a:prstGeom>
                    <a:noFill/>
                    <a:ln w="9525">
                      <a:noFill/>
                      <a:miter lim="800000"/>
                      <a:headEnd/>
                      <a:tailEnd/>
                    </a:ln>
                  </pic:spPr>
                </pic:pic>
              </a:graphicData>
            </a:graphic>
          </wp:inline>
        </w:drawing>
      </w:r>
    </w:p>
    <w:p w:rsidR="00B35E5A" w:rsidRDefault="00B35E5A" w:rsidP="00B35E5A">
      <w:pPr>
        <w:pStyle w:val="Caption"/>
        <w:jc w:val="center"/>
      </w:pPr>
      <w:r>
        <w:t xml:space="preserve">Figure </w:t>
      </w:r>
      <w:r w:rsidR="00122182">
        <w:fldChar w:fldCharType="begin"/>
      </w:r>
      <w:r w:rsidR="006A2BF5">
        <w:instrText xml:space="preserve"> SEQ Figure \* ARABIC </w:instrText>
      </w:r>
      <w:r w:rsidR="00122182">
        <w:fldChar w:fldCharType="separate"/>
      </w:r>
      <w:ins w:id="1707" w:author="dobstbau" w:date="2011-11-14T19:57:00Z">
        <w:r w:rsidR="0043004A">
          <w:rPr>
            <w:noProof/>
          </w:rPr>
          <w:t>22</w:t>
        </w:r>
      </w:ins>
      <w:ins w:id="1708" w:author="kelbaz" w:date="2011-11-13T18:17:00Z">
        <w:del w:id="1709" w:author="dobstbau" w:date="2011-11-14T19:57:00Z">
          <w:r w:rsidR="00DA4E5D" w:rsidDel="0043004A">
            <w:rPr>
              <w:noProof/>
            </w:rPr>
            <w:delText>21</w:delText>
          </w:r>
        </w:del>
      </w:ins>
      <w:del w:id="1710" w:author="dobstbau" w:date="2011-11-14T19:57:00Z">
        <w:r w:rsidDel="0043004A">
          <w:rPr>
            <w:noProof/>
          </w:rPr>
          <w:delText>20</w:delText>
        </w:r>
      </w:del>
      <w:r w:rsidR="00122182">
        <w:fldChar w:fldCharType="end"/>
      </w:r>
      <w:r>
        <w:t xml:space="preserve"> - Top level simulation</w:t>
      </w:r>
    </w:p>
    <w:p w:rsidR="00B35E5A" w:rsidRDefault="00B35E5A" w:rsidP="00B35E5A">
      <w:pPr>
        <w:bidi w:val="0"/>
      </w:pPr>
      <w:r>
        <w:t xml:space="preserve">The </w:t>
      </w:r>
      <w:r>
        <w:rPr>
          <w:b/>
          <w:bCs/>
        </w:rPr>
        <w:t>uart_tx_gen_model</w:t>
      </w:r>
      <w:r>
        <w:t xml:space="preserve"> is a unit that reads data from a text file and sends it to the </w:t>
      </w:r>
      <w:r w:rsidR="00EE6105">
        <w:t>RX path via UART protocol. By watching the expected waveforms the test was defined successful or not.</w:t>
      </w:r>
    </w:p>
    <w:p w:rsidR="00EE6105" w:rsidRDefault="00EE6105" w:rsidP="00EE6105">
      <w:pPr>
        <w:bidi w:val="0"/>
      </w:pPr>
      <w:r>
        <w:t>The following tests were run on the system:</w:t>
      </w:r>
    </w:p>
    <w:p w:rsidR="00EE6105" w:rsidRDefault="00EE6105" w:rsidP="00EE6105">
      <w:pPr>
        <w:pStyle w:val="ListParagraph"/>
        <w:numPr>
          <w:ilvl w:val="0"/>
          <w:numId w:val="44"/>
        </w:numPr>
        <w:bidi w:val="0"/>
      </w:pPr>
      <w:r>
        <w:t xml:space="preserve">5 </w:t>
      </w:r>
      <w:proofErr w:type="gramStart"/>
      <w:r>
        <w:t>word</w:t>
      </w:r>
      <w:proofErr w:type="gramEnd"/>
      <w:r>
        <w:t xml:space="preserve"> write transaction to Led client.</w:t>
      </w:r>
    </w:p>
    <w:p w:rsidR="00EE6105" w:rsidRDefault="00EE6105" w:rsidP="00EE6105">
      <w:pPr>
        <w:pStyle w:val="ListParagraph"/>
        <w:numPr>
          <w:ilvl w:val="0"/>
          <w:numId w:val="44"/>
        </w:numPr>
        <w:bidi w:val="0"/>
      </w:pPr>
      <w:r>
        <w:t xml:space="preserve">1 word </w:t>
      </w:r>
      <w:proofErr w:type="gramStart"/>
      <w:r>
        <w:t>write</w:t>
      </w:r>
      <w:proofErr w:type="gramEnd"/>
      <w:r>
        <w:t xml:space="preserve"> transaction to Led client.</w:t>
      </w:r>
    </w:p>
    <w:p w:rsidR="00EE6105" w:rsidRDefault="00EE6105" w:rsidP="00EE6105">
      <w:pPr>
        <w:pStyle w:val="ListParagraph"/>
        <w:numPr>
          <w:ilvl w:val="0"/>
          <w:numId w:val="44"/>
        </w:numPr>
        <w:bidi w:val="0"/>
      </w:pPr>
      <w:r>
        <w:t>Two sequent write transactions to Led Client.</w:t>
      </w:r>
    </w:p>
    <w:p w:rsidR="00EE6105" w:rsidRDefault="00EE6105" w:rsidP="00EE6105">
      <w:pPr>
        <w:pStyle w:val="ListParagraph"/>
        <w:numPr>
          <w:ilvl w:val="0"/>
          <w:numId w:val="44"/>
        </w:numPr>
        <w:bidi w:val="0"/>
      </w:pPr>
      <w:r>
        <w:t xml:space="preserve">3 </w:t>
      </w:r>
      <w:proofErr w:type="gramStart"/>
      <w:r>
        <w:t>word</w:t>
      </w:r>
      <w:proofErr w:type="gramEnd"/>
      <w:r>
        <w:t xml:space="preserve"> read transaction with Led client.</w:t>
      </w:r>
    </w:p>
    <w:p w:rsidR="00EE6105" w:rsidRDefault="00EE6105" w:rsidP="00EE6105">
      <w:pPr>
        <w:pStyle w:val="ListParagraph"/>
        <w:numPr>
          <w:ilvl w:val="0"/>
          <w:numId w:val="44"/>
        </w:numPr>
        <w:bidi w:val="0"/>
      </w:pPr>
      <w:r>
        <w:t>1 word read transaction with Led client.</w:t>
      </w:r>
    </w:p>
    <w:p w:rsidR="00EE6105" w:rsidRDefault="00EE6105" w:rsidP="00EE6105">
      <w:pPr>
        <w:pStyle w:val="ListParagraph"/>
        <w:numPr>
          <w:ilvl w:val="0"/>
          <w:numId w:val="44"/>
        </w:numPr>
        <w:bidi w:val="0"/>
      </w:pPr>
      <w:r>
        <w:lastRenderedPageBreak/>
        <w:t>Two sequent read transactions to Led Client.</w:t>
      </w:r>
    </w:p>
    <w:p w:rsidR="00EE6105" w:rsidRDefault="00EA5473" w:rsidP="00EE6105">
      <w:pPr>
        <w:pStyle w:val="ListParagraph"/>
        <w:numPr>
          <w:ilvl w:val="0"/>
          <w:numId w:val="44"/>
        </w:numPr>
        <w:bidi w:val="0"/>
      </w:pPr>
      <w:r>
        <w:t>3 sequent transactions with led client: write =&gt; read =&gt; write.</w:t>
      </w:r>
    </w:p>
    <w:p w:rsidR="00EA5473" w:rsidRDefault="00EA5473" w:rsidP="00EA5473">
      <w:pPr>
        <w:pStyle w:val="ListParagraph"/>
        <w:numPr>
          <w:ilvl w:val="0"/>
          <w:numId w:val="44"/>
        </w:numPr>
        <w:bidi w:val="0"/>
      </w:pPr>
      <w:r>
        <w:t>Write to a Led register the value 00_0x.</w:t>
      </w:r>
    </w:p>
    <w:p w:rsidR="00EA5473" w:rsidRDefault="00EA5473" w:rsidP="00EA5473">
      <w:pPr>
        <w:pStyle w:val="ListParagraph"/>
        <w:numPr>
          <w:ilvl w:val="0"/>
          <w:numId w:val="44"/>
        </w:numPr>
        <w:bidi w:val="0"/>
      </w:pPr>
      <w:r>
        <w:t xml:space="preserve">Write transaction to </w:t>
      </w:r>
      <w:proofErr w:type="gramStart"/>
      <w:r>
        <w:t>Wait</w:t>
      </w:r>
      <w:proofErr w:type="gramEnd"/>
      <w:r>
        <w:t xml:space="preserve"> client.</w:t>
      </w:r>
    </w:p>
    <w:p w:rsidR="00EA5473" w:rsidRDefault="00EA5473" w:rsidP="00EA5473">
      <w:pPr>
        <w:pStyle w:val="ListParagraph"/>
        <w:numPr>
          <w:ilvl w:val="0"/>
          <w:numId w:val="44"/>
        </w:numPr>
        <w:bidi w:val="0"/>
      </w:pPr>
      <w:r>
        <w:t xml:space="preserve">2 sequent write transactions to </w:t>
      </w:r>
      <w:proofErr w:type="gramStart"/>
      <w:r>
        <w:t>Wait</w:t>
      </w:r>
      <w:proofErr w:type="gramEnd"/>
      <w:r>
        <w:t xml:space="preserve"> client.</w:t>
      </w:r>
    </w:p>
    <w:p w:rsidR="00EA5473" w:rsidRDefault="00EA5473" w:rsidP="00EA5473">
      <w:pPr>
        <w:pStyle w:val="ListParagraph"/>
        <w:numPr>
          <w:ilvl w:val="0"/>
          <w:numId w:val="44"/>
        </w:numPr>
        <w:bidi w:val="0"/>
      </w:pPr>
      <w:r>
        <w:t xml:space="preserve">Write 00_0x to </w:t>
      </w:r>
      <w:proofErr w:type="gramStart"/>
      <w:r>
        <w:t>Wait</w:t>
      </w:r>
      <w:proofErr w:type="gramEnd"/>
      <w:r>
        <w:t xml:space="preserve"> client.</w:t>
      </w:r>
    </w:p>
    <w:p w:rsidR="00EA5473" w:rsidRDefault="00EA5473" w:rsidP="00EA5473">
      <w:pPr>
        <w:pStyle w:val="ListParagraph"/>
        <w:numPr>
          <w:ilvl w:val="0"/>
          <w:numId w:val="44"/>
        </w:numPr>
        <w:bidi w:val="0"/>
      </w:pPr>
      <w:r>
        <w:t>Sequent transactions to different clients: Write to Led =&gt; Write to wait =&gt; Read from Led</w:t>
      </w:r>
    </w:p>
    <w:p w:rsidR="00EA5473" w:rsidRDefault="00EA5473" w:rsidP="00EA5473">
      <w:pPr>
        <w:pStyle w:val="ListParagraph"/>
        <w:numPr>
          <w:ilvl w:val="0"/>
          <w:numId w:val="44"/>
        </w:numPr>
        <w:bidi w:val="0"/>
      </w:pPr>
      <w:r>
        <w:t>Reading the error register value (WS1 – inside the rx_path).</w:t>
      </w:r>
    </w:p>
    <w:p w:rsidR="00EA5473" w:rsidRPr="00B35E5A" w:rsidRDefault="00EA5473" w:rsidP="00EA5473">
      <w:pPr>
        <w:pStyle w:val="ListParagraph"/>
        <w:numPr>
          <w:ilvl w:val="0"/>
          <w:numId w:val="44"/>
        </w:numPr>
        <w:bidi w:val="0"/>
      </w:pPr>
      <w:r>
        <w:t>System reset while a wishbone active cycle occurs.</w:t>
      </w:r>
    </w:p>
    <w:p w:rsidR="009F7094" w:rsidRDefault="009F7094" w:rsidP="000636DB">
      <w:pPr>
        <w:pStyle w:val="Heading2"/>
        <w:keepNext/>
        <w:numPr>
          <w:ilvl w:val="1"/>
          <w:numId w:val="0"/>
        </w:numPr>
        <w:tabs>
          <w:tab w:val="num" w:pos="1134"/>
        </w:tabs>
        <w:bidi w:val="0"/>
        <w:spacing w:after="60" w:line="240" w:lineRule="auto"/>
        <w:ind w:left="1134" w:hanging="1134"/>
      </w:pPr>
    </w:p>
    <w:p w:rsidR="009F7094" w:rsidRDefault="00102A98" w:rsidP="000636DB">
      <w:pPr>
        <w:pStyle w:val="Heading2"/>
        <w:keepNext/>
        <w:numPr>
          <w:ilvl w:val="1"/>
          <w:numId w:val="0"/>
        </w:numPr>
        <w:tabs>
          <w:tab w:val="num" w:pos="1134"/>
        </w:tabs>
        <w:bidi w:val="0"/>
        <w:spacing w:after="60" w:line="240" w:lineRule="auto"/>
        <w:ind w:left="1134" w:hanging="1134"/>
      </w:pPr>
      <w:r w:rsidDel="00102A98">
        <w:t xml:space="preserve"> </w:t>
      </w:r>
    </w:p>
    <w:p w:rsidR="009F7094" w:rsidRDefault="009F7094" w:rsidP="000636DB">
      <w:pPr>
        <w:pStyle w:val="Heading2"/>
        <w:keepNext/>
        <w:numPr>
          <w:ilvl w:val="1"/>
          <w:numId w:val="0"/>
        </w:numPr>
        <w:tabs>
          <w:tab w:val="num" w:pos="1134"/>
        </w:tabs>
        <w:bidi w:val="0"/>
        <w:spacing w:after="60" w:line="240" w:lineRule="auto"/>
        <w:ind w:left="1134" w:hanging="1134"/>
      </w:pPr>
    </w:p>
    <w:p w:rsidR="000636DB" w:rsidRPr="00B52512" w:rsidRDefault="000636DB" w:rsidP="000636DB">
      <w:pPr>
        <w:pStyle w:val="Heading2"/>
        <w:keepNext/>
        <w:numPr>
          <w:ilvl w:val="1"/>
          <w:numId w:val="0"/>
        </w:numPr>
        <w:tabs>
          <w:tab w:val="num" w:pos="1134"/>
        </w:tabs>
        <w:bidi w:val="0"/>
        <w:spacing w:after="60" w:line="240" w:lineRule="auto"/>
        <w:ind w:left="1134" w:hanging="1134"/>
      </w:pPr>
      <w:bookmarkStart w:id="1711" w:name="_Toc308900981"/>
      <w:r>
        <w:t>Messages to the FPGA</w:t>
      </w:r>
      <w:bookmarkEnd w:id="1697"/>
      <w:bookmarkEnd w:id="1698"/>
      <w:bookmarkEnd w:id="1711"/>
      <w:r>
        <w:t xml:space="preserve"> </w:t>
      </w:r>
    </w:p>
    <w:p w:rsidR="000636DB" w:rsidRDefault="000636DB" w:rsidP="000636DB">
      <w:pPr>
        <w:pStyle w:val="Heading3"/>
        <w:keepNext/>
        <w:numPr>
          <w:ilvl w:val="2"/>
          <w:numId w:val="0"/>
        </w:numPr>
        <w:tabs>
          <w:tab w:val="num" w:pos="1134"/>
        </w:tabs>
        <w:spacing w:before="240" w:after="60" w:line="240" w:lineRule="auto"/>
        <w:ind w:left="1134" w:hanging="1134"/>
      </w:pPr>
      <w:bookmarkStart w:id="1712" w:name="_Toc213569772"/>
      <w:bookmarkStart w:id="1713" w:name="_Toc244935348"/>
      <w:bookmarkStart w:id="1714" w:name="_Toc280693318"/>
      <w:bookmarkStart w:id="1715" w:name="_Toc308900982"/>
      <w:r w:rsidRPr="00DC4B10">
        <w:t>Registers Write</w:t>
      </w:r>
      <w:bookmarkEnd w:id="1712"/>
      <w:bookmarkEnd w:id="1713"/>
      <w:r>
        <w:t xml:space="preserve"> Message</w:t>
      </w:r>
      <w:bookmarkEnd w:id="1714"/>
      <w:bookmarkEnd w:id="1715"/>
    </w:p>
    <w:p w:rsidR="000636DB" w:rsidRPr="00973FFF" w:rsidRDefault="000636DB" w:rsidP="000636DB">
      <w:pPr>
        <w:bidi w:val="0"/>
        <w:rPr>
          <w:rFonts w:ascii="Arial"/>
          <w:rtl/>
        </w:rPr>
      </w:pPr>
    </w:p>
    <w:tbl>
      <w:tblPr>
        <w:tblStyle w:val="TableGrid"/>
        <w:bidiVisual/>
        <w:tblW w:w="0" w:type="auto"/>
        <w:jc w:val="center"/>
        <w:tblInd w:w="-1709" w:type="dxa"/>
        <w:tblLook w:val="01E0"/>
      </w:tblPr>
      <w:tblGrid>
        <w:gridCol w:w="5932"/>
        <w:gridCol w:w="3502"/>
        <w:gridCol w:w="725"/>
      </w:tblGrid>
      <w:tr w:rsidR="000636DB" w:rsidTr="00B02C0C">
        <w:trPr>
          <w:trHeight w:val="70"/>
          <w:jc w:val="center"/>
        </w:trPr>
        <w:tc>
          <w:tcPr>
            <w:tcW w:w="9434" w:type="dxa"/>
            <w:gridSpan w:val="2"/>
          </w:tcPr>
          <w:p w:rsidR="000636DB" w:rsidRDefault="000636DB" w:rsidP="00B02C0C">
            <w:pPr>
              <w:bidi w:val="0"/>
            </w:pPr>
            <w:r>
              <w:t>SOF</w:t>
            </w:r>
          </w:p>
        </w:tc>
        <w:tc>
          <w:tcPr>
            <w:tcW w:w="725" w:type="dxa"/>
          </w:tcPr>
          <w:p w:rsidR="000636DB" w:rsidRDefault="000636DB" w:rsidP="00021FE5">
            <w:pPr>
              <w:bidi w:val="0"/>
              <w:rPr>
                <w:lang w:bidi="he-IL"/>
              </w:rPr>
            </w:pPr>
            <w:r>
              <w:t>0x</w:t>
            </w:r>
            <w:r w:rsidR="00021FE5">
              <w:rPr>
                <w:rFonts w:hint="cs"/>
                <w:rtl/>
                <w:lang w:bidi="he-IL"/>
              </w:rPr>
              <w:t>3</w:t>
            </w:r>
            <w:r w:rsidR="00021FE5">
              <w:rPr>
                <w:rFonts w:hint="cs"/>
                <w:lang w:bidi="he-IL"/>
              </w:rPr>
              <w:t>C</w:t>
            </w:r>
          </w:p>
        </w:tc>
      </w:tr>
      <w:tr w:rsidR="000636DB" w:rsidTr="00B02C0C">
        <w:trPr>
          <w:jc w:val="center"/>
        </w:trPr>
        <w:tc>
          <w:tcPr>
            <w:tcW w:w="9434" w:type="dxa"/>
            <w:gridSpan w:val="2"/>
          </w:tcPr>
          <w:p w:rsidR="000636DB" w:rsidRDefault="000636DB" w:rsidP="00B02C0C">
            <w:pPr>
              <w:bidi w:val="0"/>
            </w:pPr>
            <w:r>
              <w:t>Write Register Type ID</w:t>
            </w:r>
          </w:p>
        </w:tc>
        <w:tc>
          <w:tcPr>
            <w:tcW w:w="725" w:type="dxa"/>
          </w:tcPr>
          <w:p w:rsidR="000636DB" w:rsidRDefault="000636DB" w:rsidP="00B02C0C">
            <w:pPr>
              <w:bidi w:val="0"/>
            </w:pPr>
            <w:r>
              <w:t>0x75</w:t>
            </w:r>
          </w:p>
        </w:tc>
      </w:tr>
      <w:tr w:rsidR="000636DB" w:rsidTr="00B02C0C">
        <w:trPr>
          <w:jc w:val="center"/>
        </w:trPr>
        <w:tc>
          <w:tcPr>
            <w:tcW w:w="5932" w:type="dxa"/>
          </w:tcPr>
          <w:p w:rsidR="000636DB" w:rsidRDefault="000636DB" w:rsidP="00B02C0C">
            <w:pPr>
              <w:bidi w:val="0"/>
            </w:pPr>
            <w:r>
              <w:t>NA</w:t>
            </w:r>
          </w:p>
        </w:tc>
        <w:tc>
          <w:tcPr>
            <w:tcW w:w="3502" w:type="dxa"/>
          </w:tcPr>
          <w:p w:rsidR="000636DB" w:rsidRDefault="000636DB" w:rsidP="00B02C0C">
            <w:pPr>
              <w:bidi w:val="0"/>
            </w:pPr>
            <w:r>
              <w:t>Address [31:24]</w:t>
            </w:r>
          </w:p>
        </w:tc>
        <w:tc>
          <w:tcPr>
            <w:tcW w:w="725" w:type="dxa"/>
          </w:tcPr>
          <w:p w:rsidR="000636DB" w:rsidRDefault="000636DB" w:rsidP="00B02C0C">
            <w:pPr>
              <w:bidi w:val="0"/>
            </w:pPr>
          </w:p>
        </w:tc>
      </w:tr>
      <w:tr w:rsidR="000636DB" w:rsidTr="00B02C0C">
        <w:trPr>
          <w:jc w:val="center"/>
        </w:trPr>
        <w:tc>
          <w:tcPr>
            <w:tcW w:w="5932" w:type="dxa"/>
          </w:tcPr>
          <w:p w:rsidR="000636DB" w:rsidRDefault="000636DB" w:rsidP="00B02C0C">
            <w:pPr>
              <w:bidi w:val="0"/>
            </w:pPr>
            <w:r>
              <w:t>NA</w:t>
            </w:r>
          </w:p>
        </w:tc>
        <w:tc>
          <w:tcPr>
            <w:tcW w:w="3502" w:type="dxa"/>
          </w:tcPr>
          <w:p w:rsidR="000636DB" w:rsidRDefault="000636DB" w:rsidP="00B02C0C">
            <w:pPr>
              <w:bidi w:val="0"/>
            </w:pPr>
            <w:r>
              <w:t>Address [23:16]</w:t>
            </w:r>
          </w:p>
        </w:tc>
        <w:tc>
          <w:tcPr>
            <w:tcW w:w="725" w:type="dxa"/>
          </w:tcPr>
          <w:p w:rsidR="000636DB" w:rsidRDefault="000636DB" w:rsidP="00B02C0C">
            <w:pPr>
              <w:bidi w:val="0"/>
            </w:pPr>
          </w:p>
        </w:tc>
      </w:tr>
      <w:tr w:rsidR="000636DB" w:rsidTr="00B02C0C">
        <w:trPr>
          <w:jc w:val="center"/>
        </w:trPr>
        <w:tc>
          <w:tcPr>
            <w:tcW w:w="5932" w:type="dxa"/>
          </w:tcPr>
          <w:p w:rsidR="000636DB" w:rsidRDefault="000636DB" w:rsidP="00B02C0C">
            <w:pPr>
              <w:bidi w:val="0"/>
            </w:pPr>
            <w:r>
              <w:t>[15:12] – NA</w:t>
            </w:r>
          </w:p>
          <w:p w:rsidR="000636DB" w:rsidRDefault="000636DB" w:rsidP="00B02C0C">
            <w:pPr>
              <w:bidi w:val="0"/>
            </w:pPr>
            <w:r>
              <w:t>[11:8] – Space of registers address [4:1]</w:t>
            </w:r>
          </w:p>
        </w:tc>
        <w:tc>
          <w:tcPr>
            <w:tcW w:w="3502" w:type="dxa"/>
          </w:tcPr>
          <w:p w:rsidR="000636DB" w:rsidRDefault="000636DB" w:rsidP="00B02C0C">
            <w:pPr>
              <w:bidi w:val="0"/>
            </w:pPr>
            <w:r>
              <w:t>Address [15:8]</w:t>
            </w:r>
          </w:p>
        </w:tc>
        <w:tc>
          <w:tcPr>
            <w:tcW w:w="725" w:type="dxa"/>
          </w:tcPr>
          <w:p w:rsidR="000636DB" w:rsidRDefault="000636DB" w:rsidP="00B02C0C">
            <w:pPr>
              <w:bidi w:val="0"/>
            </w:pPr>
          </w:p>
        </w:tc>
      </w:tr>
      <w:tr w:rsidR="000636DB" w:rsidTr="00B02C0C">
        <w:trPr>
          <w:jc w:val="center"/>
        </w:trPr>
        <w:tc>
          <w:tcPr>
            <w:tcW w:w="5932" w:type="dxa"/>
          </w:tcPr>
          <w:p w:rsidR="000636DB" w:rsidRDefault="000636DB" w:rsidP="00B02C0C">
            <w:pPr>
              <w:bidi w:val="0"/>
            </w:pPr>
            <w:r>
              <w:t>[7] – Space of registers address [0]</w:t>
            </w:r>
          </w:p>
          <w:p w:rsidR="000636DB" w:rsidRDefault="000636DB" w:rsidP="00B02C0C">
            <w:pPr>
              <w:bidi w:val="0"/>
            </w:pPr>
            <w:r>
              <w:t>[6:0] – Local start address of burst registers [6:0]</w:t>
            </w:r>
          </w:p>
        </w:tc>
        <w:tc>
          <w:tcPr>
            <w:tcW w:w="3502" w:type="dxa"/>
          </w:tcPr>
          <w:p w:rsidR="000636DB" w:rsidRDefault="000636DB" w:rsidP="00B02C0C">
            <w:pPr>
              <w:bidi w:val="0"/>
            </w:pPr>
            <w:r>
              <w:t>Address [7:0]</w:t>
            </w:r>
          </w:p>
        </w:tc>
        <w:tc>
          <w:tcPr>
            <w:tcW w:w="725" w:type="dxa"/>
          </w:tcPr>
          <w:p w:rsidR="000636DB" w:rsidRDefault="000636DB" w:rsidP="00B02C0C">
            <w:pPr>
              <w:bidi w:val="0"/>
            </w:pPr>
          </w:p>
        </w:tc>
      </w:tr>
      <w:tr w:rsidR="000636DB" w:rsidTr="00B02C0C">
        <w:trPr>
          <w:jc w:val="center"/>
        </w:trPr>
        <w:tc>
          <w:tcPr>
            <w:tcW w:w="5932" w:type="dxa"/>
          </w:tcPr>
          <w:p w:rsidR="000636DB" w:rsidRDefault="000636DB" w:rsidP="00B02C0C">
            <w:pPr>
              <w:bidi w:val="0"/>
            </w:pPr>
            <w:r>
              <w:t xml:space="preserve">[15:10] </w:t>
            </w:r>
            <w:r w:rsidR="00AA6BA9">
              <w:t>–</w:t>
            </w:r>
            <w:r>
              <w:t xml:space="preserve"> NA</w:t>
            </w:r>
          </w:p>
          <w:p w:rsidR="000636DB" w:rsidRDefault="000636DB" w:rsidP="00B02C0C">
            <w:pPr>
              <w:bidi w:val="0"/>
            </w:pPr>
            <w:r>
              <w:t>[9:8] - Data Length[9:8]</w:t>
            </w:r>
          </w:p>
        </w:tc>
        <w:tc>
          <w:tcPr>
            <w:tcW w:w="3502" w:type="dxa"/>
          </w:tcPr>
          <w:p w:rsidR="000636DB" w:rsidRDefault="000636DB" w:rsidP="00B02C0C">
            <w:pPr>
              <w:bidi w:val="0"/>
            </w:pPr>
            <w:r>
              <w:t>Length [15:8]</w:t>
            </w:r>
          </w:p>
        </w:tc>
        <w:tc>
          <w:tcPr>
            <w:tcW w:w="725" w:type="dxa"/>
          </w:tcPr>
          <w:p w:rsidR="000636DB" w:rsidRDefault="000636DB" w:rsidP="00B02C0C">
            <w:pPr>
              <w:bidi w:val="0"/>
              <w:rPr>
                <w:rFonts w:ascii="Arial"/>
                <w:rtl/>
              </w:rPr>
            </w:pPr>
          </w:p>
        </w:tc>
      </w:tr>
      <w:tr w:rsidR="000636DB" w:rsidTr="00B02C0C">
        <w:trPr>
          <w:jc w:val="center"/>
        </w:trPr>
        <w:tc>
          <w:tcPr>
            <w:tcW w:w="5932" w:type="dxa"/>
          </w:tcPr>
          <w:p w:rsidR="000636DB" w:rsidRDefault="000636DB" w:rsidP="00B02C0C">
            <w:pPr>
              <w:bidi w:val="0"/>
            </w:pPr>
            <w:r>
              <w:t>[7:0] - Data Length[7:0]</w:t>
            </w:r>
          </w:p>
        </w:tc>
        <w:tc>
          <w:tcPr>
            <w:tcW w:w="3502" w:type="dxa"/>
          </w:tcPr>
          <w:p w:rsidR="000636DB" w:rsidRDefault="000636DB" w:rsidP="00B02C0C">
            <w:pPr>
              <w:bidi w:val="0"/>
            </w:pPr>
            <w:r>
              <w:t>Length [7:0]</w:t>
            </w:r>
          </w:p>
        </w:tc>
        <w:tc>
          <w:tcPr>
            <w:tcW w:w="725" w:type="dxa"/>
          </w:tcPr>
          <w:p w:rsidR="000636DB" w:rsidRDefault="000636DB" w:rsidP="00B02C0C">
            <w:pPr>
              <w:bidi w:val="0"/>
            </w:pPr>
          </w:p>
        </w:tc>
      </w:tr>
      <w:tr w:rsidR="000636DB" w:rsidTr="00B02C0C">
        <w:trPr>
          <w:jc w:val="center"/>
        </w:trPr>
        <w:tc>
          <w:tcPr>
            <w:tcW w:w="5932" w:type="dxa"/>
          </w:tcPr>
          <w:p w:rsidR="000636DB" w:rsidRDefault="000636DB" w:rsidP="00B02C0C">
            <w:pPr>
              <w:bidi w:val="0"/>
            </w:pPr>
            <w:r>
              <w:t>[7:0] - Registers Data of Start Address[7:0]</w:t>
            </w:r>
          </w:p>
        </w:tc>
        <w:tc>
          <w:tcPr>
            <w:tcW w:w="3502" w:type="dxa"/>
          </w:tcPr>
          <w:p w:rsidR="000636DB" w:rsidRDefault="000636DB" w:rsidP="00B02C0C">
            <w:pPr>
              <w:bidi w:val="0"/>
              <w:rPr>
                <w:rFonts w:ascii="Arial"/>
                <w:rtl/>
              </w:rPr>
            </w:pPr>
            <w:r>
              <w:t>Data #1[7:0]</w:t>
            </w:r>
          </w:p>
        </w:tc>
        <w:tc>
          <w:tcPr>
            <w:tcW w:w="725" w:type="dxa"/>
          </w:tcPr>
          <w:p w:rsidR="000636DB" w:rsidRDefault="000636DB" w:rsidP="00B02C0C">
            <w:pPr>
              <w:bidi w:val="0"/>
              <w:rPr>
                <w:rFonts w:ascii="Arial"/>
                <w:rtl/>
              </w:rPr>
            </w:pPr>
          </w:p>
        </w:tc>
      </w:tr>
      <w:tr w:rsidR="000636DB" w:rsidTr="00B02C0C">
        <w:trPr>
          <w:jc w:val="center"/>
        </w:trPr>
        <w:tc>
          <w:tcPr>
            <w:tcW w:w="5932" w:type="dxa"/>
          </w:tcPr>
          <w:p w:rsidR="000636DB" w:rsidRDefault="000636DB" w:rsidP="00B02C0C">
            <w:pPr>
              <w:bidi w:val="0"/>
            </w:pPr>
            <w:r>
              <w:t>[7:0] - Registers Data of Start Address+1[7:0]</w:t>
            </w:r>
          </w:p>
        </w:tc>
        <w:tc>
          <w:tcPr>
            <w:tcW w:w="3502" w:type="dxa"/>
          </w:tcPr>
          <w:p w:rsidR="000636DB" w:rsidRDefault="000636DB" w:rsidP="00B02C0C">
            <w:pPr>
              <w:bidi w:val="0"/>
              <w:rPr>
                <w:rFonts w:ascii="Arial"/>
                <w:rtl/>
              </w:rPr>
            </w:pPr>
            <w:r>
              <w:t>Data #2[7:0]</w:t>
            </w:r>
          </w:p>
        </w:tc>
        <w:tc>
          <w:tcPr>
            <w:tcW w:w="725" w:type="dxa"/>
          </w:tcPr>
          <w:p w:rsidR="000636DB" w:rsidRDefault="000636DB" w:rsidP="00B02C0C">
            <w:pPr>
              <w:bidi w:val="0"/>
              <w:rPr>
                <w:rFonts w:ascii="Arial"/>
                <w:rtl/>
              </w:rPr>
            </w:pPr>
          </w:p>
        </w:tc>
      </w:tr>
      <w:tr w:rsidR="000636DB" w:rsidTr="00B02C0C">
        <w:trPr>
          <w:jc w:val="center"/>
        </w:trPr>
        <w:tc>
          <w:tcPr>
            <w:tcW w:w="9434" w:type="dxa"/>
            <w:gridSpan w:val="2"/>
          </w:tcPr>
          <w:p w:rsidR="000636DB" w:rsidRPr="00E13437" w:rsidRDefault="000636DB" w:rsidP="00B02C0C">
            <w:pPr>
              <w:bidi w:val="0"/>
              <w:jc w:val="center"/>
              <w:rPr>
                <w:rFonts w:ascii="Arial"/>
                <w:sz w:val="32"/>
                <w:szCs w:val="32"/>
                <w:rtl/>
              </w:rPr>
            </w:pPr>
            <w:r w:rsidRPr="00E13437">
              <w:rPr>
                <w:sz w:val="32"/>
                <w:szCs w:val="32"/>
              </w:rPr>
              <w:t>.</w:t>
            </w:r>
          </w:p>
          <w:p w:rsidR="000636DB" w:rsidRPr="00E13437" w:rsidRDefault="000636DB" w:rsidP="00B02C0C">
            <w:pPr>
              <w:bidi w:val="0"/>
              <w:jc w:val="center"/>
              <w:rPr>
                <w:sz w:val="32"/>
                <w:szCs w:val="32"/>
              </w:rPr>
            </w:pPr>
            <w:r w:rsidRPr="00E13437">
              <w:rPr>
                <w:sz w:val="32"/>
                <w:szCs w:val="32"/>
              </w:rPr>
              <w:t>.</w:t>
            </w:r>
          </w:p>
          <w:p w:rsidR="000636DB" w:rsidRDefault="000636DB" w:rsidP="00B02C0C">
            <w:pPr>
              <w:bidi w:val="0"/>
              <w:jc w:val="center"/>
            </w:pPr>
            <w:r w:rsidRPr="00E13437">
              <w:rPr>
                <w:sz w:val="32"/>
                <w:szCs w:val="32"/>
              </w:rPr>
              <w:t>.</w:t>
            </w:r>
          </w:p>
        </w:tc>
        <w:tc>
          <w:tcPr>
            <w:tcW w:w="725" w:type="dxa"/>
          </w:tcPr>
          <w:p w:rsidR="000636DB" w:rsidRDefault="000636DB" w:rsidP="00B02C0C">
            <w:pPr>
              <w:bidi w:val="0"/>
              <w:rPr>
                <w:rFonts w:ascii="Arial"/>
                <w:rtl/>
              </w:rPr>
            </w:pPr>
          </w:p>
        </w:tc>
      </w:tr>
      <w:tr w:rsidR="000636DB" w:rsidTr="00B02C0C">
        <w:trPr>
          <w:jc w:val="center"/>
        </w:trPr>
        <w:tc>
          <w:tcPr>
            <w:tcW w:w="5932" w:type="dxa"/>
          </w:tcPr>
          <w:p w:rsidR="000636DB" w:rsidRDefault="000636DB" w:rsidP="00B02C0C">
            <w:pPr>
              <w:bidi w:val="0"/>
            </w:pPr>
            <w:r>
              <w:t xml:space="preserve">[7:2] - Registers Data of Start </w:t>
            </w:r>
            <w:proofErr w:type="spellStart"/>
            <w:r>
              <w:t>Address+N</w:t>
            </w:r>
            <w:proofErr w:type="spellEnd"/>
            <w:r>
              <w:t>[7:0]</w:t>
            </w:r>
          </w:p>
        </w:tc>
        <w:tc>
          <w:tcPr>
            <w:tcW w:w="3502" w:type="dxa"/>
          </w:tcPr>
          <w:p w:rsidR="000636DB" w:rsidRDefault="000636DB" w:rsidP="00B02C0C">
            <w:pPr>
              <w:bidi w:val="0"/>
              <w:rPr>
                <w:rFonts w:ascii="Arial"/>
                <w:rtl/>
              </w:rPr>
            </w:pPr>
            <w:r>
              <w:t>Data #N[7:0]</w:t>
            </w:r>
          </w:p>
        </w:tc>
        <w:tc>
          <w:tcPr>
            <w:tcW w:w="725" w:type="dxa"/>
          </w:tcPr>
          <w:p w:rsidR="000636DB" w:rsidRDefault="000636DB" w:rsidP="00B02C0C">
            <w:pPr>
              <w:bidi w:val="0"/>
              <w:rPr>
                <w:rFonts w:ascii="Arial"/>
                <w:rtl/>
              </w:rPr>
            </w:pPr>
          </w:p>
        </w:tc>
      </w:tr>
      <w:tr w:rsidR="000636DB" w:rsidTr="00B02C0C">
        <w:trPr>
          <w:jc w:val="center"/>
        </w:trPr>
        <w:tc>
          <w:tcPr>
            <w:tcW w:w="9434" w:type="dxa"/>
            <w:gridSpan w:val="2"/>
          </w:tcPr>
          <w:p w:rsidR="000636DB" w:rsidRDefault="00122182" w:rsidP="00B02C0C">
            <w:pPr>
              <w:bidi w:val="0"/>
            </w:pPr>
            <w:fldSimple w:instr=" REF _Ref269735982 \h  \* MERGEFORMAT ">
              <w:r w:rsidR="000636DB">
                <w:t>CRC8</w:t>
              </w:r>
            </w:fldSimple>
            <w:r w:rsidR="000636DB">
              <w:t xml:space="preserve"> [7:0]</w:t>
            </w:r>
          </w:p>
        </w:tc>
        <w:tc>
          <w:tcPr>
            <w:tcW w:w="725" w:type="dxa"/>
          </w:tcPr>
          <w:p w:rsidR="000636DB" w:rsidRDefault="000636DB" w:rsidP="00B02C0C">
            <w:pPr>
              <w:bidi w:val="0"/>
            </w:pPr>
          </w:p>
        </w:tc>
      </w:tr>
      <w:tr w:rsidR="000636DB" w:rsidTr="00B02C0C">
        <w:trPr>
          <w:jc w:val="center"/>
        </w:trPr>
        <w:tc>
          <w:tcPr>
            <w:tcW w:w="9434" w:type="dxa"/>
            <w:gridSpan w:val="2"/>
          </w:tcPr>
          <w:p w:rsidR="000636DB" w:rsidRDefault="000636DB" w:rsidP="00B02C0C">
            <w:pPr>
              <w:bidi w:val="0"/>
            </w:pPr>
            <w:r>
              <w:t>EOF</w:t>
            </w:r>
          </w:p>
        </w:tc>
        <w:tc>
          <w:tcPr>
            <w:tcW w:w="725" w:type="dxa"/>
          </w:tcPr>
          <w:p w:rsidR="000636DB" w:rsidRDefault="000636DB" w:rsidP="000636DB">
            <w:pPr>
              <w:bidi w:val="0"/>
            </w:pPr>
            <w:r>
              <w:t>0xA5</w:t>
            </w:r>
          </w:p>
        </w:tc>
      </w:tr>
    </w:tbl>
    <w:p w:rsidR="000636DB" w:rsidRDefault="000636DB" w:rsidP="000636DB">
      <w:pPr>
        <w:bidi w:val="0"/>
        <w:rPr>
          <w:rFonts w:ascii="Arial"/>
          <w:rtl/>
        </w:rPr>
      </w:pPr>
    </w:p>
    <w:p w:rsidR="000636DB" w:rsidRDefault="000636DB" w:rsidP="000636DB">
      <w:pPr>
        <w:pStyle w:val="ListParagraph"/>
        <w:numPr>
          <w:ilvl w:val="0"/>
          <w:numId w:val="41"/>
        </w:numPr>
        <w:bidi w:val="0"/>
        <w:spacing w:after="0" w:line="240" w:lineRule="auto"/>
        <w:jc w:val="left"/>
      </w:pPr>
      <w:r>
        <w:t xml:space="preserve">Min burst is 1 </w:t>
      </w:r>
    </w:p>
    <w:p w:rsidR="005B4AA3" w:rsidRPr="00630FCB" w:rsidRDefault="000636DB" w:rsidP="0066284D">
      <w:pPr>
        <w:pStyle w:val="ListParagraph"/>
        <w:numPr>
          <w:ilvl w:val="0"/>
          <w:numId w:val="41"/>
        </w:numPr>
        <w:bidi w:val="0"/>
        <w:spacing w:after="0" w:line="240" w:lineRule="auto"/>
        <w:jc w:val="left"/>
      </w:pPr>
      <w:r>
        <w:t xml:space="preserve">Max burst is limited by number of registers in current address space (or 1023) </w:t>
      </w:r>
    </w:p>
    <w:sectPr w:rsidR="005B4AA3" w:rsidRPr="00630FCB" w:rsidSect="005876C5">
      <w:headerReference w:type="default" r:id="rId38"/>
      <w:footerReference w:type="default" r:id="rId39"/>
      <w:pgSz w:w="11906" w:h="16838"/>
      <w:pgMar w:top="1440" w:right="1800" w:bottom="1440" w:left="1800" w:header="708" w:footer="708" w:gutter="0"/>
      <w:pgNumType w:chapStyle="1" w:chapSep="period"/>
      <w:cols w:space="708"/>
      <w:bidi/>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OSHE PORIAN" w:date="2011-11-13T18:21:00Z" w:initials="MP">
    <w:p w:rsidR="00B460BC" w:rsidRDefault="00B460BC">
      <w:pPr>
        <w:pStyle w:val="CommentText"/>
      </w:pPr>
      <w:r>
        <w:rPr>
          <w:rStyle w:val="CommentReference"/>
        </w:rPr>
        <w:annotationRef/>
      </w:r>
      <w:r>
        <w:rPr>
          <w:rFonts w:hint="cs"/>
          <w:rtl/>
          <w:lang w:bidi="he-IL"/>
        </w:rPr>
        <w:t>נא לעדכן מספור של תוכן העניינים.</w:t>
      </w:r>
    </w:p>
  </w:comment>
  <w:comment w:id="2" w:author="MOSHE PORIAN" w:date="2011-11-13T18:21:00Z" w:initials="MP">
    <w:p w:rsidR="00B460BC" w:rsidRDefault="00B460BC">
      <w:pPr>
        <w:pStyle w:val="CommentText"/>
      </w:pPr>
      <w:r>
        <w:rPr>
          <w:rStyle w:val="CommentReference"/>
        </w:rPr>
        <w:annotationRef/>
      </w:r>
      <w:r>
        <w:rPr>
          <w:rFonts w:hint="cs"/>
          <w:rtl/>
          <w:lang w:bidi="he-IL"/>
        </w:rPr>
        <w:t xml:space="preserve">הערה כללית </w:t>
      </w:r>
      <w:r>
        <w:rPr>
          <w:rtl/>
          <w:lang w:bidi="he-IL"/>
        </w:rPr>
        <w:t>–</w:t>
      </w:r>
      <w:r>
        <w:rPr>
          <w:rFonts w:hint="cs"/>
          <w:rtl/>
          <w:lang w:bidi="he-IL"/>
        </w:rPr>
        <w:t xml:space="preserve"> אבקש להוסיף מספור לכותרות ולתת כותרות (בצורה אוטומאטית ולא ידנית).</w:t>
      </w:r>
    </w:p>
  </w:comment>
  <w:comment w:id="3" w:author="dobstbau" w:date="2011-11-15T19:47:00Z" w:initials="d">
    <w:p w:rsidR="00EE109A" w:rsidRDefault="00EE109A">
      <w:pPr>
        <w:pStyle w:val="CommentText"/>
      </w:pPr>
      <w:r>
        <w:rPr>
          <w:rStyle w:val="CommentReference"/>
        </w:rPr>
        <w:annotationRef/>
      </w:r>
      <w:r>
        <w:rPr>
          <w:rFonts w:hint="cs"/>
          <w:rtl/>
          <w:lang w:bidi="he-IL"/>
        </w:rPr>
        <w:t>לא הצלחנו לעשות את זה. בדקנו בכל מני מקומות באינטרנט ושום דבר לא עבד. אם תוכל להנחות אותנו איך עושים את זה אז בשמחה נשים את המספור.</w:t>
      </w:r>
    </w:p>
  </w:comment>
  <w:comment w:id="18" w:author="MOSHE PORIAN" w:date="2011-11-13T18:21:00Z" w:initials="MP">
    <w:p w:rsidR="00B460BC" w:rsidRDefault="00B460BC">
      <w:pPr>
        <w:pStyle w:val="CommentText"/>
      </w:pPr>
      <w:r>
        <w:rPr>
          <w:rStyle w:val="CommentReference"/>
        </w:rPr>
        <w:annotationRef/>
      </w:r>
      <w:r>
        <w:rPr>
          <w:rFonts w:hint="cs"/>
          <w:rtl/>
          <w:lang w:bidi="he-IL"/>
        </w:rPr>
        <w:t>מדוע יש מרווח כה גדול בין "</w:t>
      </w:r>
      <w:r>
        <w:rPr>
          <w:rFonts w:hint="cs"/>
          <w:lang w:bidi="he-IL"/>
        </w:rPr>
        <w:t>TOP</w:t>
      </w:r>
      <w:r>
        <w:rPr>
          <w:rFonts w:hint="cs"/>
          <w:rtl/>
          <w:lang w:bidi="he-IL"/>
        </w:rPr>
        <w:t>" ל- "</w:t>
      </w:r>
      <w:r>
        <w:rPr>
          <w:rFonts w:hint="cs"/>
          <w:lang w:bidi="he-IL"/>
        </w:rPr>
        <w:t>ARCHITECTURE</w:t>
      </w:r>
      <w:r>
        <w:rPr>
          <w:rFonts w:hint="cs"/>
          <w:rtl/>
          <w:lang w:bidi="he-IL"/>
        </w:rPr>
        <w:t>"?</w:t>
      </w:r>
    </w:p>
  </w:comment>
  <w:comment w:id="19"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24" w:author="MOSHE PORIAN" w:date="2011-11-13T18:21:00Z" w:initials="MP">
    <w:p w:rsidR="00B460BC" w:rsidRDefault="00B460BC">
      <w:pPr>
        <w:pStyle w:val="CommentText"/>
      </w:pPr>
      <w:r>
        <w:rPr>
          <w:rStyle w:val="CommentReference"/>
        </w:rPr>
        <w:annotationRef/>
      </w:r>
      <w:r>
        <w:rPr>
          <w:rFonts w:hint="cs"/>
          <w:rtl/>
          <w:lang w:bidi="he-IL"/>
        </w:rPr>
        <w:t>להוסיף לקיצורים.</w:t>
      </w:r>
    </w:p>
  </w:comment>
  <w:comment w:id="25"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26" w:author="MOSHE PORIAN" w:date="2011-11-13T18:21:00Z" w:initials="MP">
    <w:p w:rsidR="00B460BC" w:rsidRDefault="00B460BC">
      <w:pPr>
        <w:pStyle w:val="CommentText"/>
        <w:rPr>
          <w:rFonts w:ascii="Arial"/>
          <w:rtl/>
        </w:rPr>
      </w:pPr>
      <w:r>
        <w:rPr>
          <w:rStyle w:val="CommentReference"/>
        </w:rPr>
        <w:annotationRef/>
      </w:r>
      <w:r>
        <w:rPr>
          <w:rFonts w:hint="cs"/>
          <w:rtl/>
          <w:lang w:bidi="he-IL"/>
        </w:rPr>
        <w:t xml:space="preserve">מה זה הקיצור הזה? האם </w:t>
      </w:r>
      <w:r>
        <w:rPr>
          <w:lang w:bidi="he-IL"/>
        </w:rPr>
        <w:t>WM</w:t>
      </w:r>
      <w:r>
        <w:rPr>
          <w:rFonts w:hint="cs"/>
          <w:rtl/>
          <w:lang w:bidi="he-IL"/>
        </w:rPr>
        <w:t xml:space="preserve"> </w:t>
      </w:r>
      <w:r>
        <w:rPr>
          <w:rtl/>
          <w:lang w:bidi="he-IL"/>
        </w:rPr>
        <w:t>–</w:t>
      </w:r>
      <w:r>
        <w:rPr>
          <w:rFonts w:hint="cs"/>
          <w:rtl/>
          <w:lang w:bidi="he-IL"/>
        </w:rPr>
        <w:t xml:space="preserve"> </w:t>
      </w:r>
      <w:r>
        <w:rPr>
          <w:lang w:bidi="he-IL"/>
        </w:rPr>
        <w:t>Wishbone Master</w:t>
      </w:r>
      <w:r>
        <w:rPr>
          <w:rFonts w:hint="cs"/>
          <w:rtl/>
          <w:lang w:bidi="he-IL"/>
        </w:rPr>
        <w:t>? נא להוסיף לקיצורים.</w:t>
      </w:r>
    </w:p>
  </w:comment>
  <w:comment w:id="27"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91" w:author="MOSHE PORIAN" w:date="2011-11-13T18:21:00Z" w:initials="MP">
    <w:p w:rsidR="00B460BC" w:rsidRDefault="00B460BC">
      <w:pPr>
        <w:pStyle w:val="CommentText"/>
        <w:rPr>
          <w:rFonts w:ascii="Arial"/>
          <w:rtl/>
        </w:rPr>
      </w:pPr>
      <w:r>
        <w:rPr>
          <w:rStyle w:val="CommentReference"/>
        </w:rPr>
        <w:annotationRef/>
      </w:r>
      <w:r>
        <w:rPr>
          <w:rFonts w:hint="cs"/>
          <w:rtl/>
          <w:lang w:bidi="he-IL"/>
        </w:rPr>
        <w:t xml:space="preserve">הערה כללית לכל הטבלאות של ה- </w:t>
      </w:r>
      <w:r>
        <w:rPr>
          <w:lang w:bidi="he-IL"/>
        </w:rPr>
        <w:t>generics</w:t>
      </w:r>
      <w:r>
        <w:rPr>
          <w:rFonts w:hint="cs"/>
          <w:rtl/>
          <w:lang w:bidi="he-IL"/>
        </w:rPr>
        <w:t xml:space="preserve">: יש להוסיף עמודה ימנית ובה ה- </w:t>
      </w:r>
      <w:r>
        <w:rPr>
          <w:lang w:bidi="he-IL"/>
        </w:rPr>
        <w:t>actual value</w:t>
      </w:r>
      <w:r>
        <w:rPr>
          <w:rFonts w:hint="cs"/>
          <w:rtl/>
          <w:lang w:bidi="he-IL"/>
        </w:rPr>
        <w:t xml:space="preserve"> שבו נעשה שימוש.</w:t>
      </w:r>
    </w:p>
  </w:comment>
  <w:comment w:id="92" w:author="dobstbau" w:date="2011-11-15T19:47:00Z" w:initials="d">
    <w:p w:rsidR="00EE109A" w:rsidRDefault="00EE109A">
      <w:pPr>
        <w:pStyle w:val="CommentText"/>
      </w:pPr>
      <w:r>
        <w:rPr>
          <w:rStyle w:val="CommentReference"/>
        </w:rPr>
        <w:annotationRef/>
      </w:r>
      <w:r>
        <w:rPr>
          <w:lang w:bidi="he-IL"/>
        </w:rPr>
        <w:t>done</w:t>
      </w:r>
    </w:p>
  </w:comment>
  <w:comment w:id="225" w:author="MOSHE PORIAN" w:date="2011-11-13T18:21:00Z" w:initials="MP">
    <w:p w:rsidR="00B460BC" w:rsidRDefault="00B460BC">
      <w:pPr>
        <w:pStyle w:val="CommentText"/>
      </w:pPr>
      <w:r>
        <w:rPr>
          <w:rStyle w:val="CommentReference"/>
        </w:rPr>
        <w:annotationRef/>
      </w:r>
      <w:r>
        <w:rPr>
          <w:rFonts w:hint="cs"/>
          <w:rtl/>
          <w:lang w:bidi="he-IL"/>
        </w:rPr>
        <w:t xml:space="preserve">יש לציין איזה סוג </w:t>
      </w:r>
      <w:r>
        <w:rPr>
          <w:rFonts w:hint="cs"/>
          <w:lang w:bidi="he-IL"/>
        </w:rPr>
        <w:t>CRC</w:t>
      </w:r>
      <w:r>
        <w:rPr>
          <w:rFonts w:hint="cs"/>
          <w:rtl/>
          <w:lang w:bidi="he-IL"/>
        </w:rPr>
        <w:t xml:space="preserve"> בדיוק (איזה פולינום).</w:t>
      </w:r>
    </w:p>
  </w:comment>
  <w:comment w:id="226" w:author="dobstbau" w:date="2011-11-14T10:04:00Z" w:initials="d">
    <w:p w:rsidR="00B460BC" w:rsidRDefault="00B460BC">
      <w:pPr>
        <w:pStyle w:val="CommentText"/>
      </w:pPr>
      <w:r>
        <w:rPr>
          <w:rStyle w:val="CommentReference"/>
        </w:rPr>
        <w:annotationRef/>
      </w:r>
      <w:proofErr w:type="gramStart"/>
      <w:r>
        <w:rPr>
          <w:lang w:bidi="he-IL"/>
        </w:rPr>
        <w:t>done</w:t>
      </w:r>
      <w:proofErr w:type="gramEnd"/>
    </w:p>
  </w:comment>
  <w:comment w:id="264" w:author="MOSHE PORIAN" w:date="2011-11-13T18:21:00Z" w:initials="MP">
    <w:p w:rsidR="00B460BC" w:rsidRDefault="00B460BC">
      <w:pPr>
        <w:pStyle w:val="CommentText"/>
      </w:pPr>
      <w:r>
        <w:rPr>
          <w:rStyle w:val="CommentReference"/>
        </w:rPr>
        <w:annotationRef/>
      </w:r>
      <w:r>
        <w:rPr>
          <w:rFonts w:hint="cs"/>
          <w:rtl/>
          <w:lang w:bidi="he-IL"/>
        </w:rPr>
        <w:t xml:space="preserve">עדיף לרשום באותיות גדולות </w:t>
      </w:r>
      <w:r>
        <w:rPr>
          <w:rtl/>
          <w:lang w:bidi="he-IL"/>
        </w:rPr>
        <w:t>–</w:t>
      </w:r>
      <w:r>
        <w:rPr>
          <w:rFonts w:hint="cs"/>
          <w:rtl/>
          <w:lang w:bidi="he-IL"/>
        </w:rPr>
        <w:t xml:space="preserve"> </w:t>
      </w:r>
      <w:r>
        <w:rPr>
          <w:rFonts w:hint="cs"/>
          <w:lang w:bidi="he-IL"/>
        </w:rPr>
        <w:t>MDWM</w:t>
      </w:r>
      <w:r>
        <w:rPr>
          <w:rFonts w:hint="cs"/>
          <w:rtl/>
          <w:lang w:bidi="he-IL"/>
        </w:rPr>
        <w:t>.</w:t>
      </w:r>
    </w:p>
  </w:comment>
  <w:comment w:id="265" w:author="dobstbau" w:date="2011-11-14T07:44:00Z" w:initials="d">
    <w:p w:rsidR="00B460BC" w:rsidRDefault="00B460BC">
      <w:pPr>
        <w:pStyle w:val="CommentText"/>
      </w:pPr>
      <w:r>
        <w:rPr>
          <w:rStyle w:val="CommentReference"/>
        </w:rPr>
        <w:annotationRef/>
      </w:r>
      <w:proofErr w:type="gramStart"/>
      <w:r>
        <w:rPr>
          <w:lang w:bidi="he-IL"/>
        </w:rPr>
        <w:t>done</w:t>
      </w:r>
      <w:proofErr w:type="gramEnd"/>
    </w:p>
  </w:comment>
  <w:comment w:id="386" w:author="MOSHE PORIAN" w:date="2011-11-13T18:21:00Z" w:initials="MP">
    <w:p w:rsidR="00B460BC" w:rsidRDefault="00B460BC">
      <w:pPr>
        <w:pStyle w:val="CommentText"/>
        <w:rPr>
          <w:rFonts w:ascii="Arial"/>
          <w:rtl/>
        </w:rPr>
      </w:pPr>
      <w:r>
        <w:rPr>
          <w:rStyle w:val="CommentReference"/>
        </w:rPr>
        <w:annotationRef/>
      </w:r>
      <w:r>
        <w:rPr>
          <w:rFonts w:hint="cs"/>
          <w:rtl/>
          <w:lang w:bidi="he-IL"/>
        </w:rPr>
        <w:t xml:space="preserve">חסר פה בלוקים. </w:t>
      </w:r>
      <w:r>
        <w:rPr>
          <w:lang w:bidi="he-IL"/>
        </w:rPr>
        <w:t>Wishbone master</w:t>
      </w:r>
      <w:r>
        <w:rPr>
          <w:rFonts w:hint="cs"/>
          <w:rtl/>
          <w:lang w:bidi="he-IL"/>
        </w:rPr>
        <w:t xml:space="preserve">, </w:t>
      </w:r>
      <w:r>
        <w:rPr>
          <w:lang w:bidi="he-IL"/>
        </w:rPr>
        <w:t>wishbone slave</w:t>
      </w:r>
      <w:r>
        <w:rPr>
          <w:rFonts w:hint="cs"/>
          <w:rtl/>
          <w:lang w:bidi="he-IL"/>
        </w:rPr>
        <w:t xml:space="preserve"> ו- </w:t>
      </w:r>
      <w:r>
        <w:rPr>
          <w:rFonts w:hint="cs"/>
          <w:lang w:bidi="he-IL"/>
        </w:rPr>
        <w:t>FIFO</w:t>
      </w:r>
      <w:r>
        <w:rPr>
          <w:rFonts w:hint="cs"/>
          <w:rtl/>
          <w:lang w:bidi="he-IL"/>
        </w:rPr>
        <w:t>.</w:t>
      </w:r>
    </w:p>
  </w:comment>
  <w:comment w:id="420" w:author="MOSHE PORIAN" w:date="2011-11-13T18:21:00Z" w:initials="MP">
    <w:p w:rsidR="00B460BC" w:rsidRDefault="00B460BC">
      <w:pPr>
        <w:pStyle w:val="CommentText"/>
      </w:pPr>
      <w:r>
        <w:rPr>
          <w:rStyle w:val="CommentReference"/>
        </w:rPr>
        <w:annotationRef/>
      </w:r>
      <w:r>
        <w:rPr>
          <w:rFonts w:hint="cs"/>
          <w:rtl/>
          <w:lang w:bidi="he-IL"/>
        </w:rPr>
        <w:t>להשלים את התיאור</w:t>
      </w:r>
    </w:p>
  </w:comment>
  <w:comment w:id="421" w:author="kelbaz" w:date="2011-11-13T18:29:00Z" w:initials="k">
    <w:p w:rsidR="00B460BC" w:rsidRDefault="00B460BC">
      <w:pPr>
        <w:pStyle w:val="CommentText"/>
      </w:pPr>
      <w:r>
        <w:rPr>
          <w:rStyle w:val="CommentReference"/>
        </w:rPr>
        <w:annotationRef/>
      </w:r>
      <w:proofErr w:type="gramStart"/>
      <w:r>
        <w:rPr>
          <w:lang w:bidi="he-IL"/>
        </w:rPr>
        <w:t>done</w:t>
      </w:r>
      <w:proofErr w:type="gramEnd"/>
    </w:p>
  </w:comment>
  <w:comment w:id="636" w:author="MOSHE PORIAN" w:date="2011-11-13T18:21:00Z" w:initials="MP">
    <w:p w:rsidR="00B460BC" w:rsidRDefault="00B460BC">
      <w:pPr>
        <w:pStyle w:val="CommentText"/>
      </w:pPr>
      <w:r>
        <w:rPr>
          <w:rStyle w:val="CommentReference"/>
        </w:rPr>
        <w:annotationRef/>
      </w:r>
      <w:r w:rsidRPr="00EF6F32">
        <w:rPr>
          <w:rFonts w:hint="cs"/>
          <w:highlight w:val="yellow"/>
          <w:rtl/>
          <w:lang w:bidi="he-IL"/>
        </w:rPr>
        <w:t xml:space="preserve">הערה כללית </w:t>
      </w:r>
      <w:r w:rsidRPr="00EF6F32">
        <w:rPr>
          <w:highlight w:val="yellow"/>
          <w:rtl/>
          <w:lang w:bidi="he-IL"/>
        </w:rPr>
        <w:t>–</w:t>
      </w:r>
      <w:r w:rsidRPr="00EF6F32">
        <w:rPr>
          <w:rFonts w:hint="cs"/>
          <w:highlight w:val="yellow"/>
          <w:rtl/>
          <w:lang w:bidi="he-IL"/>
        </w:rPr>
        <w:t xml:space="preserve"> לכל הבלוקים חייב להיות מוגדר בצורה מלאה הממשק ברמה של סיגנלים (שמות, כיוון, רוחב המידע, תפקיד/תיאור). הדבר לא קיים כרגע </w:t>
      </w:r>
      <w:r>
        <w:rPr>
          <w:rFonts w:hint="cs"/>
          <w:highlight w:val="yellow"/>
          <w:rtl/>
          <w:lang w:bidi="he-IL"/>
        </w:rPr>
        <w:t xml:space="preserve">בכל הבלוקים </w:t>
      </w:r>
      <w:r w:rsidRPr="00EF6F32">
        <w:rPr>
          <w:highlight w:val="yellow"/>
          <w:rtl/>
          <w:lang w:bidi="he-IL"/>
        </w:rPr>
        <w:t>–</w:t>
      </w:r>
      <w:r w:rsidRPr="00EF6F32">
        <w:rPr>
          <w:rFonts w:hint="cs"/>
          <w:highlight w:val="yellow"/>
          <w:rtl/>
          <w:lang w:bidi="he-IL"/>
        </w:rPr>
        <w:t xml:space="preserve"> תשלימו זאת מפגישה לפגישה</w:t>
      </w:r>
      <w:r>
        <w:rPr>
          <w:rFonts w:hint="cs"/>
          <w:rtl/>
          <w:lang w:bidi="he-IL"/>
        </w:rPr>
        <w:t>.</w:t>
      </w:r>
    </w:p>
  </w:comment>
  <w:comment w:id="637" w:author="MOSHE PORIAN" w:date="2011-11-13T18:21:00Z" w:initials="MP">
    <w:p w:rsidR="00B460BC" w:rsidRDefault="00B460BC">
      <w:pPr>
        <w:pStyle w:val="CommentText"/>
      </w:pPr>
      <w:r>
        <w:rPr>
          <w:rStyle w:val="CommentReference"/>
        </w:rPr>
        <w:annotationRef/>
      </w:r>
      <w:r>
        <w:rPr>
          <w:rFonts w:hint="cs"/>
          <w:rtl/>
          <w:lang w:bidi="he-IL"/>
        </w:rPr>
        <w:t xml:space="preserve">נא לסדר את האיור קצת יותר למטה ובאמצע הדף. שם האיור (6) לא מדויק (עדיף לציין שזה של ה- </w:t>
      </w:r>
      <w:r>
        <w:rPr>
          <w:rFonts w:hint="cs"/>
          <w:lang w:bidi="he-IL"/>
        </w:rPr>
        <w:t>CCB</w:t>
      </w:r>
      <w:r>
        <w:rPr>
          <w:rFonts w:hint="cs"/>
          <w:rtl/>
          <w:lang w:bidi="he-IL"/>
        </w:rPr>
        <w:t>).</w:t>
      </w:r>
    </w:p>
  </w:comment>
  <w:comment w:id="638" w:author="dobstbau" w:date="2011-11-14T09:06:00Z" w:initials="d">
    <w:p w:rsidR="00B460BC" w:rsidRDefault="00B460BC">
      <w:pPr>
        <w:pStyle w:val="CommentText"/>
      </w:pPr>
      <w:r>
        <w:rPr>
          <w:rStyle w:val="CommentReference"/>
        </w:rPr>
        <w:annotationRef/>
      </w:r>
      <w:proofErr w:type="gramStart"/>
      <w:r>
        <w:rPr>
          <w:lang w:bidi="he-IL"/>
        </w:rPr>
        <w:t>done</w:t>
      </w:r>
      <w:proofErr w:type="gramEnd"/>
    </w:p>
  </w:comment>
  <w:comment w:id="650" w:author="MOSHE PORIAN" w:date="2011-11-13T18:21:00Z" w:initials="MP">
    <w:p w:rsidR="00B460BC" w:rsidRDefault="00B460BC" w:rsidP="00DC0CDE">
      <w:pPr>
        <w:pStyle w:val="CommentText"/>
      </w:pPr>
      <w:r>
        <w:rPr>
          <w:rStyle w:val="CommentReference"/>
        </w:rPr>
        <w:annotationRef/>
      </w:r>
      <w:r w:rsidRPr="0068004E">
        <w:rPr>
          <w:rFonts w:hint="cs"/>
          <w:highlight w:val="yellow"/>
          <w:rtl/>
          <w:lang w:bidi="he-IL"/>
        </w:rPr>
        <w:t>האם</w:t>
      </w:r>
      <w:r w:rsidRPr="0068004E">
        <w:rPr>
          <w:rFonts w:ascii="Arial" w:hint="cs"/>
          <w:highlight w:val="yellow"/>
          <w:rtl/>
        </w:rPr>
        <w:t xml:space="preserve"> </w:t>
      </w:r>
      <w:r w:rsidRPr="0068004E">
        <w:rPr>
          <w:rFonts w:hint="cs"/>
          <w:highlight w:val="yellow"/>
          <w:rtl/>
          <w:lang w:bidi="he-IL"/>
        </w:rPr>
        <w:t>קראתם</w:t>
      </w:r>
      <w:r w:rsidRPr="0068004E">
        <w:rPr>
          <w:rFonts w:ascii="Arial" w:hint="cs"/>
          <w:highlight w:val="yellow"/>
          <w:rtl/>
        </w:rPr>
        <w:t xml:space="preserve"> </w:t>
      </w:r>
      <w:r w:rsidRPr="0068004E">
        <w:rPr>
          <w:rFonts w:hint="cs"/>
          <w:highlight w:val="yellow"/>
          <w:rtl/>
          <w:lang w:bidi="he-IL"/>
        </w:rPr>
        <w:t>את</w:t>
      </w:r>
      <w:r w:rsidRPr="0068004E">
        <w:rPr>
          <w:rFonts w:ascii="Arial" w:hint="cs"/>
          <w:highlight w:val="yellow"/>
          <w:rtl/>
        </w:rPr>
        <w:t xml:space="preserve"> </w:t>
      </w:r>
      <w:r w:rsidRPr="0068004E">
        <w:rPr>
          <w:rFonts w:hint="cs"/>
          <w:highlight w:val="yellow"/>
          <w:rtl/>
          <w:lang w:bidi="he-IL"/>
        </w:rPr>
        <w:t>המפרט</w:t>
      </w:r>
      <w:r w:rsidRPr="0068004E">
        <w:rPr>
          <w:rFonts w:ascii="Arial" w:hint="cs"/>
          <w:highlight w:val="yellow"/>
          <w:rtl/>
        </w:rPr>
        <w:t xml:space="preserve"> </w:t>
      </w:r>
      <w:r w:rsidRPr="0068004E">
        <w:rPr>
          <w:rFonts w:hint="cs"/>
          <w:highlight w:val="yellow"/>
          <w:rtl/>
          <w:lang w:bidi="he-IL"/>
        </w:rPr>
        <w:t>של</w:t>
      </w:r>
      <w:r w:rsidRPr="0068004E">
        <w:rPr>
          <w:rFonts w:ascii="Arial" w:hint="cs"/>
          <w:highlight w:val="yellow"/>
          <w:rtl/>
        </w:rPr>
        <w:t xml:space="preserve"> </w:t>
      </w:r>
      <w:r w:rsidRPr="0068004E">
        <w:rPr>
          <w:highlight w:val="yellow"/>
        </w:rPr>
        <w:t>DE2</w:t>
      </w:r>
      <w:r w:rsidRPr="0068004E">
        <w:rPr>
          <w:rFonts w:hint="cs"/>
          <w:highlight w:val="yellow"/>
          <w:rtl/>
          <w:lang w:bidi="he-IL"/>
        </w:rPr>
        <w:t xml:space="preserve"> ושל ה- </w:t>
      </w:r>
      <w:r w:rsidRPr="0068004E">
        <w:rPr>
          <w:rFonts w:hint="cs"/>
          <w:highlight w:val="yellow"/>
          <w:lang w:bidi="he-IL"/>
        </w:rPr>
        <w:t>FLASH</w:t>
      </w:r>
      <w:r w:rsidRPr="0068004E">
        <w:rPr>
          <w:rFonts w:hint="cs"/>
          <w:highlight w:val="yellow"/>
          <w:rtl/>
          <w:lang w:bidi="he-IL"/>
        </w:rPr>
        <w:t>? יש לציין</w:t>
      </w:r>
      <w:r w:rsidRPr="0068004E">
        <w:rPr>
          <w:rFonts w:ascii="Arial" w:hint="cs"/>
          <w:highlight w:val="yellow"/>
          <w:rtl/>
        </w:rPr>
        <w:t xml:space="preserve"> </w:t>
      </w:r>
      <w:r w:rsidRPr="0068004E">
        <w:rPr>
          <w:rFonts w:hint="cs"/>
          <w:highlight w:val="yellow"/>
          <w:rtl/>
          <w:lang w:bidi="he-IL"/>
        </w:rPr>
        <w:t>אילו</w:t>
      </w:r>
      <w:r w:rsidRPr="0068004E">
        <w:rPr>
          <w:rFonts w:ascii="Arial" w:hint="cs"/>
          <w:highlight w:val="yellow"/>
          <w:rtl/>
        </w:rPr>
        <w:t xml:space="preserve"> </w:t>
      </w:r>
      <w:r w:rsidRPr="0068004E">
        <w:rPr>
          <w:rFonts w:hint="cs"/>
          <w:highlight w:val="yellow"/>
          <w:rtl/>
          <w:lang w:bidi="he-IL"/>
        </w:rPr>
        <w:t>קוים</w:t>
      </w:r>
      <w:r w:rsidRPr="0068004E">
        <w:rPr>
          <w:rFonts w:ascii="Arial" w:hint="cs"/>
          <w:highlight w:val="yellow"/>
          <w:rtl/>
        </w:rPr>
        <w:t xml:space="preserve"> </w:t>
      </w:r>
      <w:r w:rsidRPr="0068004E">
        <w:rPr>
          <w:rFonts w:hint="cs"/>
          <w:highlight w:val="yellow"/>
          <w:rtl/>
          <w:lang w:bidi="he-IL"/>
        </w:rPr>
        <w:t>מתממשקים</w:t>
      </w:r>
      <w:r w:rsidRPr="0068004E">
        <w:rPr>
          <w:rFonts w:ascii="Arial" w:hint="cs"/>
          <w:highlight w:val="yellow"/>
          <w:rtl/>
        </w:rPr>
        <w:t xml:space="preserve">, </w:t>
      </w:r>
      <w:r w:rsidRPr="0068004E">
        <w:rPr>
          <w:rFonts w:hint="cs"/>
          <w:highlight w:val="yellow"/>
          <w:rtl/>
          <w:lang w:bidi="he-IL"/>
        </w:rPr>
        <w:t>מה</w:t>
      </w:r>
      <w:r w:rsidRPr="0068004E">
        <w:rPr>
          <w:rFonts w:ascii="Arial" w:hint="cs"/>
          <w:highlight w:val="yellow"/>
          <w:rtl/>
        </w:rPr>
        <w:t xml:space="preserve"> </w:t>
      </w:r>
      <w:r w:rsidRPr="0068004E">
        <w:rPr>
          <w:rFonts w:hint="cs"/>
          <w:highlight w:val="yellow"/>
          <w:rtl/>
          <w:lang w:bidi="he-IL"/>
        </w:rPr>
        <w:t>מוד</w:t>
      </w:r>
      <w:r w:rsidRPr="0068004E">
        <w:rPr>
          <w:rFonts w:ascii="Arial" w:hint="cs"/>
          <w:highlight w:val="yellow"/>
          <w:rtl/>
        </w:rPr>
        <w:t xml:space="preserve"> </w:t>
      </w:r>
      <w:r w:rsidRPr="0068004E">
        <w:rPr>
          <w:rFonts w:hint="cs"/>
          <w:highlight w:val="yellow"/>
          <w:rtl/>
          <w:lang w:bidi="he-IL"/>
        </w:rPr>
        <w:t>העבודה</w:t>
      </w:r>
      <w:r w:rsidRPr="0068004E">
        <w:rPr>
          <w:rFonts w:ascii="Arial" w:hint="cs"/>
          <w:highlight w:val="yellow"/>
          <w:rtl/>
        </w:rPr>
        <w:t xml:space="preserve"> </w:t>
      </w:r>
      <w:r w:rsidRPr="0068004E">
        <w:rPr>
          <w:rFonts w:hint="cs"/>
          <w:highlight w:val="yellow"/>
          <w:rtl/>
          <w:lang w:bidi="he-IL"/>
        </w:rPr>
        <w:t>מולו</w:t>
      </w:r>
      <w:r w:rsidRPr="0068004E">
        <w:rPr>
          <w:rFonts w:ascii="Arial" w:hint="cs"/>
          <w:highlight w:val="yellow"/>
          <w:rtl/>
        </w:rPr>
        <w:t xml:space="preserve">, </w:t>
      </w:r>
      <w:r w:rsidRPr="0068004E">
        <w:rPr>
          <w:rFonts w:hint="cs"/>
          <w:highlight w:val="yellow"/>
          <w:rtl/>
          <w:lang w:bidi="he-IL"/>
        </w:rPr>
        <w:t>איך</w:t>
      </w:r>
      <w:r w:rsidRPr="0068004E">
        <w:rPr>
          <w:rFonts w:ascii="Arial" w:hint="cs"/>
          <w:highlight w:val="yellow"/>
          <w:rtl/>
        </w:rPr>
        <w:t xml:space="preserve"> </w:t>
      </w:r>
      <w:r w:rsidRPr="0068004E">
        <w:rPr>
          <w:rFonts w:hint="cs"/>
          <w:highlight w:val="yellow"/>
          <w:rtl/>
          <w:lang w:bidi="he-IL"/>
        </w:rPr>
        <w:t>הגישות</w:t>
      </w:r>
      <w:r w:rsidRPr="0068004E">
        <w:rPr>
          <w:rFonts w:ascii="Arial" w:hint="cs"/>
          <w:highlight w:val="yellow"/>
          <w:rtl/>
        </w:rPr>
        <w:t xml:space="preserve"> </w:t>
      </w:r>
      <w:r w:rsidRPr="0068004E">
        <w:rPr>
          <w:rFonts w:hint="cs"/>
          <w:highlight w:val="yellow"/>
          <w:rtl/>
          <w:lang w:bidi="he-IL"/>
        </w:rPr>
        <w:t>מולו</w:t>
      </w:r>
      <w:r w:rsidRPr="0068004E">
        <w:rPr>
          <w:rFonts w:ascii="Arial" w:hint="cs"/>
          <w:highlight w:val="yellow"/>
          <w:rtl/>
        </w:rPr>
        <w:t xml:space="preserve">, </w:t>
      </w:r>
      <w:r w:rsidRPr="0068004E">
        <w:rPr>
          <w:rFonts w:hint="cs"/>
          <w:highlight w:val="yellow"/>
          <w:rtl/>
          <w:lang w:bidi="he-IL"/>
        </w:rPr>
        <w:t>הסוג</w:t>
      </w:r>
      <w:r w:rsidRPr="0068004E">
        <w:rPr>
          <w:rFonts w:ascii="Arial" w:hint="cs"/>
          <w:highlight w:val="yellow"/>
          <w:rtl/>
        </w:rPr>
        <w:t xml:space="preserve"> </w:t>
      </w:r>
      <w:r w:rsidRPr="0068004E">
        <w:rPr>
          <w:rFonts w:hint="cs"/>
          <w:highlight w:val="yellow"/>
          <w:rtl/>
          <w:lang w:bidi="he-IL"/>
        </w:rPr>
        <w:t>שלו</w:t>
      </w:r>
      <w:r w:rsidRPr="0068004E">
        <w:rPr>
          <w:rFonts w:ascii="Arial" w:hint="cs"/>
          <w:highlight w:val="yellow"/>
          <w:rtl/>
        </w:rPr>
        <w:t xml:space="preserve"> (</w:t>
      </w:r>
      <w:r w:rsidRPr="0068004E">
        <w:rPr>
          <w:rFonts w:hint="cs"/>
          <w:highlight w:val="yellow"/>
          <w:rtl/>
          <w:lang w:bidi="he-IL"/>
        </w:rPr>
        <w:t>שם</w:t>
      </w:r>
      <w:r w:rsidRPr="0068004E">
        <w:rPr>
          <w:rFonts w:ascii="Arial" w:hint="cs"/>
          <w:highlight w:val="yellow"/>
          <w:rtl/>
        </w:rPr>
        <w:t xml:space="preserve"> </w:t>
      </w:r>
      <w:r w:rsidRPr="0068004E">
        <w:rPr>
          <w:rFonts w:hint="cs"/>
          <w:highlight w:val="yellow"/>
          <w:rtl/>
          <w:lang w:bidi="he-IL"/>
        </w:rPr>
        <w:t>שלו</w:t>
      </w:r>
      <w:r w:rsidRPr="0068004E">
        <w:rPr>
          <w:rFonts w:ascii="Arial" w:hint="cs"/>
          <w:highlight w:val="yellow"/>
          <w:rtl/>
        </w:rPr>
        <w:t>)</w:t>
      </w:r>
      <w:r w:rsidRPr="0068004E">
        <w:rPr>
          <w:rFonts w:hint="cs"/>
          <w:highlight w:val="yellow"/>
          <w:rtl/>
          <w:lang w:bidi="he-IL"/>
        </w:rPr>
        <w:t>, הגודל שלו...</w:t>
      </w:r>
    </w:p>
  </w:comment>
  <w:comment w:id="654" w:author="MOSHE PORIAN" w:date="2011-11-13T18:21:00Z" w:initials="MP">
    <w:p w:rsidR="00B460BC" w:rsidRDefault="00B460BC">
      <w:pPr>
        <w:pStyle w:val="CommentText"/>
      </w:pPr>
      <w:r>
        <w:rPr>
          <w:rStyle w:val="CommentReference"/>
        </w:rPr>
        <w:annotationRef/>
      </w:r>
      <w:r>
        <w:rPr>
          <w:rFonts w:hint="cs"/>
          <w:rtl/>
          <w:lang w:bidi="he-IL"/>
        </w:rPr>
        <w:t xml:space="preserve">להוסיף לקיצורים </w:t>
      </w:r>
      <w:r>
        <w:rPr>
          <w:rFonts w:hint="cs"/>
          <w:lang w:bidi="he-IL"/>
        </w:rPr>
        <w:t>VESA</w:t>
      </w:r>
      <w:r>
        <w:rPr>
          <w:rFonts w:hint="cs"/>
          <w:rtl/>
          <w:lang w:bidi="he-IL"/>
        </w:rPr>
        <w:t>.</w:t>
      </w:r>
    </w:p>
  </w:comment>
  <w:comment w:id="655" w:author="dobstbau" w:date="2011-11-14T09:06:00Z" w:initials="d">
    <w:p w:rsidR="00B460BC" w:rsidRDefault="00B460BC">
      <w:pPr>
        <w:pStyle w:val="CommentText"/>
      </w:pPr>
      <w:r>
        <w:rPr>
          <w:rStyle w:val="CommentReference"/>
        </w:rPr>
        <w:annotationRef/>
      </w:r>
      <w:proofErr w:type="gramStart"/>
      <w:r>
        <w:rPr>
          <w:lang w:bidi="he-IL"/>
        </w:rPr>
        <w:t>done</w:t>
      </w:r>
      <w:proofErr w:type="gramEnd"/>
    </w:p>
  </w:comment>
  <w:comment w:id="653" w:author="MOSHE PORIAN" w:date="2011-11-13T18:21:00Z" w:initials="MP">
    <w:p w:rsidR="00B460BC" w:rsidRDefault="00B460BC">
      <w:pPr>
        <w:pStyle w:val="CommentText"/>
      </w:pPr>
      <w:r>
        <w:rPr>
          <w:rStyle w:val="CommentReference"/>
        </w:rPr>
        <w:annotationRef/>
      </w:r>
      <w:r>
        <w:rPr>
          <w:rFonts w:hint="cs"/>
          <w:rtl/>
          <w:lang w:bidi="he-IL"/>
        </w:rPr>
        <w:t>מדוע אין שם לטבלה?</w:t>
      </w:r>
    </w:p>
  </w:comment>
  <w:comment w:id="658" w:author="MOSHE PORIAN" w:date="2011-11-13T18:21:00Z" w:initials="MP">
    <w:p w:rsidR="00B460BC" w:rsidRDefault="00B460BC">
      <w:pPr>
        <w:pStyle w:val="CommentText"/>
      </w:pPr>
      <w:r>
        <w:rPr>
          <w:rStyle w:val="CommentReference"/>
        </w:rPr>
        <w:annotationRef/>
      </w:r>
      <w:r>
        <w:rPr>
          <w:rFonts w:hint="cs"/>
          <w:rtl/>
          <w:lang w:bidi="he-IL"/>
        </w:rPr>
        <w:t>נא להוסיף שם לטבלה.</w:t>
      </w:r>
    </w:p>
  </w:comment>
  <w:comment w:id="662" w:author="kelbaz" w:date="2011-11-13T18:21:00Z" w:initials="k">
    <w:p w:rsidR="00B460BC" w:rsidRDefault="00B460BC">
      <w:pPr>
        <w:pStyle w:val="CommentText"/>
      </w:pPr>
      <w:r>
        <w:rPr>
          <w:rStyle w:val="CommentReference"/>
        </w:rPr>
        <w:annotationRef/>
      </w:r>
      <w:proofErr w:type="gramStart"/>
      <w:r>
        <w:rPr>
          <w:lang w:bidi="he-IL"/>
        </w:rPr>
        <w:t>done</w:t>
      </w:r>
      <w:proofErr w:type="gramEnd"/>
    </w:p>
  </w:comment>
  <w:comment w:id="663" w:author="MOSHE PORIAN" w:date="2011-11-13T18:21:00Z" w:initials="MP">
    <w:p w:rsidR="00B460BC" w:rsidRDefault="00B460BC">
      <w:pPr>
        <w:pStyle w:val="CommentText"/>
      </w:pPr>
      <w:r>
        <w:rPr>
          <w:rStyle w:val="CommentReference"/>
        </w:rPr>
        <w:annotationRef/>
      </w:r>
      <w:r>
        <w:rPr>
          <w:rFonts w:hint="cs"/>
          <w:rtl/>
          <w:lang w:bidi="he-IL"/>
        </w:rPr>
        <w:t>נא להוסיף שם לאיור.</w:t>
      </w:r>
    </w:p>
  </w:comment>
  <w:comment w:id="733" w:author="MOSHE PORIAN" w:date="2011-11-13T18:21:00Z" w:initials="MP">
    <w:p w:rsidR="00B460BC" w:rsidRDefault="00B460BC">
      <w:pPr>
        <w:pStyle w:val="CommentText"/>
      </w:pPr>
      <w:r>
        <w:rPr>
          <w:rStyle w:val="CommentReference"/>
        </w:rPr>
        <w:annotationRef/>
      </w:r>
      <w:r>
        <w:rPr>
          <w:rFonts w:hint="cs"/>
          <w:rtl/>
          <w:lang w:bidi="he-IL"/>
        </w:rPr>
        <w:t>נא לשמור על אחידות - שם הטבלה מתחת לטבלה.</w:t>
      </w:r>
    </w:p>
  </w:comment>
  <w:comment w:id="734" w:author="kelbaz" w:date="2011-11-13T18:42:00Z" w:initials="k">
    <w:p w:rsidR="00B460BC" w:rsidRDefault="00B460BC">
      <w:pPr>
        <w:pStyle w:val="CommentText"/>
      </w:pPr>
      <w:r>
        <w:rPr>
          <w:rStyle w:val="CommentReference"/>
        </w:rPr>
        <w:annotationRef/>
      </w:r>
      <w:proofErr w:type="gramStart"/>
      <w:r>
        <w:rPr>
          <w:lang w:bidi="he-IL"/>
        </w:rPr>
        <w:t>done</w:t>
      </w:r>
      <w:proofErr w:type="gramEnd"/>
    </w:p>
  </w:comment>
  <w:comment w:id="744" w:author="kelbaz" w:date="2011-11-13T18:21:00Z" w:initials="k">
    <w:p w:rsidR="00B460BC" w:rsidRDefault="00B460BC">
      <w:pPr>
        <w:pStyle w:val="CommentText"/>
      </w:pPr>
      <w:r>
        <w:rPr>
          <w:rStyle w:val="CommentReference"/>
        </w:rPr>
        <w:annotationRef/>
      </w:r>
      <w:proofErr w:type="gramStart"/>
      <w:r>
        <w:rPr>
          <w:lang w:bidi="he-IL"/>
        </w:rPr>
        <w:t>done</w:t>
      </w:r>
      <w:proofErr w:type="gramEnd"/>
    </w:p>
  </w:comment>
  <w:comment w:id="747" w:author="MOSHE PORIAN" w:date="2011-11-13T18:21:00Z" w:initials="MP">
    <w:p w:rsidR="00B460BC" w:rsidRDefault="00B460BC">
      <w:pPr>
        <w:pStyle w:val="CommentText"/>
      </w:pPr>
      <w:r>
        <w:rPr>
          <w:rStyle w:val="CommentReference"/>
        </w:rPr>
        <w:annotationRef/>
      </w:r>
      <w:r>
        <w:rPr>
          <w:rFonts w:hint="cs"/>
          <w:rtl/>
          <w:lang w:bidi="he-IL"/>
        </w:rPr>
        <w:t>ראו הערה קודמת.</w:t>
      </w:r>
    </w:p>
  </w:comment>
  <w:comment w:id="748" w:author="kelbaz" w:date="2011-11-13T18:43:00Z" w:initials="k">
    <w:p w:rsidR="00B460BC" w:rsidRDefault="00B460BC">
      <w:pPr>
        <w:pStyle w:val="CommentText"/>
      </w:pPr>
      <w:r>
        <w:rPr>
          <w:rStyle w:val="CommentReference"/>
        </w:rPr>
        <w:annotationRef/>
      </w:r>
      <w:proofErr w:type="gramStart"/>
      <w:r>
        <w:rPr>
          <w:lang w:bidi="he-IL"/>
        </w:rPr>
        <w:t>done</w:t>
      </w:r>
      <w:proofErr w:type="gramEnd"/>
    </w:p>
  </w:comment>
  <w:comment w:id="790" w:author="MOSHE PORIAN" w:date="2011-11-13T18:21:00Z" w:initials="MP">
    <w:p w:rsidR="00B460BC" w:rsidRDefault="00B460BC" w:rsidP="00BF59E2">
      <w:pPr>
        <w:pStyle w:val="CommentText"/>
      </w:pPr>
      <w:r>
        <w:rPr>
          <w:rStyle w:val="CommentReference"/>
        </w:rPr>
        <w:annotationRef/>
      </w:r>
      <w:r>
        <w:rPr>
          <w:rFonts w:hint="cs"/>
          <w:rtl/>
          <w:lang w:bidi="he-IL"/>
        </w:rPr>
        <w:t>ראו הערה קודמת.</w:t>
      </w:r>
    </w:p>
  </w:comment>
  <w:comment w:id="795" w:author="MOSHE PORIAN" w:date="2011-11-13T18:21:00Z" w:initials="MP">
    <w:p w:rsidR="00B460BC" w:rsidRDefault="00B460BC">
      <w:pPr>
        <w:pStyle w:val="CommentText"/>
      </w:pPr>
      <w:r>
        <w:rPr>
          <w:rStyle w:val="CommentReference"/>
        </w:rPr>
        <w:annotationRef/>
      </w:r>
      <w:r>
        <w:rPr>
          <w:rFonts w:hint="cs"/>
          <w:rtl/>
          <w:lang w:bidi="he-IL"/>
        </w:rPr>
        <w:t>ראו הערה קודמת.</w:t>
      </w:r>
    </w:p>
  </w:comment>
  <w:comment w:id="805" w:author="MOSHE PORIAN" w:date="2011-11-13T18:21:00Z" w:initials="MP">
    <w:p w:rsidR="00B460BC" w:rsidRDefault="00B460BC" w:rsidP="00BF59E2">
      <w:pPr>
        <w:pStyle w:val="CommentText"/>
      </w:pPr>
      <w:r>
        <w:rPr>
          <w:rStyle w:val="CommentReference"/>
        </w:rPr>
        <w:annotationRef/>
      </w:r>
      <w:r>
        <w:rPr>
          <w:rFonts w:hint="cs"/>
          <w:rtl/>
          <w:lang w:bidi="he-IL"/>
        </w:rPr>
        <w:t>ראו הערה קודמת.</w:t>
      </w:r>
    </w:p>
  </w:comment>
  <w:comment w:id="809" w:author="MOSHE PORIAN" w:date="2011-11-13T18:21:00Z" w:initials="MP">
    <w:p w:rsidR="00B460BC" w:rsidRDefault="00B460BC">
      <w:pPr>
        <w:pStyle w:val="CommentText"/>
      </w:pPr>
      <w:r>
        <w:rPr>
          <w:rStyle w:val="CommentReference"/>
        </w:rPr>
        <w:annotationRef/>
      </w:r>
      <w:r>
        <w:rPr>
          <w:rFonts w:hint="cs"/>
          <w:rtl/>
          <w:lang w:bidi="he-IL"/>
        </w:rPr>
        <w:t>ראו הערה קודמת.</w:t>
      </w:r>
    </w:p>
  </w:comment>
  <w:comment w:id="869" w:author="MOSHE PORIAN" w:date="2011-11-13T18:21:00Z" w:initials="MP">
    <w:p w:rsidR="00B460BC" w:rsidRDefault="00B460BC" w:rsidP="00BF59E2">
      <w:pPr>
        <w:pStyle w:val="CommentText"/>
      </w:pPr>
      <w:r>
        <w:rPr>
          <w:rStyle w:val="CommentReference"/>
        </w:rPr>
        <w:annotationRef/>
      </w:r>
      <w:r>
        <w:rPr>
          <w:rFonts w:hint="cs"/>
          <w:rtl/>
          <w:lang w:bidi="he-IL"/>
        </w:rPr>
        <w:t>ראו הערה קודמת.</w:t>
      </w:r>
    </w:p>
  </w:comment>
  <w:comment w:id="879" w:author="MOSHE PORIAN" w:date="2011-11-13T18:21:00Z" w:initials="MP">
    <w:p w:rsidR="00B460BC" w:rsidRDefault="00B460BC">
      <w:pPr>
        <w:pStyle w:val="CommentText"/>
      </w:pPr>
      <w:r>
        <w:rPr>
          <w:rStyle w:val="CommentReference"/>
        </w:rPr>
        <w:annotationRef/>
      </w:r>
      <w:r>
        <w:rPr>
          <w:rFonts w:hint="cs"/>
          <w:rtl/>
          <w:lang w:bidi="he-IL"/>
        </w:rPr>
        <w:t>ראו הערה קודמת.</w:t>
      </w:r>
    </w:p>
  </w:comment>
  <w:comment w:id="883" w:author="MOSHE PORIAN" w:date="2011-11-13T18:21:00Z" w:initials="MP">
    <w:p w:rsidR="00B460BC" w:rsidRDefault="00B460BC" w:rsidP="00F1529F">
      <w:pPr>
        <w:pStyle w:val="CommentText"/>
      </w:pPr>
      <w:r>
        <w:rPr>
          <w:rStyle w:val="CommentReference"/>
        </w:rPr>
        <w:annotationRef/>
      </w:r>
      <w:r>
        <w:rPr>
          <w:rFonts w:hint="cs"/>
          <w:rtl/>
          <w:lang w:bidi="he-IL"/>
        </w:rPr>
        <w:t>ראו הערה קודמת.</w:t>
      </w:r>
    </w:p>
  </w:comment>
  <w:comment w:id="884"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892" w:author="MOSHE PORIAN" w:date="2011-11-13T18:21:00Z" w:initials="MP">
    <w:p w:rsidR="00B460BC" w:rsidRDefault="00B460BC">
      <w:pPr>
        <w:pStyle w:val="CommentText"/>
      </w:pPr>
      <w:r>
        <w:rPr>
          <w:rStyle w:val="CommentReference"/>
        </w:rPr>
        <w:annotationRef/>
      </w:r>
      <w:r>
        <w:rPr>
          <w:rFonts w:hint="cs"/>
          <w:rtl/>
          <w:lang w:bidi="he-IL"/>
        </w:rPr>
        <w:t>ראו הערה קודמת.</w:t>
      </w:r>
    </w:p>
  </w:comment>
  <w:comment w:id="893"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1013" w:author="MOSHE PORIAN" w:date="2011-11-13T18:21:00Z" w:initials="MP">
    <w:p w:rsidR="00B460BC" w:rsidRDefault="00B460BC" w:rsidP="003C51A9">
      <w:pPr>
        <w:pStyle w:val="CommentText"/>
      </w:pPr>
      <w:r>
        <w:rPr>
          <w:rStyle w:val="CommentReference"/>
        </w:rPr>
        <w:annotationRef/>
      </w:r>
      <w:r>
        <w:rPr>
          <w:rFonts w:hint="cs"/>
          <w:rtl/>
          <w:lang w:bidi="he-IL"/>
        </w:rPr>
        <w:t>ראו הערה קודמת.</w:t>
      </w:r>
    </w:p>
  </w:comment>
  <w:comment w:id="1014" w:author="dobstbau" w:date="2011-11-13T18:21:00Z" w:initials="d">
    <w:p w:rsidR="00B460BC" w:rsidRDefault="00B460BC" w:rsidP="003C51A9">
      <w:pPr>
        <w:pStyle w:val="CommentText"/>
      </w:pPr>
      <w:r>
        <w:rPr>
          <w:rStyle w:val="CommentReference"/>
        </w:rPr>
        <w:annotationRef/>
      </w:r>
      <w:proofErr w:type="gramStart"/>
      <w:r>
        <w:rPr>
          <w:lang w:bidi="he-IL"/>
        </w:rPr>
        <w:t>done</w:t>
      </w:r>
      <w:proofErr w:type="gramEnd"/>
    </w:p>
  </w:comment>
  <w:comment w:id="1021" w:author="MOSHE PORIAN" w:date="2011-11-13T18:21:00Z" w:initials="MP">
    <w:p w:rsidR="00B460BC" w:rsidRDefault="00B460BC">
      <w:pPr>
        <w:pStyle w:val="CommentText"/>
      </w:pPr>
      <w:r>
        <w:rPr>
          <w:rStyle w:val="CommentReference"/>
        </w:rPr>
        <w:annotationRef/>
      </w:r>
      <w:r>
        <w:rPr>
          <w:rFonts w:hint="cs"/>
          <w:rtl/>
          <w:lang w:bidi="he-IL"/>
        </w:rPr>
        <w:t>נא להוסיף שם לטבלה.</w:t>
      </w:r>
    </w:p>
  </w:comment>
  <w:comment w:id="1022" w:author="dobstbau" w:date="2011-11-14T09:08:00Z" w:initials="d">
    <w:p w:rsidR="00B460BC" w:rsidRDefault="00B460BC">
      <w:pPr>
        <w:pStyle w:val="CommentText"/>
      </w:pPr>
      <w:r>
        <w:rPr>
          <w:rStyle w:val="CommentReference"/>
        </w:rPr>
        <w:annotationRef/>
      </w:r>
      <w:proofErr w:type="gramStart"/>
      <w:r>
        <w:rPr>
          <w:lang w:bidi="he-IL"/>
        </w:rPr>
        <w:t>done</w:t>
      </w:r>
      <w:proofErr w:type="gramEnd"/>
    </w:p>
  </w:comment>
  <w:comment w:id="1034" w:author="MOSHE PORIAN" w:date="2011-11-13T18:21:00Z" w:initials="MP">
    <w:p w:rsidR="00B460BC" w:rsidRDefault="00B460BC">
      <w:pPr>
        <w:pStyle w:val="CommentText"/>
      </w:pPr>
      <w:r>
        <w:rPr>
          <w:rStyle w:val="CommentReference"/>
        </w:rPr>
        <w:annotationRef/>
      </w:r>
      <w:r>
        <w:rPr>
          <w:rFonts w:hint="cs"/>
          <w:rtl/>
          <w:lang w:bidi="he-IL"/>
        </w:rPr>
        <w:t>נא להעביר את שם הטבלה מתחתיה כדי לשמור על אחידות.</w:t>
      </w:r>
    </w:p>
  </w:comment>
  <w:comment w:id="1037" w:author="MOSHE PORIAN" w:date="2011-11-13T18:21:00Z" w:initials="MP">
    <w:p w:rsidR="00B460BC" w:rsidRDefault="00B460BC" w:rsidP="003C51A9">
      <w:pPr>
        <w:pStyle w:val="CommentText"/>
      </w:pPr>
      <w:r>
        <w:rPr>
          <w:rStyle w:val="CommentReference"/>
        </w:rPr>
        <w:annotationRef/>
      </w:r>
      <w:r>
        <w:rPr>
          <w:rFonts w:hint="cs"/>
          <w:rtl/>
          <w:lang w:bidi="he-IL"/>
        </w:rPr>
        <w:t>נא להעביר את שם הטבלה מתחתיה כדי לשמור על אחידות.</w:t>
      </w:r>
    </w:p>
  </w:comment>
  <w:comment w:id="1038"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1042" w:author="MOSHE PORIAN" w:date="2011-11-13T18:21:00Z" w:initials="MP">
    <w:p w:rsidR="00B460BC" w:rsidRDefault="00B460BC">
      <w:pPr>
        <w:pStyle w:val="CommentText"/>
      </w:pPr>
      <w:r>
        <w:rPr>
          <w:rStyle w:val="CommentReference"/>
        </w:rPr>
        <w:annotationRef/>
      </w:r>
      <w:r>
        <w:rPr>
          <w:rFonts w:hint="cs"/>
          <w:rtl/>
          <w:lang w:bidi="he-IL"/>
        </w:rPr>
        <w:t xml:space="preserve">ראו הערה קודמת. מכאן והלאה לא אחזור על הערה זו </w:t>
      </w:r>
      <w:r>
        <w:rPr>
          <w:rtl/>
          <w:lang w:bidi="he-IL"/>
        </w:rPr>
        <w:t>–</w:t>
      </w:r>
      <w:r>
        <w:rPr>
          <w:rFonts w:hint="cs"/>
          <w:rtl/>
          <w:lang w:bidi="he-IL"/>
        </w:rPr>
        <w:t xml:space="preserve"> נא בדיקתכם לכל המסמך.</w:t>
      </w:r>
    </w:p>
  </w:comment>
  <w:comment w:id="1043"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1110" w:author="MOSHE PORIAN" w:date="2011-11-13T18:21:00Z" w:initials="MP">
    <w:p w:rsidR="00B460BC" w:rsidRDefault="00B460BC" w:rsidP="003C51A9">
      <w:pPr>
        <w:pStyle w:val="CommentText"/>
      </w:pPr>
      <w:r>
        <w:rPr>
          <w:rStyle w:val="CommentReference"/>
        </w:rPr>
        <w:annotationRef/>
      </w:r>
      <w:r>
        <w:rPr>
          <w:rFonts w:hint="cs"/>
          <w:rtl/>
          <w:lang w:bidi="he-IL"/>
        </w:rPr>
        <w:t xml:space="preserve">ראו הערה קודמת. מכאן והלאה לא אחזור על הערה זו </w:t>
      </w:r>
      <w:r>
        <w:rPr>
          <w:rtl/>
          <w:lang w:bidi="he-IL"/>
        </w:rPr>
        <w:t>–</w:t>
      </w:r>
      <w:r>
        <w:rPr>
          <w:rFonts w:hint="cs"/>
          <w:rtl/>
          <w:lang w:bidi="he-IL"/>
        </w:rPr>
        <w:t xml:space="preserve"> נא בדיקתכם לכל המסמך.</w:t>
      </w:r>
    </w:p>
  </w:comment>
  <w:comment w:id="1111" w:author="dobstbau" w:date="2011-11-13T18:21:00Z" w:initials="d">
    <w:p w:rsidR="00B460BC" w:rsidRDefault="00B460BC">
      <w:pPr>
        <w:pStyle w:val="CommentText"/>
      </w:pPr>
      <w:r>
        <w:rPr>
          <w:rStyle w:val="CommentReference"/>
        </w:rPr>
        <w:annotationRef/>
      </w:r>
      <w:proofErr w:type="gramStart"/>
      <w:r>
        <w:rPr>
          <w:lang w:bidi="he-IL"/>
        </w:rPr>
        <w:t>done</w:t>
      </w:r>
      <w:proofErr w:type="gramEnd"/>
    </w:p>
  </w:comment>
  <w:comment w:id="1252" w:author="MOSHE PORIAN" w:date="2011-11-15T19:45:00Z" w:initials="MP">
    <w:p w:rsidR="00EE109A" w:rsidRDefault="00EE109A" w:rsidP="00EE109A">
      <w:pPr>
        <w:pStyle w:val="CommentText"/>
        <w:rPr>
          <w:rFonts w:ascii="Arial"/>
          <w:rtl/>
        </w:rPr>
      </w:pPr>
      <w:r>
        <w:rPr>
          <w:rStyle w:val="CommentReference"/>
        </w:rPr>
        <w:annotationRef/>
      </w:r>
      <w:r>
        <w:rPr>
          <w:rFonts w:hint="cs"/>
          <w:rtl/>
          <w:lang w:bidi="he-IL"/>
        </w:rPr>
        <w:t xml:space="preserve">חייבים לציין את רשימת הסיגנלים של ה- </w:t>
      </w:r>
      <w:r>
        <w:rPr>
          <w:lang w:bidi="he-IL"/>
        </w:rPr>
        <w:t>VESA IF</w:t>
      </w:r>
      <w:r>
        <w:rPr>
          <w:rFonts w:hint="cs"/>
          <w:rtl/>
          <w:lang w:bidi="he-IL"/>
        </w:rPr>
        <w:t>.</w:t>
      </w:r>
    </w:p>
  </w:comment>
  <w:comment w:id="1284" w:author="kelbaz" w:date="2011-11-26T22:42:00Z" w:initials="k">
    <w:p w:rsidR="00EC6A14" w:rsidRDefault="00EC6A14" w:rsidP="00EC6A14">
      <w:pPr>
        <w:pStyle w:val="CommentText"/>
      </w:pPr>
      <w:r>
        <w:rPr>
          <w:rStyle w:val="CommentReference"/>
        </w:rPr>
        <w:annotationRef/>
      </w:r>
      <w:r>
        <w:rPr>
          <w:rFonts w:hint="cs"/>
          <w:rtl/>
          <w:lang w:bidi="he-IL"/>
        </w:rPr>
        <w:t>להוסיף את שלושת הרגיסטרים של ערכי האדום, כחול, ירוק ההתחלתיים</w:t>
      </w:r>
    </w:p>
  </w:comment>
  <w:comment w:id="1288" w:author="kelbaz" w:date="2011-11-26T22:42:00Z" w:initials="k">
    <w:p w:rsidR="00EC6A14" w:rsidRDefault="00EC6A14" w:rsidP="00EC6A14">
      <w:pPr>
        <w:pStyle w:val="CommentText"/>
      </w:pPr>
      <w:r>
        <w:rPr>
          <w:rStyle w:val="CommentReference"/>
        </w:rPr>
        <w:annotationRef/>
      </w:r>
      <w:r>
        <w:rPr>
          <w:rFonts w:hint="cs"/>
          <w:rtl/>
          <w:lang w:bidi="he-IL"/>
        </w:rPr>
        <w:t>להוסיף את שלושת הרגיסטרים של ערכי האדום, כחול, ירוק ההתחלתיים</w:t>
      </w:r>
    </w:p>
  </w:comment>
  <w:comment w:id="1295" w:author="kelbaz" w:date="2011-11-26T22:42:00Z" w:initials="k">
    <w:p w:rsidR="00EC6A14" w:rsidRDefault="00EC6A14" w:rsidP="00EC6A14">
      <w:pPr>
        <w:pStyle w:val="CommentText"/>
      </w:pPr>
      <w:r>
        <w:rPr>
          <w:rStyle w:val="CommentReference"/>
        </w:rPr>
        <w:annotationRef/>
      </w:r>
      <w:r>
        <w:rPr>
          <w:rFonts w:hint="cs"/>
          <w:rtl/>
          <w:lang w:bidi="he-IL"/>
        </w:rPr>
        <w:t>להוסיף את שלושת הרגיסטרים של ערכי האדום, כחול, ירוק ההתחלתיים</w:t>
      </w:r>
    </w:p>
  </w:comment>
  <w:comment w:id="1303" w:author="kelbaz" w:date="2011-11-22T21:09:00Z" w:initials="k">
    <w:p w:rsidR="003C0619" w:rsidRDefault="003C0619">
      <w:pPr>
        <w:pStyle w:val="CommentText"/>
      </w:pPr>
      <w:r>
        <w:rPr>
          <w:rStyle w:val="CommentReference"/>
        </w:rPr>
        <w:annotationRef/>
      </w:r>
      <w:r>
        <w:rPr>
          <w:rFonts w:hint="cs"/>
          <w:rtl/>
          <w:lang w:bidi="he-IL"/>
        </w:rPr>
        <w:t>להוסיף את שלושת הרגיסטרים של ערכי האדום, כחול, ירוק ההתחלתיים</w:t>
      </w:r>
    </w:p>
  </w:comment>
  <w:comment w:id="1375" w:author="MOSHE PORIAN" w:date="2011-11-13T18:21:00Z" w:initials="MP">
    <w:p w:rsidR="00B460BC" w:rsidRDefault="00B460BC">
      <w:pPr>
        <w:pStyle w:val="CommentText"/>
        <w:rPr>
          <w:rFonts w:ascii="Arial"/>
          <w:rtl/>
        </w:rPr>
      </w:pPr>
      <w:r>
        <w:rPr>
          <w:rStyle w:val="CommentReference"/>
        </w:rPr>
        <w:annotationRef/>
      </w:r>
      <w:r>
        <w:rPr>
          <w:rFonts w:hint="cs"/>
          <w:rtl/>
          <w:lang w:bidi="he-IL"/>
        </w:rPr>
        <w:t xml:space="preserve">חייבים לציין את רשימת הסיגנלים של ה- </w:t>
      </w:r>
      <w:r>
        <w:rPr>
          <w:lang w:bidi="he-IL"/>
        </w:rPr>
        <w:t>VESA IF</w:t>
      </w:r>
      <w:r>
        <w:rPr>
          <w:rFonts w:hint="cs"/>
          <w:rtl/>
          <w:lang w:bidi="he-IL"/>
        </w:rPr>
        <w:t>.</w:t>
      </w:r>
    </w:p>
  </w:comment>
  <w:comment w:id="1376" w:author="kelbaz" w:date="2011-11-13T18:21:00Z" w:initials="k">
    <w:p w:rsidR="00B460BC" w:rsidRDefault="00B460BC">
      <w:pPr>
        <w:pStyle w:val="CommentText"/>
        <w:rPr>
          <w:rFonts w:ascii="Arial"/>
          <w:rtl/>
        </w:rPr>
      </w:pPr>
      <w:r>
        <w:rPr>
          <w:rStyle w:val="CommentReference"/>
        </w:rPr>
        <w:annotationRef/>
      </w:r>
      <w:r>
        <w:rPr>
          <w:rFonts w:hint="cs"/>
          <w:rtl/>
          <w:lang w:bidi="he-IL"/>
        </w:rPr>
        <w:t>מהם הסיגנלים של ה</w:t>
      </w:r>
      <w:r>
        <w:rPr>
          <w:rFonts w:hint="cs"/>
          <w:lang w:bidi="he-IL"/>
        </w:rPr>
        <w:t>VEZA</w:t>
      </w:r>
      <w:r>
        <w:rPr>
          <w:rFonts w:hint="cs"/>
          <w:rtl/>
          <w:lang w:bidi="he-IL"/>
        </w:rPr>
        <w:t>? לא דיברנו על זה...</w:t>
      </w:r>
    </w:p>
  </w:comment>
  <w:comment w:id="1679" w:author="MOSHE PORIAN" w:date="2011-11-13T18:21:00Z" w:initials="MP">
    <w:p w:rsidR="00B460BC" w:rsidRDefault="00B460BC">
      <w:pPr>
        <w:pStyle w:val="CommentText"/>
      </w:pPr>
      <w:r>
        <w:rPr>
          <w:rStyle w:val="CommentReference"/>
        </w:rPr>
        <w:annotationRef/>
      </w:r>
      <w:r>
        <w:rPr>
          <w:rFonts w:hint="cs"/>
          <w:rtl/>
          <w:lang w:bidi="he-IL"/>
        </w:rPr>
        <w:t>לבטל את הצבע הורוד הזה.</w:t>
      </w:r>
    </w:p>
  </w:comment>
  <w:comment w:id="1680" w:author="dobstbau" w:date="2011-11-14T09:12:00Z" w:initials="d">
    <w:p w:rsidR="00B460BC" w:rsidRDefault="00B460BC" w:rsidP="00D137D3">
      <w:pPr>
        <w:pStyle w:val="CommentText"/>
        <w:rPr>
          <w:rtl/>
          <w:lang w:bidi="he-IL"/>
        </w:rPr>
      </w:pPr>
      <w:r>
        <w:rPr>
          <w:rStyle w:val="CommentReference"/>
        </w:rPr>
        <w:annotationRef/>
      </w:r>
      <w:r>
        <w:rPr>
          <w:lang w:bidi="he-IL"/>
        </w:rPr>
        <w:t>Done</w:t>
      </w:r>
      <w:r>
        <w:rPr>
          <w:rFonts w:hint="cs"/>
          <w:rtl/>
          <w:lang w:bidi="he-IL"/>
        </w:rPr>
        <w:t xml:space="preserve"> אבל הוא עדיין מופיע כשנמצאים במצב </w:t>
      </w:r>
      <w:r>
        <w:rPr>
          <w:lang w:bidi="he-IL"/>
        </w:rPr>
        <w:t>review</w:t>
      </w:r>
      <w:r>
        <w:rPr>
          <w:rFonts w:hint="cs"/>
          <w:rtl/>
          <w:lang w:bidi="he-IL"/>
        </w:rPr>
        <w:t xml:space="preserve"> של צפייה בהערות</w:t>
      </w:r>
    </w:p>
    <w:p w:rsidR="00B460BC" w:rsidRDefault="00B460BC">
      <w:pPr>
        <w:pStyle w:val="CommentText"/>
      </w:pPr>
    </w:p>
  </w:comment>
  <w:comment w:id="1678" w:author="MOSHE PORIAN" w:date="2011-11-13T18:21:00Z" w:initials="MP">
    <w:p w:rsidR="00B460BC" w:rsidRPr="00445085" w:rsidRDefault="00B460BC" w:rsidP="000636DB">
      <w:pPr>
        <w:pStyle w:val="CommentText"/>
        <w:rPr>
          <w:rFonts w:ascii="Arial"/>
          <w:lang w:bidi="he-IL"/>
        </w:rPr>
      </w:pPr>
      <w:r>
        <w:rPr>
          <w:rStyle w:val="CommentReference"/>
        </w:rPr>
        <w:annotationRef/>
      </w:r>
      <w:r w:rsidRPr="00237B8A">
        <w:rPr>
          <w:rStyle w:val="CommentReference"/>
          <w:highlight w:val="yellow"/>
        </w:rPr>
        <w:annotationRef/>
      </w:r>
      <w:r w:rsidRPr="00237B8A">
        <w:rPr>
          <w:rFonts w:hint="cs"/>
          <w:highlight w:val="yellow"/>
          <w:rtl/>
          <w:lang w:bidi="he-IL"/>
        </w:rPr>
        <w:t>יש</w:t>
      </w:r>
      <w:r w:rsidRPr="00237B8A">
        <w:rPr>
          <w:rFonts w:ascii="Arial" w:hint="cs"/>
          <w:highlight w:val="yellow"/>
          <w:rtl/>
        </w:rPr>
        <w:t xml:space="preserve"> </w:t>
      </w:r>
      <w:r w:rsidRPr="00237B8A">
        <w:rPr>
          <w:rFonts w:hint="cs"/>
          <w:highlight w:val="yellow"/>
          <w:rtl/>
          <w:lang w:bidi="he-IL"/>
        </w:rPr>
        <w:t>להגדיר</w:t>
      </w:r>
      <w:r w:rsidRPr="00237B8A">
        <w:rPr>
          <w:rFonts w:ascii="Arial" w:hint="cs"/>
          <w:highlight w:val="yellow"/>
          <w:rtl/>
        </w:rPr>
        <w:t xml:space="preserve"> </w:t>
      </w:r>
      <w:r w:rsidRPr="00237B8A">
        <w:rPr>
          <w:rFonts w:hint="cs"/>
          <w:highlight w:val="yellow"/>
          <w:rtl/>
          <w:lang w:bidi="he-IL"/>
        </w:rPr>
        <w:t>ביתר</w:t>
      </w:r>
      <w:r w:rsidRPr="00237B8A">
        <w:rPr>
          <w:rFonts w:ascii="Arial" w:hint="cs"/>
          <w:highlight w:val="yellow"/>
          <w:rtl/>
        </w:rPr>
        <w:t xml:space="preserve"> </w:t>
      </w:r>
      <w:r w:rsidRPr="00237B8A">
        <w:rPr>
          <w:rFonts w:hint="cs"/>
          <w:highlight w:val="yellow"/>
          <w:rtl/>
          <w:lang w:bidi="he-IL"/>
        </w:rPr>
        <w:t>פירוט</w:t>
      </w:r>
      <w:r w:rsidRPr="00237B8A">
        <w:rPr>
          <w:rFonts w:ascii="Arial" w:hint="cs"/>
          <w:highlight w:val="yellow"/>
          <w:rtl/>
        </w:rPr>
        <w:t xml:space="preserve"> </w:t>
      </w:r>
      <w:r w:rsidRPr="00237B8A">
        <w:rPr>
          <w:rFonts w:hint="cs"/>
          <w:highlight w:val="yellow"/>
          <w:rtl/>
          <w:lang w:bidi="he-IL"/>
        </w:rPr>
        <w:t xml:space="preserve">את מבנה כל הודעה בסעיפים הבאים </w:t>
      </w:r>
      <w:r w:rsidRPr="00237B8A">
        <w:rPr>
          <w:rFonts w:hint="cs"/>
          <w:b/>
          <w:bCs/>
          <w:highlight w:val="yellow"/>
          <w:rtl/>
          <w:lang w:bidi="he-IL"/>
        </w:rPr>
        <w:t>ע"י דוגמה</w:t>
      </w:r>
      <w:r w:rsidRPr="00237B8A">
        <w:rPr>
          <w:rFonts w:hint="cs"/>
          <w:highlight w:val="yellow"/>
          <w:rtl/>
          <w:lang w:bidi="he-IL"/>
        </w:rPr>
        <w:t xml:space="preserve">. </w:t>
      </w:r>
      <w:r w:rsidRPr="00237B8A">
        <w:rPr>
          <w:rFonts w:hint="cs"/>
          <w:b/>
          <w:bCs/>
          <w:highlight w:val="yellow"/>
          <w:rtl/>
          <w:lang w:bidi="he-IL"/>
        </w:rPr>
        <w:t xml:space="preserve">בסוף המסמך צירפתי לכם </w:t>
      </w:r>
      <w:r w:rsidRPr="00237B8A">
        <w:rPr>
          <w:rFonts w:hint="cs"/>
          <w:b/>
          <w:bCs/>
          <w:highlight w:val="yellow"/>
          <w:lang w:bidi="he-IL"/>
        </w:rPr>
        <w:t>REFERENCE</w:t>
      </w:r>
      <w:r w:rsidRPr="00237B8A">
        <w:rPr>
          <w:rFonts w:hint="cs"/>
          <w:b/>
          <w:bCs/>
          <w:highlight w:val="yellow"/>
          <w:rtl/>
          <w:lang w:bidi="he-IL"/>
        </w:rPr>
        <w:t xml:space="preserve"> כדוגמא.</w:t>
      </w:r>
      <w:r w:rsidRPr="00237B8A">
        <w:rPr>
          <w:rFonts w:hint="cs"/>
          <w:highlight w:val="yellow"/>
          <w:rtl/>
          <w:lang w:bidi="he-IL"/>
        </w:rPr>
        <w:t xml:space="preserve"> מה</w:t>
      </w:r>
      <w:r w:rsidRPr="00237B8A">
        <w:rPr>
          <w:rFonts w:ascii="Arial" w:hint="cs"/>
          <w:highlight w:val="yellow"/>
          <w:rtl/>
        </w:rPr>
        <w:t xml:space="preserve"> </w:t>
      </w:r>
      <w:r w:rsidRPr="00237B8A">
        <w:rPr>
          <w:rFonts w:hint="cs"/>
          <w:highlight w:val="yellow"/>
          <w:rtl/>
          <w:lang w:bidi="he-IL"/>
        </w:rPr>
        <w:t>תפקיד</w:t>
      </w:r>
      <w:r w:rsidRPr="00237B8A">
        <w:rPr>
          <w:rFonts w:ascii="Arial" w:hint="cs"/>
          <w:highlight w:val="yellow"/>
          <w:rtl/>
        </w:rPr>
        <w:t xml:space="preserve"> </w:t>
      </w:r>
      <w:r w:rsidRPr="00237B8A">
        <w:rPr>
          <w:rFonts w:hint="cs"/>
          <w:highlight w:val="yellow"/>
          <w:rtl/>
          <w:lang w:bidi="he-IL"/>
        </w:rPr>
        <w:t>כל</w:t>
      </w:r>
      <w:r w:rsidRPr="00237B8A">
        <w:rPr>
          <w:rFonts w:ascii="Arial" w:hint="cs"/>
          <w:highlight w:val="yellow"/>
          <w:rtl/>
        </w:rPr>
        <w:t xml:space="preserve"> </w:t>
      </w:r>
      <w:r w:rsidRPr="00237B8A">
        <w:rPr>
          <w:rFonts w:hint="cs"/>
          <w:highlight w:val="yellow"/>
          <w:rtl/>
          <w:lang w:bidi="he-IL"/>
        </w:rPr>
        <w:t>שדה</w:t>
      </w:r>
      <w:r w:rsidRPr="00237B8A">
        <w:rPr>
          <w:rFonts w:ascii="Arial" w:hint="cs"/>
          <w:highlight w:val="yellow"/>
          <w:rtl/>
        </w:rPr>
        <w:t xml:space="preserve">, </w:t>
      </w:r>
      <w:r w:rsidRPr="00237B8A">
        <w:rPr>
          <w:rFonts w:hint="cs"/>
          <w:highlight w:val="yellow"/>
          <w:rtl/>
          <w:lang w:bidi="he-IL"/>
        </w:rPr>
        <w:t>למה</w:t>
      </w:r>
      <w:r w:rsidRPr="00237B8A">
        <w:rPr>
          <w:rFonts w:ascii="Arial" w:hint="cs"/>
          <w:highlight w:val="yellow"/>
          <w:rtl/>
        </w:rPr>
        <w:t xml:space="preserve"> </w:t>
      </w:r>
      <w:r w:rsidRPr="00237B8A">
        <w:rPr>
          <w:rFonts w:hint="cs"/>
          <w:highlight w:val="yellow"/>
          <w:rtl/>
          <w:lang w:bidi="he-IL"/>
        </w:rPr>
        <w:t>הוא</w:t>
      </w:r>
      <w:r w:rsidRPr="00237B8A">
        <w:rPr>
          <w:rFonts w:ascii="Arial" w:hint="cs"/>
          <w:highlight w:val="yellow"/>
          <w:rtl/>
        </w:rPr>
        <w:t xml:space="preserve"> </w:t>
      </w:r>
      <w:r w:rsidRPr="00237B8A">
        <w:rPr>
          <w:rFonts w:hint="cs"/>
          <w:highlight w:val="yellow"/>
          <w:rtl/>
          <w:lang w:bidi="he-IL"/>
        </w:rPr>
        <w:t>שווה</w:t>
      </w:r>
      <w:r w:rsidRPr="00237B8A">
        <w:rPr>
          <w:rFonts w:ascii="Arial" w:hint="cs"/>
          <w:highlight w:val="yellow"/>
          <w:rtl/>
        </w:rPr>
        <w:t xml:space="preserve"> (</w:t>
      </w:r>
      <w:r w:rsidRPr="00237B8A">
        <w:rPr>
          <w:rFonts w:hint="cs"/>
          <w:highlight w:val="yellow"/>
          <w:rtl/>
          <w:lang w:bidi="he-IL"/>
        </w:rPr>
        <w:t>עבור</w:t>
      </w:r>
      <w:r w:rsidRPr="00237B8A">
        <w:rPr>
          <w:rFonts w:ascii="Arial" w:hint="cs"/>
          <w:highlight w:val="yellow"/>
          <w:rtl/>
        </w:rPr>
        <w:t xml:space="preserve"> </w:t>
      </w:r>
      <w:r w:rsidRPr="00237B8A">
        <w:rPr>
          <w:rFonts w:hint="cs"/>
          <w:highlight w:val="yellow"/>
          <w:rtl/>
          <w:lang w:bidi="he-IL"/>
        </w:rPr>
        <w:t>קבועים</w:t>
      </w:r>
      <w:r w:rsidRPr="00237B8A">
        <w:rPr>
          <w:rFonts w:ascii="Arial" w:hint="cs"/>
          <w:highlight w:val="yellow"/>
          <w:rtl/>
        </w:rPr>
        <w:t xml:space="preserve">), </w:t>
      </w:r>
      <w:r w:rsidRPr="00237B8A">
        <w:rPr>
          <w:rFonts w:hint="cs"/>
          <w:highlight w:val="yellow"/>
          <w:rtl/>
          <w:lang w:bidi="he-IL"/>
        </w:rPr>
        <w:t>טווחים</w:t>
      </w:r>
      <w:r w:rsidRPr="00237B8A">
        <w:rPr>
          <w:rFonts w:ascii="Arial" w:hint="cs"/>
          <w:highlight w:val="yellow"/>
          <w:rtl/>
        </w:rPr>
        <w:t xml:space="preserve">, </w:t>
      </w:r>
      <w:r w:rsidRPr="00237B8A">
        <w:rPr>
          <w:rFonts w:hint="cs"/>
          <w:highlight w:val="yellow"/>
          <w:rtl/>
          <w:lang w:bidi="he-IL"/>
        </w:rPr>
        <w:t>רוחב</w:t>
      </w:r>
      <w:r w:rsidRPr="00237B8A">
        <w:rPr>
          <w:rFonts w:ascii="Arial" w:hint="cs"/>
          <w:highlight w:val="yellow"/>
          <w:rtl/>
        </w:rPr>
        <w:t xml:space="preserve"> </w:t>
      </w:r>
      <w:r w:rsidRPr="00237B8A">
        <w:rPr>
          <w:rFonts w:hint="cs"/>
          <w:highlight w:val="yellow"/>
          <w:rtl/>
          <w:lang w:bidi="he-IL"/>
        </w:rPr>
        <w:t>מילה</w:t>
      </w:r>
      <w:r w:rsidRPr="00237B8A">
        <w:rPr>
          <w:rFonts w:ascii="Arial" w:hint="cs"/>
          <w:highlight w:val="yellow"/>
          <w:rtl/>
        </w:rPr>
        <w:t xml:space="preserve">, </w:t>
      </w:r>
      <w:r w:rsidRPr="00237B8A">
        <w:rPr>
          <w:rFonts w:hint="cs"/>
          <w:highlight w:val="yellow"/>
          <w:rtl/>
          <w:lang w:bidi="he-IL"/>
        </w:rPr>
        <w:t>מיפוי</w:t>
      </w:r>
      <w:r w:rsidRPr="00237B8A">
        <w:rPr>
          <w:rFonts w:ascii="Arial" w:hint="cs"/>
          <w:highlight w:val="yellow"/>
          <w:rtl/>
        </w:rPr>
        <w:t xml:space="preserve"> </w:t>
      </w:r>
      <w:r w:rsidRPr="00237B8A">
        <w:rPr>
          <w:rFonts w:hint="cs"/>
          <w:highlight w:val="yellow"/>
          <w:rtl/>
          <w:lang w:bidi="he-IL"/>
        </w:rPr>
        <w:t>של</w:t>
      </w:r>
      <w:r w:rsidRPr="00237B8A">
        <w:rPr>
          <w:rFonts w:ascii="Arial" w:hint="cs"/>
          <w:highlight w:val="yellow"/>
          <w:rtl/>
        </w:rPr>
        <w:t xml:space="preserve"> </w:t>
      </w:r>
      <w:r w:rsidRPr="00237B8A">
        <w:rPr>
          <w:rFonts w:hint="cs"/>
          <w:highlight w:val="yellow"/>
          <w:rtl/>
          <w:lang w:bidi="he-IL"/>
        </w:rPr>
        <w:t>סוגי</w:t>
      </w:r>
      <w:r w:rsidRPr="00237B8A">
        <w:rPr>
          <w:rFonts w:ascii="Arial" w:hint="cs"/>
          <w:highlight w:val="yellow"/>
          <w:rtl/>
        </w:rPr>
        <w:t xml:space="preserve"> </w:t>
      </w:r>
      <w:r w:rsidRPr="00237B8A">
        <w:rPr>
          <w:rFonts w:hint="cs"/>
          <w:highlight w:val="yellow"/>
          <w:rtl/>
          <w:lang w:bidi="he-IL"/>
        </w:rPr>
        <w:t>הודעות</w:t>
      </w:r>
      <w:r w:rsidRPr="00237B8A">
        <w:rPr>
          <w:rFonts w:ascii="Arial" w:hint="cs"/>
          <w:highlight w:val="yellow"/>
          <w:rtl/>
        </w:rPr>
        <w:t xml:space="preserve"> (</w:t>
      </w:r>
      <w:r w:rsidRPr="00237B8A">
        <w:rPr>
          <w:rFonts w:hint="cs"/>
          <w:highlight w:val="yellow"/>
          <w:rtl/>
          <w:lang w:bidi="he-IL"/>
        </w:rPr>
        <w:t>כתיבה</w:t>
      </w:r>
      <w:r w:rsidRPr="00237B8A">
        <w:rPr>
          <w:rFonts w:ascii="Arial" w:hint="cs"/>
          <w:highlight w:val="yellow"/>
          <w:rtl/>
        </w:rPr>
        <w:t xml:space="preserve">, </w:t>
      </w:r>
      <w:r w:rsidRPr="00237B8A">
        <w:rPr>
          <w:rFonts w:hint="cs"/>
          <w:highlight w:val="yellow"/>
          <w:rtl/>
          <w:lang w:bidi="he-IL"/>
        </w:rPr>
        <w:t>קריאה</w:t>
      </w:r>
      <w:r w:rsidRPr="00237B8A">
        <w:rPr>
          <w:rFonts w:ascii="Arial" w:hint="cs"/>
          <w:highlight w:val="yellow"/>
          <w:rtl/>
        </w:rPr>
        <w:t xml:space="preserve">, </w:t>
      </w:r>
      <w:r w:rsidRPr="00237B8A">
        <w:rPr>
          <w:rFonts w:hint="cs"/>
          <w:highlight w:val="yellow"/>
          <w:rtl/>
          <w:lang w:bidi="he-IL"/>
        </w:rPr>
        <w:t>בקשה</w:t>
      </w:r>
      <w:r w:rsidRPr="00237B8A">
        <w:rPr>
          <w:rFonts w:ascii="Arial" w:hint="cs"/>
          <w:highlight w:val="yellow"/>
          <w:rtl/>
        </w:rPr>
        <w:t xml:space="preserve"> </w:t>
      </w:r>
      <w:r w:rsidRPr="00237B8A">
        <w:rPr>
          <w:rFonts w:hint="cs"/>
          <w:highlight w:val="yellow"/>
          <w:rtl/>
          <w:lang w:bidi="he-IL"/>
        </w:rPr>
        <w:t>לקריאה</w:t>
      </w:r>
      <w:r w:rsidRPr="00237B8A">
        <w:rPr>
          <w:rFonts w:ascii="Arial" w:hint="cs"/>
          <w:highlight w:val="yellow"/>
          <w:rtl/>
        </w:rPr>
        <w:t xml:space="preserve">) </w:t>
      </w:r>
      <w:r w:rsidRPr="00237B8A">
        <w:rPr>
          <w:rFonts w:hint="cs"/>
          <w:highlight w:val="yellow"/>
          <w:rtl/>
          <w:lang w:bidi="he-IL"/>
        </w:rPr>
        <w:t>וכתובות</w:t>
      </w:r>
      <w:r w:rsidRPr="00237B8A">
        <w:rPr>
          <w:rFonts w:ascii="Arial" w:hint="cs"/>
          <w:highlight w:val="yellow"/>
          <w:rtl/>
        </w:rPr>
        <w:t xml:space="preserve">. </w:t>
      </w:r>
      <w:r w:rsidRPr="00237B8A">
        <w:rPr>
          <w:rFonts w:hint="cs"/>
          <w:highlight w:val="yellow"/>
          <w:rtl/>
          <w:lang w:bidi="he-IL"/>
        </w:rPr>
        <w:t>איך</w:t>
      </w:r>
      <w:r w:rsidRPr="00237B8A">
        <w:rPr>
          <w:rFonts w:ascii="Arial" w:hint="cs"/>
          <w:highlight w:val="yellow"/>
          <w:rtl/>
        </w:rPr>
        <w:t xml:space="preserve"> </w:t>
      </w:r>
      <w:r w:rsidRPr="00237B8A">
        <w:rPr>
          <w:rFonts w:hint="cs"/>
          <w:highlight w:val="yellow"/>
          <w:rtl/>
          <w:lang w:bidi="he-IL"/>
        </w:rPr>
        <w:t>מגיעים</w:t>
      </w:r>
      <w:r w:rsidRPr="00237B8A">
        <w:rPr>
          <w:rFonts w:ascii="Arial" w:hint="cs"/>
          <w:highlight w:val="yellow"/>
          <w:rtl/>
        </w:rPr>
        <w:t xml:space="preserve"> </w:t>
      </w:r>
      <w:r w:rsidRPr="00237B8A">
        <w:rPr>
          <w:rFonts w:hint="cs"/>
          <w:highlight w:val="yellow"/>
          <w:rtl/>
          <w:lang w:bidi="he-IL"/>
        </w:rPr>
        <w:t>לכל</w:t>
      </w:r>
      <w:r w:rsidRPr="00237B8A">
        <w:rPr>
          <w:rFonts w:ascii="Arial" w:hint="cs"/>
          <w:highlight w:val="yellow"/>
          <w:rtl/>
        </w:rPr>
        <w:t xml:space="preserve"> "</w:t>
      </w:r>
      <w:r w:rsidRPr="00237B8A">
        <w:rPr>
          <w:rFonts w:hint="cs"/>
          <w:highlight w:val="yellow"/>
          <w:rtl/>
          <w:lang w:bidi="he-IL"/>
        </w:rPr>
        <w:t>לקוח</w:t>
      </w:r>
      <w:r w:rsidRPr="00237B8A">
        <w:rPr>
          <w:rFonts w:ascii="Arial" w:hint="cs"/>
          <w:highlight w:val="yellow"/>
          <w:rtl/>
        </w:rPr>
        <w:t>".</w:t>
      </w:r>
      <w:r>
        <w:rPr>
          <w:rFonts w:ascii="Arial" w:hint="cs"/>
          <w:rtl/>
        </w:rPr>
        <w:t xml:space="preserv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7DA" w:rsidRDefault="00BA67DA" w:rsidP="00995DD7">
      <w:pPr>
        <w:spacing w:after="0" w:line="240" w:lineRule="auto"/>
      </w:pPr>
      <w:r>
        <w:separator/>
      </w:r>
    </w:p>
  </w:endnote>
  <w:endnote w:type="continuationSeparator" w:id="0">
    <w:p w:rsidR="00BA67DA" w:rsidRDefault="00BA67DA" w:rsidP="00995D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9527964"/>
      <w:docPartObj>
        <w:docPartGallery w:val="Page Numbers (Bottom of Page)"/>
        <w:docPartUnique/>
      </w:docPartObj>
    </w:sdtPr>
    <w:sdtContent>
      <w:p w:rsidR="00B460BC" w:rsidRDefault="00122182">
        <w:pPr>
          <w:pStyle w:val="Footer"/>
          <w:jc w:val="center"/>
        </w:pPr>
        <w:r w:rsidRPr="00122182">
          <w:fldChar w:fldCharType="begin"/>
        </w:r>
        <w:r w:rsidR="00B460BC">
          <w:instrText xml:space="preserve"> PAGE   \* MERGEFORMAT </w:instrText>
        </w:r>
        <w:r w:rsidRPr="00122182">
          <w:fldChar w:fldCharType="separate"/>
        </w:r>
        <w:r w:rsidR="00EC6A14" w:rsidRPr="00EC6A14">
          <w:rPr>
            <w:rFonts w:ascii="Calibri" w:cs="Calibri"/>
            <w:noProof/>
            <w:rtl/>
            <w:lang w:val="he-IL"/>
          </w:rPr>
          <w:t>30</w:t>
        </w:r>
        <w:r>
          <w:rPr>
            <w:rFonts w:ascii="Calibri" w:cs="Calibri"/>
            <w:noProof/>
            <w:lang w:val="he-IL"/>
          </w:rPr>
          <w:fldChar w:fldCharType="end"/>
        </w:r>
      </w:p>
    </w:sdtContent>
  </w:sdt>
  <w:p w:rsidR="00B460BC" w:rsidRDefault="00B460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7DA" w:rsidRDefault="00BA67DA" w:rsidP="00995DD7">
      <w:pPr>
        <w:spacing w:after="0" w:line="240" w:lineRule="auto"/>
      </w:pPr>
      <w:r>
        <w:separator/>
      </w:r>
    </w:p>
  </w:footnote>
  <w:footnote w:type="continuationSeparator" w:id="0">
    <w:p w:rsidR="00BA67DA" w:rsidRDefault="00BA67DA" w:rsidP="00995D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BC" w:rsidRDefault="00B460BC">
    <w:pPr>
      <w:pStyle w:val="Header"/>
      <w:jc w:val="center"/>
      <w:rPr>
        <w:rFonts w:asciiTheme="majorBidi" w:hAnsiTheme="majorBidi" w:cstheme="majorBidi"/>
      </w:rPr>
    </w:pPr>
    <w:r w:rsidRPr="009C32B9">
      <w:rPr>
        <w:rFonts w:asciiTheme="majorBidi" w:hAnsiTheme="majorBidi" w:cstheme="majorBidi"/>
      </w:rPr>
      <w:t>FPGA Setting Using FLASH Project</w:t>
    </w:r>
  </w:p>
  <w:p w:rsidR="00B460BC" w:rsidRDefault="00B460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52A6"/>
    <w:multiLevelType w:val="hybridMultilevel"/>
    <w:tmpl w:val="B7B63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C5260"/>
    <w:multiLevelType w:val="hybridMultilevel"/>
    <w:tmpl w:val="51187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A7CE6"/>
    <w:multiLevelType w:val="hybridMultilevel"/>
    <w:tmpl w:val="E200D0EA"/>
    <w:lvl w:ilvl="0" w:tplc="38E891E0">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C6849"/>
    <w:multiLevelType w:val="hybridMultilevel"/>
    <w:tmpl w:val="28DA8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1F3882"/>
    <w:multiLevelType w:val="hybridMultilevel"/>
    <w:tmpl w:val="EBB41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A03A4A"/>
    <w:multiLevelType w:val="hybridMultilevel"/>
    <w:tmpl w:val="73FE7BDA"/>
    <w:lvl w:ilvl="0" w:tplc="170EDFC2">
      <w:start w:val="1"/>
      <w:numFmt w:val="decimal"/>
      <w:lvlText w:val="%1."/>
      <w:lvlJc w:val="left"/>
      <w:pPr>
        <w:ind w:left="2520" w:hanging="360"/>
      </w:pPr>
      <w:rPr>
        <w:rFonts w:hint="default"/>
      </w:rPr>
    </w:lvl>
    <w:lvl w:ilvl="1" w:tplc="D666A3F6" w:tentative="1">
      <w:start w:val="1"/>
      <w:numFmt w:val="lowerLetter"/>
      <w:lvlText w:val="%2."/>
      <w:lvlJc w:val="left"/>
      <w:pPr>
        <w:ind w:left="3240" w:hanging="360"/>
      </w:pPr>
    </w:lvl>
    <w:lvl w:ilvl="2" w:tplc="815283C6" w:tentative="1">
      <w:start w:val="1"/>
      <w:numFmt w:val="lowerRoman"/>
      <w:lvlText w:val="%3."/>
      <w:lvlJc w:val="right"/>
      <w:pPr>
        <w:ind w:left="3960" w:hanging="180"/>
      </w:pPr>
    </w:lvl>
    <w:lvl w:ilvl="3" w:tplc="A14EB43A" w:tentative="1">
      <w:start w:val="1"/>
      <w:numFmt w:val="decimal"/>
      <w:lvlText w:val="%4."/>
      <w:lvlJc w:val="left"/>
      <w:pPr>
        <w:ind w:left="4680" w:hanging="360"/>
      </w:pPr>
    </w:lvl>
    <w:lvl w:ilvl="4" w:tplc="9AECB9B6" w:tentative="1">
      <w:start w:val="1"/>
      <w:numFmt w:val="lowerLetter"/>
      <w:lvlText w:val="%5."/>
      <w:lvlJc w:val="left"/>
      <w:pPr>
        <w:ind w:left="5400" w:hanging="360"/>
      </w:pPr>
    </w:lvl>
    <w:lvl w:ilvl="5" w:tplc="FCD4F4AA" w:tentative="1">
      <w:start w:val="1"/>
      <w:numFmt w:val="lowerRoman"/>
      <w:lvlText w:val="%6."/>
      <w:lvlJc w:val="right"/>
      <w:pPr>
        <w:ind w:left="6120" w:hanging="180"/>
      </w:pPr>
    </w:lvl>
    <w:lvl w:ilvl="6" w:tplc="B120C086" w:tentative="1">
      <w:start w:val="1"/>
      <w:numFmt w:val="decimal"/>
      <w:lvlText w:val="%7."/>
      <w:lvlJc w:val="left"/>
      <w:pPr>
        <w:ind w:left="6840" w:hanging="360"/>
      </w:pPr>
    </w:lvl>
    <w:lvl w:ilvl="7" w:tplc="60C874D2" w:tentative="1">
      <w:start w:val="1"/>
      <w:numFmt w:val="lowerLetter"/>
      <w:lvlText w:val="%8."/>
      <w:lvlJc w:val="left"/>
      <w:pPr>
        <w:ind w:left="7560" w:hanging="360"/>
      </w:pPr>
    </w:lvl>
    <w:lvl w:ilvl="8" w:tplc="06FAF02C" w:tentative="1">
      <w:start w:val="1"/>
      <w:numFmt w:val="lowerRoman"/>
      <w:lvlText w:val="%9."/>
      <w:lvlJc w:val="right"/>
      <w:pPr>
        <w:ind w:left="8280" w:hanging="180"/>
      </w:pPr>
    </w:lvl>
  </w:abstractNum>
  <w:abstractNum w:abstractNumId="6">
    <w:nsid w:val="1AB835C7"/>
    <w:multiLevelType w:val="hybridMultilevel"/>
    <w:tmpl w:val="D21CF716"/>
    <w:lvl w:ilvl="0" w:tplc="12909B2C">
      <w:start w:val="1"/>
      <w:numFmt w:val="decimal"/>
      <w:lvlText w:val="%1."/>
      <w:lvlJc w:val="left"/>
      <w:pPr>
        <w:ind w:left="720" w:hanging="360"/>
      </w:pPr>
      <w:rPr>
        <w:rFonts w:hint="default"/>
      </w:rPr>
    </w:lvl>
    <w:lvl w:ilvl="1" w:tplc="75E8A3AC">
      <w:start w:val="1"/>
      <w:numFmt w:val="lowerLetter"/>
      <w:lvlText w:val="%2."/>
      <w:lvlJc w:val="left"/>
      <w:pPr>
        <w:ind w:left="1440" w:hanging="360"/>
      </w:pPr>
    </w:lvl>
    <w:lvl w:ilvl="2" w:tplc="6C687180" w:tentative="1">
      <w:start w:val="1"/>
      <w:numFmt w:val="lowerRoman"/>
      <w:lvlText w:val="%3."/>
      <w:lvlJc w:val="right"/>
      <w:pPr>
        <w:ind w:left="2160" w:hanging="180"/>
      </w:pPr>
    </w:lvl>
    <w:lvl w:ilvl="3" w:tplc="A724B3B4" w:tentative="1">
      <w:start w:val="1"/>
      <w:numFmt w:val="decimal"/>
      <w:lvlText w:val="%4."/>
      <w:lvlJc w:val="left"/>
      <w:pPr>
        <w:ind w:left="2880" w:hanging="360"/>
      </w:pPr>
    </w:lvl>
    <w:lvl w:ilvl="4" w:tplc="988A76AA" w:tentative="1">
      <w:start w:val="1"/>
      <w:numFmt w:val="lowerLetter"/>
      <w:lvlText w:val="%5."/>
      <w:lvlJc w:val="left"/>
      <w:pPr>
        <w:ind w:left="3600" w:hanging="360"/>
      </w:pPr>
    </w:lvl>
    <w:lvl w:ilvl="5" w:tplc="FE08441E" w:tentative="1">
      <w:start w:val="1"/>
      <w:numFmt w:val="lowerRoman"/>
      <w:lvlText w:val="%6."/>
      <w:lvlJc w:val="right"/>
      <w:pPr>
        <w:ind w:left="4320" w:hanging="180"/>
      </w:pPr>
    </w:lvl>
    <w:lvl w:ilvl="6" w:tplc="7F76425E" w:tentative="1">
      <w:start w:val="1"/>
      <w:numFmt w:val="decimal"/>
      <w:lvlText w:val="%7."/>
      <w:lvlJc w:val="left"/>
      <w:pPr>
        <w:ind w:left="5040" w:hanging="360"/>
      </w:pPr>
    </w:lvl>
    <w:lvl w:ilvl="7" w:tplc="716821EA" w:tentative="1">
      <w:start w:val="1"/>
      <w:numFmt w:val="lowerLetter"/>
      <w:lvlText w:val="%8."/>
      <w:lvlJc w:val="left"/>
      <w:pPr>
        <w:ind w:left="5760" w:hanging="360"/>
      </w:pPr>
    </w:lvl>
    <w:lvl w:ilvl="8" w:tplc="8326EF54" w:tentative="1">
      <w:start w:val="1"/>
      <w:numFmt w:val="lowerRoman"/>
      <w:lvlText w:val="%9."/>
      <w:lvlJc w:val="right"/>
      <w:pPr>
        <w:ind w:left="6480" w:hanging="180"/>
      </w:pPr>
    </w:lvl>
  </w:abstractNum>
  <w:abstractNum w:abstractNumId="7">
    <w:nsid w:val="1C227377"/>
    <w:multiLevelType w:val="hybridMultilevel"/>
    <w:tmpl w:val="D5C8D3BE"/>
    <w:lvl w:ilvl="0" w:tplc="011E5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7C4940"/>
    <w:multiLevelType w:val="hybridMultilevel"/>
    <w:tmpl w:val="E1CE169C"/>
    <w:lvl w:ilvl="0" w:tplc="0409000F">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40176A"/>
    <w:multiLevelType w:val="hybridMultilevel"/>
    <w:tmpl w:val="0090ED96"/>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0">
    <w:nsid w:val="21AD122D"/>
    <w:multiLevelType w:val="hybridMultilevel"/>
    <w:tmpl w:val="D4E63AC4"/>
    <w:lvl w:ilvl="0" w:tplc="B33488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72220"/>
    <w:multiLevelType w:val="hybridMultilevel"/>
    <w:tmpl w:val="282A45E2"/>
    <w:lvl w:ilvl="0" w:tplc="04090001">
      <w:start w:val="1"/>
      <w:numFmt w:val="decimal"/>
      <w:lvlText w:val="%1."/>
      <w:lvlJc w:val="left"/>
      <w:pPr>
        <w:ind w:left="990" w:hanging="360"/>
      </w:pPr>
      <w:rPr>
        <w:rFonts w:hint="default"/>
      </w:rPr>
    </w:lvl>
    <w:lvl w:ilvl="1" w:tplc="04090003"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090001"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12">
    <w:nsid w:val="21D76257"/>
    <w:multiLevelType w:val="multilevel"/>
    <w:tmpl w:val="E200D0EA"/>
    <w:lvl w:ilvl="0">
      <w:start w:val="1"/>
      <w:numFmt w:val="lowerLetter"/>
      <w:lvlText w:val="%1."/>
      <w:lvlJc w:val="left"/>
      <w:pPr>
        <w:ind w:left="720" w:hanging="36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55E2DD4"/>
    <w:multiLevelType w:val="hybridMultilevel"/>
    <w:tmpl w:val="BD1EB54A"/>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4">
    <w:nsid w:val="26C50FEF"/>
    <w:multiLevelType w:val="hybridMultilevel"/>
    <w:tmpl w:val="1DF0C83E"/>
    <w:lvl w:ilvl="0" w:tplc="93D030E8">
      <w:numFmt w:val="bullet"/>
      <w:lvlText w:val=""/>
      <w:lvlJc w:val="left"/>
      <w:pPr>
        <w:ind w:left="1080" w:hanging="360"/>
      </w:pPr>
      <w:rPr>
        <w:rFonts w:ascii="Symbol" w:eastAsiaTheme="minorEastAsia" w:hAnsi="Symbol" w:cstheme="minorBidi" w:hint="default"/>
      </w:rPr>
    </w:lvl>
    <w:lvl w:ilvl="1" w:tplc="9390A306" w:tentative="1">
      <w:start w:val="1"/>
      <w:numFmt w:val="bullet"/>
      <w:lvlText w:val="o"/>
      <w:lvlJc w:val="left"/>
      <w:pPr>
        <w:ind w:left="1800" w:hanging="360"/>
      </w:pPr>
      <w:rPr>
        <w:rFonts w:ascii="Courier New" w:hAnsi="Courier New" w:cs="Courier New" w:hint="default"/>
      </w:rPr>
    </w:lvl>
    <w:lvl w:ilvl="2" w:tplc="89CE4A20" w:tentative="1">
      <w:start w:val="1"/>
      <w:numFmt w:val="bullet"/>
      <w:lvlText w:val=""/>
      <w:lvlJc w:val="left"/>
      <w:pPr>
        <w:ind w:left="2520" w:hanging="360"/>
      </w:pPr>
      <w:rPr>
        <w:rFonts w:ascii="Wingdings" w:hAnsi="Wingdings" w:hint="default"/>
      </w:rPr>
    </w:lvl>
    <w:lvl w:ilvl="3" w:tplc="098813B8" w:tentative="1">
      <w:start w:val="1"/>
      <w:numFmt w:val="bullet"/>
      <w:lvlText w:val=""/>
      <w:lvlJc w:val="left"/>
      <w:pPr>
        <w:ind w:left="3240" w:hanging="360"/>
      </w:pPr>
      <w:rPr>
        <w:rFonts w:ascii="Symbol" w:hAnsi="Symbol" w:hint="default"/>
      </w:rPr>
    </w:lvl>
    <w:lvl w:ilvl="4" w:tplc="BBCCEFC4" w:tentative="1">
      <w:start w:val="1"/>
      <w:numFmt w:val="bullet"/>
      <w:lvlText w:val="o"/>
      <w:lvlJc w:val="left"/>
      <w:pPr>
        <w:ind w:left="3960" w:hanging="360"/>
      </w:pPr>
      <w:rPr>
        <w:rFonts w:ascii="Courier New" w:hAnsi="Courier New" w:cs="Courier New" w:hint="default"/>
      </w:rPr>
    </w:lvl>
    <w:lvl w:ilvl="5" w:tplc="E5660224" w:tentative="1">
      <w:start w:val="1"/>
      <w:numFmt w:val="bullet"/>
      <w:lvlText w:val=""/>
      <w:lvlJc w:val="left"/>
      <w:pPr>
        <w:ind w:left="4680" w:hanging="360"/>
      </w:pPr>
      <w:rPr>
        <w:rFonts w:ascii="Wingdings" w:hAnsi="Wingdings" w:hint="default"/>
      </w:rPr>
    </w:lvl>
    <w:lvl w:ilvl="6" w:tplc="7C0AF324" w:tentative="1">
      <w:start w:val="1"/>
      <w:numFmt w:val="bullet"/>
      <w:lvlText w:val=""/>
      <w:lvlJc w:val="left"/>
      <w:pPr>
        <w:ind w:left="5400" w:hanging="360"/>
      </w:pPr>
      <w:rPr>
        <w:rFonts w:ascii="Symbol" w:hAnsi="Symbol" w:hint="default"/>
      </w:rPr>
    </w:lvl>
    <w:lvl w:ilvl="7" w:tplc="4DA2A96E" w:tentative="1">
      <w:start w:val="1"/>
      <w:numFmt w:val="bullet"/>
      <w:lvlText w:val="o"/>
      <w:lvlJc w:val="left"/>
      <w:pPr>
        <w:ind w:left="6120" w:hanging="360"/>
      </w:pPr>
      <w:rPr>
        <w:rFonts w:ascii="Courier New" w:hAnsi="Courier New" w:cs="Courier New" w:hint="default"/>
      </w:rPr>
    </w:lvl>
    <w:lvl w:ilvl="8" w:tplc="4FE473EC" w:tentative="1">
      <w:start w:val="1"/>
      <w:numFmt w:val="bullet"/>
      <w:lvlText w:val=""/>
      <w:lvlJc w:val="left"/>
      <w:pPr>
        <w:ind w:left="6840" w:hanging="360"/>
      </w:pPr>
      <w:rPr>
        <w:rFonts w:ascii="Wingdings" w:hAnsi="Wingdings" w:hint="default"/>
      </w:rPr>
    </w:lvl>
  </w:abstractNum>
  <w:abstractNum w:abstractNumId="15">
    <w:nsid w:val="2B510AEC"/>
    <w:multiLevelType w:val="hybridMultilevel"/>
    <w:tmpl w:val="09649974"/>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nsid w:val="2E8F52BD"/>
    <w:multiLevelType w:val="hybridMultilevel"/>
    <w:tmpl w:val="C5A031F2"/>
    <w:lvl w:ilvl="0" w:tplc="586809E6">
      <w:start w:val="1"/>
      <w:numFmt w:val="decimal"/>
      <w:lvlText w:val="%1."/>
      <w:lvlJc w:val="left"/>
      <w:pPr>
        <w:tabs>
          <w:tab w:val="num" w:pos="1260"/>
        </w:tabs>
        <w:ind w:left="1260" w:hanging="360"/>
      </w:pPr>
      <w:rPr>
        <w:rFonts w:cs="Times New Roman" w:hint="default"/>
      </w:rPr>
    </w:lvl>
    <w:lvl w:ilvl="1" w:tplc="04090003" w:tentative="1">
      <w:start w:val="1"/>
      <w:numFmt w:val="lowerLetter"/>
      <w:lvlText w:val="%2."/>
      <w:lvlJc w:val="left"/>
      <w:pPr>
        <w:tabs>
          <w:tab w:val="num" w:pos="1260"/>
        </w:tabs>
        <w:ind w:left="1260" w:hanging="360"/>
      </w:pPr>
      <w:rPr>
        <w:rFonts w:cs="Times New Roman"/>
      </w:rPr>
    </w:lvl>
    <w:lvl w:ilvl="2" w:tplc="04090005" w:tentative="1">
      <w:start w:val="1"/>
      <w:numFmt w:val="lowerRoman"/>
      <w:lvlText w:val="%3."/>
      <w:lvlJc w:val="right"/>
      <w:pPr>
        <w:tabs>
          <w:tab w:val="num" w:pos="1980"/>
        </w:tabs>
        <w:ind w:left="1980" w:hanging="180"/>
      </w:pPr>
      <w:rPr>
        <w:rFonts w:cs="Times New Roman"/>
      </w:rPr>
    </w:lvl>
    <w:lvl w:ilvl="3" w:tplc="04090001" w:tentative="1">
      <w:start w:val="1"/>
      <w:numFmt w:val="decimal"/>
      <w:lvlText w:val="%4."/>
      <w:lvlJc w:val="left"/>
      <w:pPr>
        <w:tabs>
          <w:tab w:val="num" w:pos="2700"/>
        </w:tabs>
        <w:ind w:left="2700" w:hanging="360"/>
      </w:pPr>
      <w:rPr>
        <w:rFonts w:cs="Times New Roman"/>
      </w:rPr>
    </w:lvl>
    <w:lvl w:ilvl="4" w:tplc="04090003" w:tentative="1">
      <w:start w:val="1"/>
      <w:numFmt w:val="lowerLetter"/>
      <w:lvlText w:val="%5."/>
      <w:lvlJc w:val="left"/>
      <w:pPr>
        <w:tabs>
          <w:tab w:val="num" w:pos="3420"/>
        </w:tabs>
        <w:ind w:left="3420" w:hanging="360"/>
      </w:pPr>
      <w:rPr>
        <w:rFonts w:cs="Times New Roman"/>
      </w:rPr>
    </w:lvl>
    <w:lvl w:ilvl="5" w:tplc="04090005" w:tentative="1">
      <w:start w:val="1"/>
      <w:numFmt w:val="lowerRoman"/>
      <w:lvlText w:val="%6."/>
      <w:lvlJc w:val="right"/>
      <w:pPr>
        <w:tabs>
          <w:tab w:val="num" w:pos="4140"/>
        </w:tabs>
        <w:ind w:left="4140" w:hanging="180"/>
      </w:pPr>
      <w:rPr>
        <w:rFonts w:cs="Times New Roman"/>
      </w:rPr>
    </w:lvl>
    <w:lvl w:ilvl="6" w:tplc="04090001" w:tentative="1">
      <w:start w:val="1"/>
      <w:numFmt w:val="decimal"/>
      <w:lvlText w:val="%7."/>
      <w:lvlJc w:val="left"/>
      <w:pPr>
        <w:tabs>
          <w:tab w:val="num" w:pos="4860"/>
        </w:tabs>
        <w:ind w:left="4860" w:hanging="360"/>
      </w:pPr>
      <w:rPr>
        <w:rFonts w:cs="Times New Roman"/>
      </w:rPr>
    </w:lvl>
    <w:lvl w:ilvl="7" w:tplc="04090003" w:tentative="1">
      <w:start w:val="1"/>
      <w:numFmt w:val="lowerLetter"/>
      <w:lvlText w:val="%8."/>
      <w:lvlJc w:val="left"/>
      <w:pPr>
        <w:tabs>
          <w:tab w:val="num" w:pos="5580"/>
        </w:tabs>
        <w:ind w:left="5580" w:hanging="360"/>
      </w:pPr>
      <w:rPr>
        <w:rFonts w:cs="Times New Roman"/>
      </w:rPr>
    </w:lvl>
    <w:lvl w:ilvl="8" w:tplc="04090005" w:tentative="1">
      <w:start w:val="1"/>
      <w:numFmt w:val="lowerRoman"/>
      <w:lvlText w:val="%9."/>
      <w:lvlJc w:val="right"/>
      <w:pPr>
        <w:tabs>
          <w:tab w:val="num" w:pos="6300"/>
        </w:tabs>
        <w:ind w:left="6300" w:hanging="180"/>
      </w:pPr>
      <w:rPr>
        <w:rFonts w:cs="Times New Roman"/>
      </w:rPr>
    </w:lvl>
  </w:abstractNum>
  <w:abstractNum w:abstractNumId="17">
    <w:nsid w:val="31164F18"/>
    <w:multiLevelType w:val="hybridMultilevel"/>
    <w:tmpl w:val="379A8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902835"/>
    <w:multiLevelType w:val="hybridMultilevel"/>
    <w:tmpl w:val="62EECF0A"/>
    <w:lvl w:ilvl="0" w:tplc="A6048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4D01EB"/>
    <w:multiLevelType w:val="hybridMultilevel"/>
    <w:tmpl w:val="89086A92"/>
    <w:lvl w:ilvl="0" w:tplc="0409000F">
      <w:start w:val="1"/>
      <w:numFmt w:val="bullet"/>
      <w:lvlText w:val="-"/>
      <w:lvlJc w:val="left"/>
      <w:pPr>
        <w:ind w:left="1440" w:hanging="360"/>
      </w:pPr>
      <w:rPr>
        <w:rFonts w:ascii="Calibri" w:eastAsiaTheme="minorHAnsi" w:hAnsi="Calibri" w:cs="Calibri"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0">
    <w:nsid w:val="35931318"/>
    <w:multiLevelType w:val="hybridMultilevel"/>
    <w:tmpl w:val="BE5A3C4E"/>
    <w:lvl w:ilvl="0" w:tplc="0409000F">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B023A"/>
    <w:multiLevelType w:val="hybridMultilevel"/>
    <w:tmpl w:val="B6CC667E"/>
    <w:lvl w:ilvl="0" w:tplc="AFC0D526">
      <w:start w:val="1"/>
      <w:numFmt w:val="decimal"/>
      <w:lvlText w:val="%1."/>
      <w:lvlJc w:val="left"/>
      <w:pPr>
        <w:ind w:left="720" w:hanging="360"/>
      </w:pPr>
      <w:rPr>
        <w:rFonts w:hint="default"/>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3AEF26BC"/>
    <w:multiLevelType w:val="hybridMultilevel"/>
    <w:tmpl w:val="A8787038"/>
    <w:lvl w:ilvl="0" w:tplc="F04073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3BDD5FF5"/>
    <w:multiLevelType w:val="hybridMultilevel"/>
    <w:tmpl w:val="C8DAE9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21428C1"/>
    <w:multiLevelType w:val="hybridMultilevel"/>
    <w:tmpl w:val="6838A8E0"/>
    <w:lvl w:ilvl="0" w:tplc="C1489DD6">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2656929"/>
    <w:multiLevelType w:val="hybridMultilevel"/>
    <w:tmpl w:val="6BBEC092"/>
    <w:lvl w:ilvl="0" w:tplc="91A29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9E5AE2"/>
    <w:multiLevelType w:val="hybridMultilevel"/>
    <w:tmpl w:val="6FEAFACC"/>
    <w:lvl w:ilvl="0" w:tplc="E40E9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594F00"/>
    <w:multiLevelType w:val="hybridMultilevel"/>
    <w:tmpl w:val="D5C8D3BE"/>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4A380657"/>
    <w:multiLevelType w:val="hybridMultilevel"/>
    <w:tmpl w:val="62EEC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644D98"/>
    <w:multiLevelType w:val="hybridMultilevel"/>
    <w:tmpl w:val="C8E20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629CF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976731"/>
    <w:multiLevelType w:val="hybridMultilevel"/>
    <w:tmpl w:val="07B0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B05D76"/>
    <w:multiLevelType w:val="hybridMultilevel"/>
    <w:tmpl w:val="F0A6D192"/>
    <w:lvl w:ilvl="0" w:tplc="A7D4F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3D0875"/>
    <w:multiLevelType w:val="hybridMultilevel"/>
    <w:tmpl w:val="0234CD9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2F07E85"/>
    <w:multiLevelType w:val="hybridMultilevel"/>
    <w:tmpl w:val="B7B63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2E3C55"/>
    <w:multiLevelType w:val="hybridMultilevel"/>
    <w:tmpl w:val="691A9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154E76"/>
    <w:multiLevelType w:val="hybridMultilevel"/>
    <w:tmpl w:val="60947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BC6E79"/>
    <w:multiLevelType w:val="hybridMultilevel"/>
    <w:tmpl w:val="9C54D93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66E51D16"/>
    <w:multiLevelType w:val="hybridMultilevel"/>
    <w:tmpl w:val="61A20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F54556"/>
    <w:multiLevelType w:val="hybridMultilevel"/>
    <w:tmpl w:val="3FAE6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237C23"/>
    <w:multiLevelType w:val="hybridMultilevel"/>
    <w:tmpl w:val="9E82547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383949"/>
    <w:multiLevelType w:val="hybridMultilevel"/>
    <w:tmpl w:val="B1F8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16629F"/>
    <w:multiLevelType w:val="hybridMultilevel"/>
    <w:tmpl w:val="282A45E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nsid w:val="6F9A2A79"/>
    <w:multiLevelType w:val="hybridMultilevel"/>
    <w:tmpl w:val="3CB456BE"/>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79005106"/>
    <w:multiLevelType w:val="hybridMultilevel"/>
    <w:tmpl w:val="2AE63248"/>
    <w:lvl w:ilvl="0" w:tplc="0409000F">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4"/>
  </w:num>
  <w:num w:numId="3">
    <w:abstractNumId w:val="30"/>
  </w:num>
  <w:num w:numId="4">
    <w:abstractNumId w:val="21"/>
  </w:num>
  <w:num w:numId="5">
    <w:abstractNumId w:val="6"/>
  </w:num>
  <w:num w:numId="6">
    <w:abstractNumId w:val="19"/>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34"/>
  </w:num>
  <w:num w:numId="10">
    <w:abstractNumId w:val="41"/>
  </w:num>
  <w:num w:numId="11">
    <w:abstractNumId w:val="14"/>
  </w:num>
  <w:num w:numId="12">
    <w:abstractNumId w:val="20"/>
  </w:num>
  <w:num w:numId="13">
    <w:abstractNumId w:val="37"/>
  </w:num>
  <w:num w:numId="14">
    <w:abstractNumId w:val="23"/>
  </w:num>
  <w:num w:numId="15">
    <w:abstractNumId w:val="39"/>
  </w:num>
  <w:num w:numId="16">
    <w:abstractNumId w:val="33"/>
  </w:num>
  <w:num w:numId="17">
    <w:abstractNumId w:val="8"/>
  </w:num>
  <w:num w:numId="18">
    <w:abstractNumId w:val="2"/>
  </w:num>
  <w:num w:numId="19">
    <w:abstractNumId w:val="0"/>
  </w:num>
  <w:num w:numId="20">
    <w:abstractNumId w:val="10"/>
  </w:num>
  <w:num w:numId="21">
    <w:abstractNumId w:val="26"/>
  </w:num>
  <w:num w:numId="22">
    <w:abstractNumId w:val="15"/>
  </w:num>
  <w:num w:numId="23">
    <w:abstractNumId w:val="18"/>
  </w:num>
  <w:num w:numId="24">
    <w:abstractNumId w:val="28"/>
  </w:num>
  <w:num w:numId="25">
    <w:abstractNumId w:val="38"/>
  </w:num>
  <w:num w:numId="26">
    <w:abstractNumId w:val="29"/>
  </w:num>
  <w:num w:numId="27">
    <w:abstractNumId w:val="17"/>
  </w:num>
  <w:num w:numId="28">
    <w:abstractNumId w:val="32"/>
  </w:num>
  <w:num w:numId="29">
    <w:abstractNumId w:val="16"/>
  </w:num>
  <w:num w:numId="30">
    <w:abstractNumId w:val="13"/>
  </w:num>
  <w:num w:numId="31">
    <w:abstractNumId w:val="3"/>
  </w:num>
  <w:num w:numId="32">
    <w:abstractNumId w:val="42"/>
  </w:num>
  <w:num w:numId="33">
    <w:abstractNumId w:val="24"/>
  </w:num>
  <w:num w:numId="34">
    <w:abstractNumId w:val="43"/>
  </w:num>
  <w:num w:numId="35">
    <w:abstractNumId w:val="9"/>
  </w:num>
  <w:num w:numId="36">
    <w:abstractNumId w:val="5"/>
  </w:num>
  <w:num w:numId="37">
    <w:abstractNumId w:val="22"/>
  </w:num>
  <w:num w:numId="38">
    <w:abstractNumId w:val="12"/>
  </w:num>
  <w:num w:numId="39">
    <w:abstractNumId w:val="7"/>
  </w:num>
  <w:num w:numId="40">
    <w:abstractNumId w:val="11"/>
  </w:num>
  <w:num w:numId="41">
    <w:abstractNumId w:val="40"/>
  </w:num>
  <w:num w:numId="42">
    <w:abstractNumId w:val="35"/>
  </w:num>
  <w:num w:numId="43">
    <w:abstractNumId w:val="31"/>
  </w:num>
  <w:num w:numId="44">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efaultTabStop w:val="720"/>
  <w:characterSpacingControl w:val="doNotCompress"/>
  <w:footnotePr>
    <w:footnote w:id="-1"/>
    <w:footnote w:id="0"/>
  </w:footnotePr>
  <w:endnotePr>
    <w:endnote w:id="-1"/>
    <w:endnote w:id="0"/>
  </w:endnotePr>
  <w:compat>
    <w:useFELayout/>
  </w:compat>
  <w:rsids>
    <w:rsidRoot w:val="00464B3D"/>
    <w:rsid w:val="0000661E"/>
    <w:rsid w:val="0001055F"/>
    <w:rsid w:val="000137A7"/>
    <w:rsid w:val="00016745"/>
    <w:rsid w:val="000167A9"/>
    <w:rsid w:val="000202EE"/>
    <w:rsid w:val="00021FE5"/>
    <w:rsid w:val="00023512"/>
    <w:rsid w:val="00025F63"/>
    <w:rsid w:val="00026357"/>
    <w:rsid w:val="00027A6C"/>
    <w:rsid w:val="00030A3C"/>
    <w:rsid w:val="00030C90"/>
    <w:rsid w:val="00031356"/>
    <w:rsid w:val="00032547"/>
    <w:rsid w:val="00046C23"/>
    <w:rsid w:val="00062F59"/>
    <w:rsid w:val="000636DB"/>
    <w:rsid w:val="000667B0"/>
    <w:rsid w:val="00071045"/>
    <w:rsid w:val="00071B71"/>
    <w:rsid w:val="00073234"/>
    <w:rsid w:val="000743E3"/>
    <w:rsid w:val="00081954"/>
    <w:rsid w:val="00082324"/>
    <w:rsid w:val="0008741F"/>
    <w:rsid w:val="00093333"/>
    <w:rsid w:val="000946F6"/>
    <w:rsid w:val="000A1849"/>
    <w:rsid w:val="000A724F"/>
    <w:rsid w:val="000B0CD9"/>
    <w:rsid w:val="000B33E5"/>
    <w:rsid w:val="000B4C15"/>
    <w:rsid w:val="000B4CE2"/>
    <w:rsid w:val="000C4B5B"/>
    <w:rsid w:val="000C72F2"/>
    <w:rsid w:val="000D529A"/>
    <w:rsid w:val="000D7325"/>
    <w:rsid w:val="000D79BC"/>
    <w:rsid w:val="000E7744"/>
    <w:rsid w:val="000F09DD"/>
    <w:rsid w:val="000F67F7"/>
    <w:rsid w:val="00101072"/>
    <w:rsid w:val="00102A98"/>
    <w:rsid w:val="00104D26"/>
    <w:rsid w:val="00105429"/>
    <w:rsid w:val="00105AAD"/>
    <w:rsid w:val="0011439C"/>
    <w:rsid w:val="00114BF7"/>
    <w:rsid w:val="001202D5"/>
    <w:rsid w:val="001218A2"/>
    <w:rsid w:val="00122182"/>
    <w:rsid w:val="00133973"/>
    <w:rsid w:val="00136353"/>
    <w:rsid w:val="00140466"/>
    <w:rsid w:val="001405C5"/>
    <w:rsid w:val="0014420D"/>
    <w:rsid w:val="00146E75"/>
    <w:rsid w:val="0015186E"/>
    <w:rsid w:val="00153304"/>
    <w:rsid w:val="001559FD"/>
    <w:rsid w:val="00157016"/>
    <w:rsid w:val="00161497"/>
    <w:rsid w:val="001633F8"/>
    <w:rsid w:val="00164C35"/>
    <w:rsid w:val="0016608A"/>
    <w:rsid w:val="0017592F"/>
    <w:rsid w:val="00176AA6"/>
    <w:rsid w:val="00176E89"/>
    <w:rsid w:val="001849D2"/>
    <w:rsid w:val="00196A3C"/>
    <w:rsid w:val="00197BF4"/>
    <w:rsid w:val="001B298D"/>
    <w:rsid w:val="001B413D"/>
    <w:rsid w:val="001B4239"/>
    <w:rsid w:val="001B5C54"/>
    <w:rsid w:val="001C4332"/>
    <w:rsid w:val="001C59C8"/>
    <w:rsid w:val="001D388F"/>
    <w:rsid w:val="001D3D9D"/>
    <w:rsid w:val="001D53B4"/>
    <w:rsid w:val="001D6A6F"/>
    <w:rsid w:val="00200849"/>
    <w:rsid w:val="00200A11"/>
    <w:rsid w:val="00201171"/>
    <w:rsid w:val="00204FD3"/>
    <w:rsid w:val="00212CEA"/>
    <w:rsid w:val="00222399"/>
    <w:rsid w:val="00227B61"/>
    <w:rsid w:val="00235061"/>
    <w:rsid w:val="002376D6"/>
    <w:rsid w:val="00237B8A"/>
    <w:rsid w:val="002410CB"/>
    <w:rsid w:val="00247D8A"/>
    <w:rsid w:val="00247F1B"/>
    <w:rsid w:val="002519DE"/>
    <w:rsid w:val="00253927"/>
    <w:rsid w:val="00255E74"/>
    <w:rsid w:val="00256448"/>
    <w:rsid w:val="00265421"/>
    <w:rsid w:val="002659B6"/>
    <w:rsid w:val="00266AF9"/>
    <w:rsid w:val="00267ADB"/>
    <w:rsid w:val="00276372"/>
    <w:rsid w:val="002767D9"/>
    <w:rsid w:val="0027794F"/>
    <w:rsid w:val="002820DE"/>
    <w:rsid w:val="00284360"/>
    <w:rsid w:val="00285556"/>
    <w:rsid w:val="00285686"/>
    <w:rsid w:val="00285C73"/>
    <w:rsid w:val="00287E25"/>
    <w:rsid w:val="00291462"/>
    <w:rsid w:val="002925DF"/>
    <w:rsid w:val="002A0148"/>
    <w:rsid w:val="002A2306"/>
    <w:rsid w:val="002B173B"/>
    <w:rsid w:val="002B405B"/>
    <w:rsid w:val="002B5FE9"/>
    <w:rsid w:val="002B6446"/>
    <w:rsid w:val="002C003A"/>
    <w:rsid w:val="002C48B0"/>
    <w:rsid w:val="002C6626"/>
    <w:rsid w:val="002C6F00"/>
    <w:rsid w:val="002D0605"/>
    <w:rsid w:val="002D0774"/>
    <w:rsid w:val="002D1C94"/>
    <w:rsid w:val="002D372D"/>
    <w:rsid w:val="002D7814"/>
    <w:rsid w:val="002E0440"/>
    <w:rsid w:val="002E167A"/>
    <w:rsid w:val="002E1763"/>
    <w:rsid w:val="002E57BD"/>
    <w:rsid w:val="002E7AD9"/>
    <w:rsid w:val="002F01A9"/>
    <w:rsid w:val="002F2328"/>
    <w:rsid w:val="002F3AA0"/>
    <w:rsid w:val="002F43F3"/>
    <w:rsid w:val="002F6157"/>
    <w:rsid w:val="002F7BA1"/>
    <w:rsid w:val="003031B4"/>
    <w:rsid w:val="00303633"/>
    <w:rsid w:val="003037AD"/>
    <w:rsid w:val="00303AB3"/>
    <w:rsid w:val="00303D8E"/>
    <w:rsid w:val="003077CF"/>
    <w:rsid w:val="00321CD9"/>
    <w:rsid w:val="00327A72"/>
    <w:rsid w:val="003303BB"/>
    <w:rsid w:val="003348D9"/>
    <w:rsid w:val="00335A54"/>
    <w:rsid w:val="00336538"/>
    <w:rsid w:val="00336F1C"/>
    <w:rsid w:val="00340D8B"/>
    <w:rsid w:val="003411BA"/>
    <w:rsid w:val="003509CA"/>
    <w:rsid w:val="003534C9"/>
    <w:rsid w:val="00354632"/>
    <w:rsid w:val="00355F26"/>
    <w:rsid w:val="003562ED"/>
    <w:rsid w:val="0036377A"/>
    <w:rsid w:val="003665A4"/>
    <w:rsid w:val="00366D56"/>
    <w:rsid w:val="00367A7F"/>
    <w:rsid w:val="00370F43"/>
    <w:rsid w:val="00380B5D"/>
    <w:rsid w:val="0038176E"/>
    <w:rsid w:val="003837A2"/>
    <w:rsid w:val="00386B2F"/>
    <w:rsid w:val="003A0E87"/>
    <w:rsid w:val="003A2B8B"/>
    <w:rsid w:val="003A65F4"/>
    <w:rsid w:val="003B206A"/>
    <w:rsid w:val="003B6294"/>
    <w:rsid w:val="003B7361"/>
    <w:rsid w:val="003B750A"/>
    <w:rsid w:val="003B7B69"/>
    <w:rsid w:val="003C0619"/>
    <w:rsid w:val="003C4C54"/>
    <w:rsid w:val="003C51A9"/>
    <w:rsid w:val="003D0299"/>
    <w:rsid w:val="003D0E17"/>
    <w:rsid w:val="003D1F1A"/>
    <w:rsid w:val="003D7D28"/>
    <w:rsid w:val="003E050B"/>
    <w:rsid w:val="003E4137"/>
    <w:rsid w:val="003E50B7"/>
    <w:rsid w:val="003E6A58"/>
    <w:rsid w:val="003F18CD"/>
    <w:rsid w:val="003F36F6"/>
    <w:rsid w:val="003F7724"/>
    <w:rsid w:val="00401468"/>
    <w:rsid w:val="0040720A"/>
    <w:rsid w:val="00407501"/>
    <w:rsid w:val="00407CDE"/>
    <w:rsid w:val="004209C1"/>
    <w:rsid w:val="00423140"/>
    <w:rsid w:val="004238AE"/>
    <w:rsid w:val="004245A4"/>
    <w:rsid w:val="00424C43"/>
    <w:rsid w:val="00424D84"/>
    <w:rsid w:val="0043004A"/>
    <w:rsid w:val="004305E6"/>
    <w:rsid w:val="00432C57"/>
    <w:rsid w:val="00436D84"/>
    <w:rsid w:val="00441070"/>
    <w:rsid w:val="004427F2"/>
    <w:rsid w:val="00445085"/>
    <w:rsid w:val="004465AC"/>
    <w:rsid w:val="00446C0F"/>
    <w:rsid w:val="00450FAB"/>
    <w:rsid w:val="0045301B"/>
    <w:rsid w:val="004556E7"/>
    <w:rsid w:val="00461BDC"/>
    <w:rsid w:val="0046311C"/>
    <w:rsid w:val="00464B3D"/>
    <w:rsid w:val="00466C41"/>
    <w:rsid w:val="00467231"/>
    <w:rsid w:val="0047074F"/>
    <w:rsid w:val="00474180"/>
    <w:rsid w:val="0048125A"/>
    <w:rsid w:val="00481DFC"/>
    <w:rsid w:val="00483A3E"/>
    <w:rsid w:val="00486B3A"/>
    <w:rsid w:val="004876CA"/>
    <w:rsid w:val="00496104"/>
    <w:rsid w:val="004A1E88"/>
    <w:rsid w:val="004A4FF6"/>
    <w:rsid w:val="004A7763"/>
    <w:rsid w:val="004B5F72"/>
    <w:rsid w:val="004C1595"/>
    <w:rsid w:val="004C381F"/>
    <w:rsid w:val="004C3C4D"/>
    <w:rsid w:val="004C77D2"/>
    <w:rsid w:val="004C7C24"/>
    <w:rsid w:val="004D0F20"/>
    <w:rsid w:val="004D4D77"/>
    <w:rsid w:val="004E4A39"/>
    <w:rsid w:val="004E77BC"/>
    <w:rsid w:val="004F6BC3"/>
    <w:rsid w:val="0050459C"/>
    <w:rsid w:val="005056CE"/>
    <w:rsid w:val="005060AB"/>
    <w:rsid w:val="005140AD"/>
    <w:rsid w:val="00516031"/>
    <w:rsid w:val="00517F27"/>
    <w:rsid w:val="0052006E"/>
    <w:rsid w:val="005232D9"/>
    <w:rsid w:val="00523C57"/>
    <w:rsid w:val="0052678B"/>
    <w:rsid w:val="005318B5"/>
    <w:rsid w:val="005354E6"/>
    <w:rsid w:val="0053565C"/>
    <w:rsid w:val="00537097"/>
    <w:rsid w:val="0054053A"/>
    <w:rsid w:val="00540AE4"/>
    <w:rsid w:val="0054112F"/>
    <w:rsid w:val="00545538"/>
    <w:rsid w:val="005462CA"/>
    <w:rsid w:val="00547B81"/>
    <w:rsid w:val="00547D0C"/>
    <w:rsid w:val="00553C5A"/>
    <w:rsid w:val="005553EA"/>
    <w:rsid w:val="00563CF9"/>
    <w:rsid w:val="005655BC"/>
    <w:rsid w:val="005711A7"/>
    <w:rsid w:val="00571F91"/>
    <w:rsid w:val="0058167B"/>
    <w:rsid w:val="00583DFA"/>
    <w:rsid w:val="00584578"/>
    <w:rsid w:val="00584A2C"/>
    <w:rsid w:val="00585206"/>
    <w:rsid w:val="005876C5"/>
    <w:rsid w:val="005920D4"/>
    <w:rsid w:val="0059526B"/>
    <w:rsid w:val="00595735"/>
    <w:rsid w:val="00596C88"/>
    <w:rsid w:val="005A0145"/>
    <w:rsid w:val="005A099A"/>
    <w:rsid w:val="005A154B"/>
    <w:rsid w:val="005A231B"/>
    <w:rsid w:val="005A424A"/>
    <w:rsid w:val="005A4C71"/>
    <w:rsid w:val="005A5069"/>
    <w:rsid w:val="005A59A2"/>
    <w:rsid w:val="005A5B22"/>
    <w:rsid w:val="005B2F25"/>
    <w:rsid w:val="005B4AA3"/>
    <w:rsid w:val="005B4FFE"/>
    <w:rsid w:val="005B5923"/>
    <w:rsid w:val="005B5C09"/>
    <w:rsid w:val="005B7839"/>
    <w:rsid w:val="005D2B0F"/>
    <w:rsid w:val="005D44CB"/>
    <w:rsid w:val="005D6D0A"/>
    <w:rsid w:val="005D775C"/>
    <w:rsid w:val="005E1B67"/>
    <w:rsid w:val="005E55FC"/>
    <w:rsid w:val="005E696C"/>
    <w:rsid w:val="005F0317"/>
    <w:rsid w:val="005F3D2E"/>
    <w:rsid w:val="006005EB"/>
    <w:rsid w:val="00602DD9"/>
    <w:rsid w:val="00605F3C"/>
    <w:rsid w:val="00612AA6"/>
    <w:rsid w:val="006132CD"/>
    <w:rsid w:val="00613D01"/>
    <w:rsid w:val="00614A1B"/>
    <w:rsid w:val="00617E73"/>
    <w:rsid w:val="006224BE"/>
    <w:rsid w:val="00630FCB"/>
    <w:rsid w:val="006311E5"/>
    <w:rsid w:val="00632A0E"/>
    <w:rsid w:val="006353BA"/>
    <w:rsid w:val="0063656C"/>
    <w:rsid w:val="00644D34"/>
    <w:rsid w:val="00644E35"/>
    <w:rsid w:val="006528B6"/>
    <w:rsid w:val="00654AA2"/>
    <w:rsid w:val="00655706"/>
    <w:rsid w:val="00657B6C"/>
    <w:rsid w:val="0066284D"/>
    <w:rsid w:val="00662D5C"/>
    <w:rsid w:val="006649DC"/>
    <w:rsid w:val="00665FD4"/>
    <w:rsid w:val="00667B74"/>
    <w:rsid w:val="00670711"/>
    <w:rsid w:val="00674834"/>
    <w:rsid w:val="0067788C"/>
    <w:rsid w:val="0068004E"/>
    <w:rsid w:val="006800F3"/>
    <w:rsid w:val="00683CB4"/>
    <w:rsid w:val="006859B8"/>
    <w:rsid w:val="00690EA9"/>
    <w:rsid w:val="00692424"/>
    <w:rsid w:val="006951B4"/>
    <w:rsid w:val="006A1604"/>
    <w:rsid w:val="006A2004"/>
    <w:rsid w:val="006A2BF5"/>
    <w:rsid w:val="006A6B3E"/>
    <w:rsid w:val="006A738E"/>
    <w:rsid w:val="006B3230"/>
    <w:rsid w:val="006B524B"/>
    <w:rsid w:val="006B783A"/>
    <w:rsid w:val="006C1A55"/>
    <w:rsid w:val="006C65B5"/>
    <w:rsid w:val="006D07B6"/>
    <w:rsid w:val="006F017B"/>
    <w:rsid w:val="006F1A08"/>
    <w:rsid w:val="006F2AAD"/>
    <w:rsid w:val="006F429C"/>
    <w:rsid w:val="006F4B67"/>
    <w:rsid w:val="006F6E82"/>
    <w:rsid w:val="00701E67"/>
    <w:rsid w:val="00710AB0"/>
    <w:rsid w:val="0071259B"/>
    <w:rsid w:val="007153CE"/>
    <w:rsid w:val="00715E40"/>
    <w:rsid w:val="0072029C"/>
    <w:rsid w:val="0072184E"/>
    <w:rsid w:val="00721945"/>
    <w:rsid w:val="0072290B"/>
    <w:rsid w:val="0072376F"/>
    <w:rsid w:val="007244A8"/>
    <w:rsid w:val="00732D7C"/>
    <w:rsid w:val="00737A17"/>
    <w:rsid w:val="00741090"/>
    <w:rsid w:val="00742D73"/>
    <w:rsid w:val="00745DE9"/>
    <w:rsid w:val="00746F0A"/>
    <w:rsid w:val="00750CCE"/>
    <w:rsid w:val="007550FD"/>
    <w:rsid w:val="007575A7"/>
    <w:rsid w:val="007603EF"/>
    <w:rsid w:val="00761FAF"/>
    <w:rsid w:val="00764D17"/>
    <w:rsid w:val="00766427"/>
    <w:rsid w:val="007700A1"/>
    <w:rsid w:val="00772D71"/>
    <w:rsid w:val="0077371B"/>
    <w:rsid w:val="00777C86"/>
    <w:rsid w:val="007805DA"/>
    <w:rsid w:val="007805DC"/>
    <w:rsid w:val="00792737"/>
    <w:rsid w:val="00793BC5"/>
    <w:rsid w:val="00796CCC"/>
    <w:rsid w:val="007974F1"/>
    <w:rsid w:val="007A61CA"/>
    <w:rsid w:val="007A6F54"/>
    <w:rsid w:val="007B1B09"/>
    <w:rsid w:val="007B550D"/>
    <w:rsid w:val="007B6003"/>
    <w:rsid w:val="007C0AAA"/>
    <w:rsid w:val="007C1987"/>
    <w:rsid w:val="007C367B"/>
    <w:rsid w:val="007C71B0"/>
    <w:rsid w:val="007D11AD"/>
    <w:rsid w:val="007D26A7"/>
    <w:rsid w:val="007D321D"/>
    <w:rsid w:val="007D3E65"/>
    <w:rsid w:val="007D68D4"/>
    <w:rsid w:val="007D6F88"/>
    <w:rsid w:val="007E202F"/>
    <w:rsid w:val="007E4CCF"/>
    <w:rsid w:val="007E6931"/>
    <w:rsid w:val="007E7A48"/>
    <w:rsid w:val="007F3EDE"/>
    <w:rsid w:val="007F7957"/>
    <w:rsid w:val="0080796E"/>
    <w:rsid w:val="00812169"/>
    <w:rsid w:val="008143B9"/>
    <w:rsid w:val="008173CD"/>
    <w:rsid w:val="0081746E"/>
    <w:rsid w:val="008233F9"/>
    <w:rsid w:val="00824BA6"/>
    <w:rsid w:val="0082545E"/>
    <w:rsid w:val="00827184"/>
    <w:rsid w:val="00830721"/>
    <w:rsid w:val="00831F5C"/>
    <w:rsid w:val="00835708"/>
    <w:rsid w:val="00835DB7"/>
    <w:rsid w:val="0084317E"/>
    <w:rsid w:val="0084374C"/>
    <w:rsid w:val="00844772"/>
    <w:rsid w:val="008473BF"/>
    <w:rsid w:val="00853426"/>
    <w:rsid w:val="00856996"/>
    <w:rsid w:val="00857B26"/>
    <w:rsid w:val="00862FF3"/>
    <w:rsid w:val="008656C7"/>
    <w:rsid w:val="008707F4"/>
    <w:rsid w:val="00871CEA"/>
    <w:rsid w:val="00881193"/>
    <w:rsid w:val="00883D85"/>
    <w:rsid w:val="00885801"/>
    <w:rsid w:val="00890114"/>
    <w:rsid w:val="00893424"/>
    <w:rsid w:val="008945DB"/>
    <w:rsid w:val="008A1B13"/>
    <w:rsid w:val="008A1D4B"/>
    <w:rsid w:val="008A58D4"/>
    <w:rsid w:val="008A68AC"/>
    <w:rsid w:val="008C66E3"/>
    <w:rsid w:val="008D02AA"/>
    <w:rsid w:val="008D0962"/>
    <w:rsid w:val="008D1031"/>
    <w:rsid w:val="008D6FE4"/>
    <w:rsid w:val="008E08A7"/>
    <w:rsid w:val="008E4537"/>
    <w:rsid w:val="008E5441"/>
    <w:rsid w:val="008F662F"/>
    <w:rsid w:val="008F678F"/>
    <w:rsid w:val="008F703B"/>
    <w:rsid w:val="008F7863"/>
    <w:rsid w:val="008F7928"/>
    <w:rsid w:val="00902DF8"/>
    <w:rsid w:val="00905057"/>
    <w:rsid w:val="00914517"/>
    <w:rsid w:val="00914D89"/>
    <w:rsid w:val="009318B0"/>
    <w:rsid w:val="00932F6F"/>
    <w:rsid w:val="009332F4"/>
    <w:rsid w:val="00934A3D"/>
    <w:rsid w:val="00940E87"/>
    <w:rsid w:val="009418D2"/>
    <w:rsid w:val="009419AB"/>
    <w:rsid w:val="009462F0"/>
    <w:rsid w:val="009466E1"/>
    <w:rsid w:val="00946CE2"/>
    <w:rsid w:val="00951F3E"/>
    <w:rsid w:val="00952016"/>
    <w:rsid w:val="00952EC7"/>
    <w:rsid w:val="009554DE"/>
    <w:rsid w:val="00957759"/>
    <w:rsid w:val="009601EC"/>
    <w:rsid w:val="0096710F"/>
    <w:rsid w:val="00967CB2"/>
    <w:rsid w:val="00970E82"/>
    <w:rsid w:val="0097164F"/>
    <w:rsid w:val="0097793A"/>
    <w:rsid w:val="00980DC0"/>
    <w:rsid w:val="00983774"/>
    <w:rsid w:val="00985E61"/>
    <w:rsid w:val="009945A5"/>
    <w:rsid w:val="00995DD7"/>
    <w:rsid w:val="009C07D8"/>
    <w:rsid w:val="009C1784"/>
    <w:rsid w:val="009C2545"/>
    <w:rsid w:val="009C2BB3"/>
    <w:rsid w:val="009C2C40"/>
    <w:rsid w:val="009C32B9"/>
    <w:rsid w:val="009C6FFC"/>
    <w:rsid w:val="009D3389"/>
    <w:rsid w:val="009D5DF4"/>
    <w:rsid w:val="009D69CA"/>
    <w:rsid w:val="009D7B47"/>
    <w:rsid w:val="009E0E31"/>
    <w:rsid w:val="009E1364"/>
    <w:rsid w:val="009E4564"/>
    <w:rsid w:val="009F13B3"/>
    <w:rsid w:val="009F18A3"/>
    <w:rsid w:val="009F34EF"/>
    <w:rsid w:val="009F38FF"/>
    <w:rsid w:val="009F3B86"/>
    <w:rsid w:val="009F7094"/>
    <w:rsid w:val="009F7D4C"/>
    <w:rsid w:val="00A1059C"/>
    <w:rsid w:val="00A112B7"/>
    <w:rsid w:val="00A11B41"/>
    <w:rsid w:val="00A135B0"/>
    <w:rsid w:val="00A14164"/>
    <w:rsid w:val="00A15A34"/>
    <w:rsid w:val="00A1668E"/>
    <w:rsid w:val="00A2046F"/>
    <w:rsid w:val="00A22C0B"/>
    <w:rsid w:val="00A22DFD"/>
    <w:rsid w:val="00A23E13"/>
    <w:rsid w:val="00A25DA1"/>
    <w:rsid w:val="00A26845"/>
    <w:rsid w:val="00A31DFE"/>
    <w:rsid w:val="00A32D23"/>
    <w:rsid w:val="00A3462C"/>
    <w:rsid w:val="00A365A1"/>
    <w:rsid w:val="00A40DD5"/>
    <w:rsid w:val="00A4388D"/>
    <w:rsid w:val="00A466C1"/>
    <w:rsid w:val="00A515DC"/>
    <w:rsid w:val="00A5205C"/>
    <w:rsid w:val="00A55CD3"/>
    <w:rsid w:val="00A57877"/>
    <w:rsid w:val="00A603CD"/>
    <w:rsid w:val="00A654FB"/>
    <w:rsid w:val="00A71A8E"/>
    <w:rsid w:val="00A7328C"/>
    <w:rsid w:val="00A734DC"/>
    <w:rsid w:val="00A7420B"/>
    <w:rsid w:val="00A801D6"/>
    <w:rsid w:val="00A80B84"/>
    <w:rsid w:val="00A83E13"/>
    <w:rsid w:val="00A93A2E"/>
    <w:rsid w:val="00A95087"/>
    <w:rsid w:val="00A95A31"/>
    <w:rsid w:val="00A979CE"/>
    <w:rsid w:val="00AA2AB8"/>
    <w:rsid w:val="00AA434D"/>
    <w:rsid w:val="00AA5C3C"/>
    <w:rsid w:val="00AA6AAB"/>
    <w:rsid w:val="00AA6BA9"/>
    <w:rsid w:val="00AB211A"/>
    <w:rsid w:val="00AB28A6"/>
    <w:rsid w:val="00AB51FF"/>
    <w:rsid w:val="00AB72B9"/>
    <w:rsid w:val="00AC6467"/>
    <w:rsid w:val="00AD2482"/>
    <w:rsid w:val="00AD7C50"/>
    <w:rsid w:val="00AE0F9A"/>
    <w:rsid w:val="00AF3FF2"/>
    <w:rsid w:val="00AF4D02"/>
    <w:rsid w:val="00B004C7"/>
    <w:rsid w:val="00B01927"/>
    <w:rsid w:val="00B01FA6"/>
    <w:rsid w:val="00B02C0C"/>
    <w:rsid w:val="00B103C1"/>
    <w:rsid w:val="00B12D39"/>
    <w:rsid w:val="00B16DF7"/>
    <w:rsid w:val="00B20A85"/>
    <w:rsid w:val="00B35E5A"/>
    <w:rsid w:val="00B37463"/>
    <w:rsid w:val="00B460BC"/>
    <w:rsid w:val="00B51AC0"/>
    <w:rsid w:val="00B51E9A"/>
    <w:rsid w:val="00B5220E"/>
    <w:rsid w:val="00B65D3F"/>
    <w:rsid w:val="00B7334D"/>
    <w:rsid w:val="00B76F7A"/>
    <w:rsid w:val="00B774F7"/>
    <w:rsid w:val="00B802DF"/>
    <w:rsid w:val="00B812FF"/>
    <w:rsid w:val="00B87227"/>
    <w:rsid w:val="00B94419"/>
    <w:rsid w:val="00BA143B"/>
    <w:rsid w:val="00BA425F"/>
    <w:rsid w:val="00BA67DA"/>
    <w:rsid w:val="00BA7BB6"/>
    <w:rsid w:val="00BB0B3D"/>
    <w:rsid w:val="00BB0CB8"/>
    <w:rsid w:val="00BB39E5"/>
    <w:rsid w:val="00BC0CDD"/>
    <w:rsid w:val="00BC2500"/>
    <w:rsid w:val="00BC325F"/>
    <w:rsid w:val="00BC552E"/>
    <w:rsid w:val="00BC7C05"/>
    <w:rsid w:val="00BC7C2B"/>
    <w:rsid w:val="00BD1000"/>
    <w:rsid w:val="00BD1E90"/>
    <w:rsid w:val="00BD42E7"/>
    <w:rsid w:val="00BE1B54"/>
    <w:rsid w:val="00BE68A8"/>
    <w:rsid w:val="00BF592E"/>
    <w:rsid w:val="00BF59E2"/>
    <w:rsid w:val="00BF7A30"/>
    <w:rsid w:val="00C0429C"/>
    <w:rsid w:val="00C07A5F"/>
    <w:rsid w:val="00C177E7"/>
    <w:rsid w:val="00C20129"/>
    <w:rsid w:val="00C22064"/>
    <w:rsid w:val="00C232BE"/>
    <w:rsid w:val="00C2450F"/>
    <w:rsid w:val="00C27626"/>
    <w:rsid w:val="00C32C7D"/>
    <w:rsid w:val="00C4044A"/>
    <w:rsid w:val="00C406CF"/>
    <w:rsid w:val="00C420D0"/>
    <w:rsid w:val="00C451D6"/>
    <w:rsid w:val="00C45FD9"/>
    <w:rsid w:val="00C65D39"/>
    <w:rsid w:val="00C709C2"/>
    <w:rsid w:val="00C711FA"/>
    <w:rsid w:val="00C73980"/>
    <w:rsid w:val="00C74A1A"/>
    <w:rsid w:val="00C74DC1"/>
    <w:rsid w:val="00C75727"/>
    <w:rsid w:val="00C75B2D"/>
    <w:rsid w:val="00C76B40"/>
    <w:rsid w:val="00C76F0E"/>
    <w:rsid w:val="00C80CFA"/>
    <w:rsid w:val="00C80E4B"/>
    <w:rsid w:val="00C81604"/>
    <w:rsid w:val="00C91C8C"/>
    <w:rsid w:val="00CC1D05"/>
    <w:rsid w:val="00CC33C0"/>
    <w:rsid w:val="00CC3984"/>
    <w:rsid w:val="00CC5A12"/>
    <w:rsid w:val="00CC6CC3"/>
    <w:rsid w:val="00CD0346"/>
    <w:rsid w:val="00CD1205"/>
    <w:rsid w:val="00CD4205"/>
    <w:rsid w:val="00CD62D5"/>
    <w:rsid w:val="00CE4A6F"/>
    <w:rsid w:val="00CE650D"/>
    <w:rsid w:val="00CE6A9A"/>
    <w:rsid w:val="00CE6F1F"/>
    <w:rsid w:val="00D05882"/>
    <w:rsid w:val="00D06693"/>
    <w:rsid w:val="00D11B6F"/>
    <w:rsid w:val="00D137D3"/>
    <w:rsid w:val="00D13CED"/>
    <w:rsid w:val="00D1436A"/>
    <w:rsid w:val="00D144BF"/>
    <w:rsid w:val="00D1654B"/>
    <w:rsid w:val="00D3242F"/>
    <w:rsid w:val="00D32D50"/>
    <w:rsid w:val="00D36A89"/>
    <w:rsid w:val="00D37153"/>
    <w:rsid w:val="00D37455"/>
    <w:rsid w:val="00D408C4"/>
    <w:rsid w:val="00D4310F"/>
    <w:rsid w:val="00D47D99"/>
    <w:rsid w:val="00D52841"/>
    <w:rsid w:val="00D52B1C"/>
    <w:rsid w:val="00D53A34"/>
    <w:rsid w:val="00D54C97"/>
    <w:rsid w:val="00D60D43"/>
    <w:rsid w:val="00D63143"/>
    <w:rsid w:val="00D65C7C"/>
    <w:rsid w:val="00D707E9"/>
    <w:rsid w:val="00D70992"/>
    <w:rsid w:val="00D73ADF"/>
    <w:rsid w:val="00D84E2B"/>
    <w:rsid w:val="00D862C7"/>
    <w:rsid w:val="00D906E8"/>
    <w:rsid w:val="00D90987"/>
    <w:rsid w:val="00D92594"/>
    <w:rsid w:val="00D963F0"/>
    <w:rsid w:val="00DA05D1"/>
    <w:rsid w:val="00DA2856"/>
    <w:rsid w:val="00DA3FBE"/>
    <w:rsid w:val="00DA47D2"/>
    <w:rsid w:val="00DA4E5D"/>
    <w:rsid w:val="00DA5847"/>
    <w:rsid w:val="00DA5E6B"/>
    <w:rsid w:val="00DA679A"/>
    <w:rsid w:val="00DA721D"/>
    <w:rsid w:val="00DB454C"/>
    <w:rsid w:val="00DC0CDE"/>
    <w:rsid w:val="00DC275B"/>
    <w:rsid w:val="00DC311E"/>
    <w:rsid w:val="00DC3695"/>
    <w:rsid w:val="00DD1E8B"/>
    <w:rsid w:val="00DD5165"/>
    <w:rsid w:val="00DD720A"/>
    <w:rsid w:val="00DE00BF"/>
    <w:rsid w:val="00DE6E03"/>
    <w:rsid w:val="00DF5F18"/>
    <w:rsid w:val="00E00EA3"/>
    <w:rsid w:val="00E01FD7"/>
    <w:rsid w:val="00E115D4"/>
    <w:rsid w:val="00E15650"/>
    <w:rsid w:val="00E244DB"/>
    <w:rsid w:val="00E25586"/>
    <w:rsid w:val="00E27A71"/>
    <w:rsid w:val="00E32A8D"/>
    <w:rsid w:val="00E33E94"/>
    <w:rsid w:val="00E373D0"/>
    <w:rsid w:val="00E40AD7"/>
    <w:rsid w:val="00E417F7"/>
    <w:rsid w:val="00E46806"/>
    <w:rsid w:val="00E52F92"/>
    <w:rsid w:val="00E542DB"/>
    <w:rsid w:val="00E54599"/>
    <w:rsid w:val="00E55ECF"/>
    <w:rsid w:val="00E56A31"/>
    <w:rsid w:val="00E5734C"/>
    <w:rsid w:val="00E61587"/>
    <w:rsid w:val="00E71BA7"/>
    <w:rsid w:val="00E77F80"/>
    <w:rsid w:val="00E8182C"/>
    <w:rsid w:val="00E90C63"/>
    <w:rsid w:val="00E91C7E"/>
    <w:rsid w:val="00E92091"/>
    <w:rsid w:val="00E92E34"/>
    <w:rsid w:val="00E97E28"/>
    <w:rsid w:val="00EA468E"/>
    <w:rsid w:val="00EA5473"/>
    <w:rsid w:val="00EA7139"/>
    <w:rsid w:val="00EB1678"/>
    <w:rsid w:val="00EB1821"/>
    <w:rsid w:val="00EB3713"/>
    <w:rsid w:val="00EB39D8"/>
    <w:rsid w:val="00EC40CE"/>
    <w:rsid w:val="00EC5276"/>
    <w:rsid w:val="00EC6A14"/>
    <w:rsid w:val="00ED3B87"/>
    <w:rsid w:val="00ED66C2"/>
    <w:rsid w:val="00ED7A5A"/>
    <w:rsid w:val="00EE109A"/>
    <w:rsid w:val="00EE3C98"/>
    <w:rsid w:val="00EE4EC1"/>
    <w:rsid w:val="00EE6105"/>
    <w:rsid w:val="00EE6EE6"/>
    <w:rsid w:val="00EE7D82"/>
    <w:rsid w:val="00EF0EB1"/>
    <w:rsid w:val="00EF45E2"/>
    <w:rsid w:val="00EF61ED"/>
    <w:rsid w:val="00EF62F8"/>
    <w:rsid w:val="00EF6F32"/>
    <w:rsid w:val="00F005FA"/>
    <w:rsid w:val="00F024C9"/>
    <w:rsid w:val="00F02B74"/>
    <w:rsid w:val="00F05B7E"/>
    <w:rsid w:val="00F103BD"/>
    <w:rsid w:val="00F1529F"/>
    <w:rsid w:val="00F153D6"/>
    <w:rsid w:val="00F17BE9"/>
    <w:rsid w:val="00F240B4"/>
    <w:rsid w:val="00F26180"/>
    <w:rsid w:val="00F27E74"/>
    <w:rsid w:val="00F30AD2"/>
    <w:rsid w:val="00F4128D"/>
    <w:rsid w:val="00F4483D"/>
    <w:rsid w:val="00F45517"/>
    <w:rsid w:val="00F50CFB"/>
    <w:rsid w:val="00F60B62"/>
    <w:rsid w:val="00F61D2E"/>
    <w:rsid w:val="00F62637"/>
    <w:rsid w:val="00F64DB0"/>
    <w:rsid w:val="00F66043"/>
    <w:rsid w:val="00F72D5A"/>
    <w:rsid w:val="00F8235C"/>
    <w:rsid w:val="00F82B6E"/>
    <w:rsid w:val="00F83CB2"/>
    <w:rsid w:val="00F916B8"/>
    <w:rsid w:val="00F91C2E"/>
    <w:rsid w:val="00F923E5"/>
    <w:rsid w:val="00F96E96"/>
    <w:rsid w:val="00FA0BA7"/>
    <w:rsid w:val="00FA3A01"/>
    <w:rsid w:val="00FA3D46"/>
    <w:rsid w:val="00FA515F"/>
    <w:rsid w:val="00FA7810"/>
    <w:rsid w:val="00FB0A2C"/>
    <w:rsid w:val="00FC1318"/>
    <w:rsid w:val="00FC4BE6"/>
    <w:rsid w:val="00FC7F87"/>
    <w:rsid w:val="00FD1322"/>
    <w:rsid w:val="00FD26DD"/>
    <w:rsid w:val="00FD40E2"/>
    <w:rsid w:val="00FD4F85"/>
    <w:rsid w:val="00FD5E61"/>
    <w:rsid w:val="00FD6D13"/>
    <w:rsid w:val="00FD73BA"/>
    <w:rsid w:val="00FD7E7A"/>
    <w:rsid w:val="00FE2435"/>
    <w:rsid w:val="00FE42F5"/>
    <w:rsid w:val="00FF427F"/>
    <w:rsid w:val="00FF5723"/>
    <w:rsid w:val="00FF605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DD7"/>
    <w:pPr>
      <w:bidi/>
    </w:pPr>
  </w:style>
  <w:style w:type="paragraph" w:styleId="Heading1">
    <w:name w:val="heading 1"/>
    <w:aliases w:val="h1"/>
    <w:basedOn w:val="Normal"/>
    <w:next w:val="Normal"/>
    <w:link w:val="Heading1Char"/>
    <w:qFormat/>
    <w:rsid w:val="00995DD7"/>
    <w:pPr>
      <w:spacing w:before="300" w:after="40"/>
      <w:jc w:val="left"/>
      <w:outlineLvl w:val="0"/>
    </w:pPr>
    <w:rPr>
      <w:smallCaps/>
      <w:spacing w:val="5"/>
      <w:sz w:val="32"/>
      <w:szCs w:val="32"/>
    </w:rPr>
  </w:style>
  <w:style w:type="paragraph" w:styleId="Heading2">
    <w:name w:val="heading 2"/>
    <w:aliases w:val="h2"/>
    <w:basedOn w:val="Normal"/>
    <w:next w:val="Normal"/>
    <w:link w:val="Heading2Char"/>
    <w:unhideWhenUsed/>
    <w:qFormat/>
    <w:rsid w:val="00995DD7"/>
    <w:pPr>
      <w:spacing w:before="240" w:after="80"/>
      <w:jc w:val="left"/>
      <w:outlineLvl w:val="1"/>
    </w:pPr>
    <w:rPr>
      <w:smallCaps/>
      <w:spacing w:val="5"/>
      <w:sz w:val="28"/>
      <w:szCs w:val="28"/>
    </w:rPr>
  </w:style>
  <w:style w:type="paragraph" w:styleId="Heading3">
    <w:name w:val="heading 3"/>
    <w:aliases w:val="h3,h31,h32,h33,h34,h35,h36,h37"/>
    <w:basedOn w:val="Normal"/>
    <w:next w:val="Normal"/>
    <w:link w:val="Heading3Char"/>
    <w:unhideWhenUsed/>
    <w:qFormat/>
    <w:rsid w:val="00995DD7"/>
    <w:pPr>
      <w:bidi w:val="0"/>
      <w:spacing w:after="0"/>
      <w:jc w:val="left"/>
      <w:outlineLvl w:val="2"/>
    </w:pPr>
    <w:rPr>
      <w:smallCaps/>
      <w:spacing w:val="5"/>
      <w:sz w:val="24"/>
      <w:szCs w:val="24"/>
    </w:rPr>
  </w:style>
  <w:style w:type="paragraph" w:styleId="Heading4">
    <w:name w:val="heading 4"/>
    <w:basedOn w:val="Normal"/>
    <w:next w:val="Normal"/>
    <w:link w:val="Heading4Char"/>
    <w:unhideWhenUsed/>
    <w:qFormat/>
    <w:rsid w:val="00995DD7"/>
    <w:pPr>
      <w:bidi w:val="0"/>
      <w:spacing w:before="240" w:after="0"/>
      <w:jc w:val="left"/>
      <w:outlineLvl w:val="3"/>
    </w:pPr>
    <w:rPr>
      <w:smallCaps/>
      <w:spacing w:val="10"/>
      <w:sz w:val="22"/>
      <w:szCs w:val="22"/>
    </w:rPr>
  </w:style>
  <w:style w:type="paragraph" w:styleId="Heading5">
    <w:name w:val="heading 5"/>
    <w:aliases w:val="Heading 5 Char1,Heading 5 Char Char,Heading 5 Char1 Char Char,Heading 5 Char Char Char Char,Heading 5 Char1 Char Char Char Char,Heading 5 Char Char Char Char Char Char,Heading 5 Char Char1 Char Char,Heading 5 Char1 Char1 Char"/>
    <w:basedOn w:val="Normal"/>
    <w:next w:val="Normal"/>
    <w:link w:val="Heading5Char"/>
    <w:unhideWhenUsed/>
    <w:qFormat/>
    <w:rsid w:val="00995DD7"/>
    <w:pPr>
      <w:bidi w:val="0"/>
      <w:spacing w:before="200" w:after="0"/>
      <w:jc w:val="left"/>
      <w:outlineLvl w:val="4"/>
    </w:pPr>
    <w:rPr>
      <w:smallCaps/>
      <w:color w:val="0075A2" w:themeColor="accent2" w:themeShade="BF"/>
      <w:spacing w:val="10"/>
      <w:sz w:val="22"/>
      <w:szCs w:val="26"/>
    </w:rPr>
  </w:style>
  <w:style w:type="paragraph" w:styleId="Heading6">
    <w:name w:val="heading 6"/>
    <w:basedOn w:val="Normal"/>
    <w:next w:val="Normal"/>
    <w:link w:val="Heading6Char"/>
    <w:unhideWhenUsed/>
    <w:qFormat/>
    <w:rsid w:val="00995DD7"/>
    <w:pPr>
      <w:bidi w:val="0"/>
      <w:spacing w:after="0"/>
      <w:jc w:val="left"/>
      <w:outlineLvl w:val="5"/>
    </w:pPr>
    <w:rPr>
      <w:smallCaps/>
      <w:color w:val="009DD9" w:themeColor="accent2"/>
      <w:spacing w:val="5"/>
      <w:sz w:val="22"/>
    </w:rPr>
  </w:style>
  <w:style w:type="paragraph" w:styleId="Heading7">
    <w:name w:val="heading 7"/>
    <w:basedOn w:val="Normal"/>
    <w:next w:val="Normal"/>
    <w:link w:val="Heading7Char"/>
    <w:unhideWhenUsed/>
    <w:qFormat/>
    <w:rsid w:val="00995DD7"/>
    <w:pPr>
      <w:bidi w:val="0"/>
      <w:spacing w:after="0"/>
      <w:jc w:val="left"/>
      <w:outlineLvl w:val="6"/>
    </w:pPr>
    <w:rPr>
      <w:b/>
      <w:smallCaps/>
      <w:color w:val="009DD9" w:themeColor="accent2"/>
      <w:spacing w:val="10"/>
    </w:rPr>
  </w:style>
  <w:style w:type="paragraph" w:styleId="Heading8">
    <w:name w:val="heading 8"/>
    <w:basedOn w:val="Normal"/>
    <w:next w:val="Normal"/>
    <w:link w:val="Heading8Char"/>
    <w:uiPriority w:val="9"/>
    <w:semiHidden/>
    <w:unhideWhenUsed/>
    <w:qFormat/>
    <w:rsid w:val="00995DD7"/>
    <w:pPr>
      <w:bidi w:val="0"/>
      <w:spacing w:after="0"/>
      <w:jc w:val="left"/>
      <w:outlineLvl w:val="7"/>
    </w:pPr>
    <w:rPr>
      <w:b/>
      <w:i/>
      <w:smallCaps/>
      <w:color w:val="0075A2" w:themeColor="accent2" w:themeShade="BF"/>
    </w:rPr>
  </w:style>
  <w:style w:type="paragraph" w:styleId="Heading9">
    <w:name w:val="heading 9"/>
    <w:basedOn w:val="Normal"/>
    <w:next w:val="Normal"/>
    <w:link w:val="Heading9Char"/>
    <w:uiPriority w:val="9"/>
    <w:semiHidden/>
    <w:unhideWhenUsed/>
    <w:qFormat/>
    <w:rsid w:val="00995DD7"/>
    <w:pPr>
      <w:bidi w:val="0"/>
      <w:spacing w:after="0"/>
      <w:jc w:val="left"/>
      <w:outlineLvl w:val="8"/>
    </w:pPr>
    <w:rPr>
      <w:b/>
      <w:i/>
      <w:smallCaps/>
      <w:color w:val="004D6C"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EDE"/>
    <w:rPr>
      <w:rFonts w:ascii="Tahoma" w:hAnsi="Tahoma" w:cs="Tahoma"/>
      <w:sz w:val="16"/>
      <w:szCs w:val="16"/>
    </w:rPr>
  </w:style>
  <w:style w:type="paragraph" w:styleId="ListParagraph">
    <w:name w:val="List Paragraph"/>
    <w:basedOn w:val="Normal"/>
    <w:uiPriority w:val="34"/>
    <w:qFormat/>
    <w:rsid w:val="00995DD7"/>
    <w:pPr>
      <w:ind w:left="720"/>
      <w:contextualSpacing/>
    </w:pPr>
  </w:style>
  <w:style w:type="character" w:styleId="Hyperlink">
    <w:name w:val="Hyperlink"/>
    <w:basedOn w:val="DefaultParagraphFont"/>
    <w:uiPriority w:val="99"/>
    <w:rsid w:val="00796CCC"/>
    <w:rPr>
      <w:rFonts w:cs="Times New Roman"/>
      <w:color w:val="0000FF"/>
      <w:u w:val="single"/>
    </w:rPr>
  </w:style>
  <w:style w:type="character" w:customStyle="1" w:styleId="Heading1Char">
    <w:name w:val="Heading 1 Char"/>
    <w:aliases w:val="h1 Char"/>
    <w:basedOn w:val="DefaultParagraphFont"/>
    <w:link w:val="Heading1"/>
    <w:uiPriority w:val="9"/>
    <w:rsid w:val="00995DD7"/>
    <w:rPr>
      <w:smallCaps/>
      <w:spacing w:val="5"/>
      <w:sz w:val="32"/>
      <w:szCs w:val="32"/>
    </w:rPr>
  </w:style>
  <w:style w:type="paragraph" w:styleId="TOCHeading">
    <w:name w:val="TOC Heading"/>
    <w:basedOn w:val="Heading1"/>
    <w:next w:val="Normal"/>
    <w:uiPriority w:val="39"/>
    <w:unhideWhenUsed/>
    <w:qFormat/>
    <w:rsid w:val="00995DD7"/>
    <w:pPr>
      <w:outlineLvl w:val="9"/>
    </w:pPr>
  </w:style>
  <w:style w:type="paragraph" w:styleId="TOC1">
    <w:name w:val="toc 1"/>
    <w:basedOn w:val="Normal"/>
    <w:next w:val="Normal"/>
    <w:autoRedefine/>
    <w:uiPriority w:val="39"/>
    <w:unhideWhenUsed/>
    <w:rsid w:val="00F1529F"/>
    <w:pPr>
      <w:tabs>
        <w:tab w:val="right" w:leader="dot" w:pos="8296"/>
      </w:tabs>
      <w:bidi w:val="0"/>
      <w:spacing w:after="100"/>
    </w:pPr>
  </w:style>
  <w:style w:type="character" w:customStyle="1" w:styleId="Heading2Char">
    <w:name w:val="Heading 2 Char"/>
    <w:aliases w:val="h2 Char"/>
    <w:basedOn w:val="DefaultParagraphFont"/>
    <w:link w:val="Heading2"/>
    <w:uiPriority w:val="9"/>
    <w:rsid w:val="00995DD7"/>
    <w:rPr>
      <w:smallCaps/>
      <w:spacing w:val="5"/>
      <w:sz w:val="28"/>
      <w:szCs w:val="28"/>
    </w:rPr>
  </w:style>
  <w:style w:type="paragraph" w:styleId="Header">
    <w:name w:val="header"/>
    <w:basedOn w:val="Normal"/>
    <w:link w:val="HeaderChar"/>
    <w:uiPriority w:val="99"/>
    <w:unhideWhenUsed/>
    <w:rsid w:val="00995DD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95DD7"/>
  </w:style>
  <w:style w:type="paragraph" w:styleId="Footer">
    <w:name w:val="footer"/>
    <w:basedOn w:val="Normal"/>
    <w:link w:val="FooterChar"/>
    <w:uiPriority w:val="99"/>
    <w:unhideWhenUsed/>
    <w:rsid w:val="00995DD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95DD7"/>
  </w:style>
  <w:style w:type="character" w:customStyle="1" w:styleId="Heading3Char">
    <w:name w:val="Heading 3 Char"/>
    <w:aliases w:val="h3 Char,h31 Char,h32 Char,h33 Char,h34 Char,h35 Char,h36 Char,h37 Char"/>
    <w:basedOn w:val="DefaultParagraphFont"/>
    <w:link w:val="Heading3"/>
    <w:uiPriority w:val="9"/>
    <w:semiHidden/>
    <w:rsid w:val="00995DD7"/>
    <w:rPr>
      <w:smallCaps/>
      <w:spacing w:val="5"/>
      <w:sz w:val="24"/>
      <w:szCs w:val="24"/>
    </w:rPr>
  </w:style>
  <w:style w:type="character" w:customStyle="1" w:styleId="Heading4Char">
    <w:name w:val="Heading 4 Char"/>
    <w:basedOn w:val="DefaultParagraphFont"/>
    <w:link w:val="Heading4"/>
    <w:uiPriority w:val="9"/>
    <w:semiHidden/>
    <w:rsid w:val="00995DD7"/>
    <w:rPr>
      <w:smallCaps/>
      <w:spacing w:val="10"/>
      <w:sz w:val="22"/>
      <w:szCs w:val="22"/>
    </w:rPr>
  </w:style>
  <w:style w:type="character" w:customStyle="1" w:styleId="Heading5Char">
    <w:name w:val="Heading 5 Char"/>
    <w:aliases w:val="Heading 5 Char1 Char,Heading 5 Char Char Char,Heading 5 Char1 Char Char Char,Heading 5 Char Char Char Char Char,Heading 5 Char1 Char Char Char Char Char,Heading 5 Char Char Char Char Char Char Char,Heading 5 Char Char1 Char Char Char"/>
    <w:basedOn w:val="DefaultParagraphFont"/>
    <w:link w:val="Heading5"/>
    <w:uiPriority w:val="9"/>
    <w:semiHidden/>
    <w:rsid w:val="00995DD7"/>
    <w:rPr>
      <w:smallCaps/>
      <w:color w:val="0075A2" w:themeColor="accent2" w:themeShade="BF"/>
      <w:spacing w:val="10"/>
      <w:sz w:val="22"/>
      <w:szCs w:val="26"/>
    </w:rPr>
  </w:style>
  <w:style w:type="character" w:customStyle="1" w:styleId="Heading6Char">
    <w:name w:val="Heading 6 Char"/>
    <w:basedOn w:val="DefaultParagraphFont"/>
    <w:link w:val="Heading6"/>
    <w:uiPriority w:val="9"/>
    <w:semiHidden/>
    <w:rsid w:val="00995DD7"/>
    <w:rPr>
      <w:smallCaps/>
      <w:color w:val="009DD9" w:themeColor="accent2"/>
      <w:spacing w:val="5"/>
      <w:sz w:val="22"/>
    </w:rPr>
  </w:style>
  <w:style w:type="character" w:customStyle="1" w:styleId="Heading7Char">
    <w:name w:val="Heading 7 Char"/>
    <w:basedOn w:val="DefaultParagraphFont"/>
    <w:link w:val="Heading7"/>
    <w:uiPriority w:val="9"/>
    <w:semiHidden/>
    <w:rsid w:val="00995DD7"/>
    <w:rPr>
      <w:b/>
      <w:smallCaps/>
      <w:color w:val="009DD9" w:themeColor="accent2"/>
      <w:spacing w:val="10"/>
    </w:rPr>
  </w:style>
  <w:style w:type="character" w:customStyle="1" w:styleId="Heading8Char">
    <w:name w:val="Heading 8 Char"/>
    <w:basedOn w:val="DefaultParagraphFont"/>
    <w:link w:val="Heading8"/>
    <w:uiPriority w:val="9"/>
    <w:semiHidden/>
    <w:rsid w:val="00995DD7"/>
    <w:rPr>
      <w:b/>
      <w:i/>
      <w:smallCaps/>
      <w:color w:val="0075A2" w:themeColor="accent2" w:themeShade="BF"/>
    </w:rPr>
  </w:style>
  <w:style w:type="character" w:customStyle="1" w:styleId="Heading9Char">
    <w:name w:val="Heading 9 Char"/>
    <w:basedOn w:val="DefaultParagraphFont"/>
    <w:link w:val="Heading9"/>
    <w:uiPriority w:val="9"/>
    <w:semiHidden/>
    <w:rsid w:val="00995DD7"/>
    <w:rPr>
      <w:b/>
      <w:i/>
      <w:smallCaps/>
      <w:color w:val="004D6C" w:themeColor="accent2" w:themeShade="7F"/>
    </w:rPr>
  </w:style>
  <w:style w:type="paragraph" w:styleId="Caption">
    <w:name w:val="caption"/>
    <w:basedOn w:val="Normal"/>
    <w:next w:val="Normal"/>
    <w:uiPriority w:val="35"/>
    <w:unhideWhenUsed/>
    <w:qFormat/>
    <w:rsid w:val="00995DD7"/>
    <w:pPr>
      <w:bidi w:val="0"/>
    </w:pPr>
    <w:rPr>
      <w:b/>
      <w:bCs/>
      <w:caps/>
      <w:sz w:val="16"/>
      <w:szCs w:val="18"/>
    </w:rPr>
  </w:style>
  <w:style w:type="paragraph" w:styleId="Title">
    <w:name w:val="Title"/>
    <w:basedOn w:val="Normal"/>
    <w:next w:val="Normal"/>
    <w:link w:val="TitleChar"/>
    <w:uiPriority w:val="10"/>
    <w:qFormat/>
    <w:rsid w:val="00995DD7"/>
    <w:pPr>
      <w:pBdr>
        <w:top w:val="single" w:sz="12" w:space="1" w:color="009DD9" w:themeColor="accent2"/>
      </w:pBdr>
      <w:bidi w:val="0"/>
      <w:spacing w:line="240" w:lineRule="auto"/>
      <w:jc w:val="right"/>
    </w:pPr>
    <w:rPr>
      <w:smallCaps/>
      <w:sz w:val="48"/>
      <w:szCs w:val="48"/>
    </w:rPr>
  </w:style>
  <w:style w:type="character" w:customStyle="1" w:styleId="TitleChar">
    <w:name w:val="Title Char"/>
    <w:basedOn w:val="DefaultParagraphFont"/>
    <w:link w:val="Title"/>
    <w:uiPriority w:val="10"/>
    <w:rsid w:val="00995DD7"/>
    <w:rPr>
      <w:smallCaps/>
      <w:sz w:val="48"/>
      <w:szCs w:val="48"/>
    </w:rPr>
  </w:style>
  <w:style w:type="paragraph" w:styleId="Subtitle">
    <w:name w:val="Subtitle"/>
    <w:basedOn w:val="Normal"/>
    <w:next w:val="Normal"/>
    <w:link w:val="SubtitleChar"/>
    <w:uiPriority w:val="11"/>
    <w:qFormat/>
    <w:rsid w:val="00995DD7"/>
    <w:pPr>
      <w:bidi w:val="0"/>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95DD7"/>
    <w:rPr>
      <w:rFonts w:asciiTheme="majorHAnsi" w:eastAsiaTheme="majorEastAsia" w:hAnsiTheme="majorHAnsi" w:cstheme="majorBidi"/>
      <w:szCs w:val="22"/>
    </w:rPr>
  </w:style>
  <w:style w:type="character" w:styleId="Strong">
    <w:name w:val="Strong"/>
    <w:uiPriority w:val="22"/>
    <w:qFormat/>
    <w:rsid w:val="00EB39D8"/>
    <w:rPr>
      <w:b/>
      <w:color w:val="009DD9" w:themeColor="accent2"/>
      <w:szCs w:val="32"/>
    </w:rPr>
  </w:style>
  <w:style w:type="character" w:styleId="Emphasis">
    <w:name w:val="Emphasis"/>
    <w:uiPriority w:val="20"/>
    <w:qFormat/>
    <w:rsid w:val="00995DD7"/>
    <w:rPr>
      <w:b/>
      <w:i/>
      <w:spacing w:val="10"/>
    </w:rPr>
  </w:style>
  <w:style w:type="paragraph" w:styleId="NoSpacing">
    <w:name w:val="No Spacing"/>
    <w:basedOn w:val="Normal"/>
    <w:link w:val="NoSpacingChar"/>
    <w:uiPriority w:val="1"/>
    <w:qFormat/>
    <w:rsid w:val="00995DD7"/>
    <w:pPr>
      <w:bidi w:val="0"/>
      <w:spacing w:after="0" w:line="240" w:lineRule="auto"/>
    </w:pPr>
  </w:style>
  <w:style w:type="paragraph" w:styleId="Quote">
    <w:name w:val="Quote"/>
    <w:basedOn w:val="Normal"/>
    <w:next w:val="Normal"/>
    <w:link w:val="QuoteChar"/>
    <w:uiPriority w:val="29"/>
    <w:qFormat/>
    <w:rsid w:val="00995DD7"/>
    <w:pPr>
      <w:bidi w:val="0"/>
    </w:pPr>
    <w:rPr>
      <w:i/>
    </w:rPr>
  </w:style>
  <w:style w:type="character" w:customStyle="1" w:styleId="QuoteChar">
    <w:name w:val="Quote Char"/>
    <w:basedOn w:val="DefaultParagraphFont"/>
    <w:link w:val="Quote"/>
    <w:uiPriority w:val="29"/>
    <w:rsid w:val="00995DD7"/>
    <w:rPr>
      <w:i/>
    </w:rPr>
  </w:style>
  <w:style w:type="paragraph" w:styleId="IntenseQuote">
    <w:name w:val="Intense Quote"/>
    <w:basedOn w:val="Normal"/>
    <w:next w:val="Normal"/>
    <w:link w:val="IntenseQuoteChar"/>
    <w:uiPriority w:val="30"/>
    <w:qFormat/>
    <w:rsid w:val="00995DD7"/>
    <w:pPr>
      <w:pBdr>
        <w:top w:val="single" w:sz="8" w:space="10" w:color="0075A2" w:themeColor="accent2" w:themeShade="BF"/>
        <w:left w:val="single" w:sz="8" w:space="10" w:color="0075A2" w:themeColor="accent2" w:themeShade="BF"/>
        <w:bottom w:val="single" w:sz="8" w:space="10" w:color="0075A2" w:themeColor="accent2" w:themeShade="BF"/>
        <w:right w:val="single" w:sz="8" w:space="10" w:color="0075A2" w:themeColor="accent2" w:themeShade="BF"/>
      </w:pBdr>
      <w:shd w:val="clear" w:color="auto" w:fill="009DD9" w:themeFill="accent2"/>
      <w:bidi w:val="0"/>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95DD7"/>
    <w:rPr>
      <w:b/>
      <w:i/>
      <w:color w:val="FFFFFF" w:themeColor="background1"/>
      <w:shd w:val="clear" w:color="auto" w:fill="009DD9" w:themeFill="accent2"/>
    </w:rPr>
  </w:style>
  <w:style w:type="character" w:styleId="SubtleEmphasis">
    <w:name w:val="Subtle Emphasis"/>
    <w:uiPriority w:val="19"/>
    <w:qFormat/>
    <w:rsid w:val="00995DD7"/>
    <w:rPr>
      <w:i/>
    </w:rPr>
  </w:style>
  <w:style w:type="character" w:styleId="IntenseEmphasis">
    <w:name w:val="Intense Emphasis"/>
    <w:uiPriority w:val="21"/>
    <w:qFormat/>
    <w:rsid w:val="00995DD7"/>
    <w:rPr>
      <w:b/>
      <w:i/>
      <w:color w:val="009DD9" w:themeColor="accent2"/>
      <w:spacing w:val="10"/>
    </w:rPr>
  </w:style>
  <w:style w:type="character" w:styleId="SubtleReference">
    <w:name w:val="Subtle Reference"/>
    <w:uiPriority w:val="31"/>
    <w:qFormat/>
    <w:rsid w:val="00995DD7"/>
    <w:rPr>
      <w:b/>
    </w:rPr>
  </w:style>
  <w:style w:type="character" w:styleId="IntenseReference">
    <w:name w:val="Intense Reference"/>
    <w:uiPriority w:val="32"/>
    <w:qFormat/>
    <w:rsid w:val="00995DD7"/>
    <w:rPr>
      <w:b/>
      <w:bCs/>
      <w:smallCaps/>
      <w:spacing w:val="5"/>
      <w:sz w:val="22"/>
      <w:szCs w:val="22"/>
      <w:u w:val="single"/>
    </w:rPr>
  </w:style>
  <w:style w:type="character" w:styleId="BookTitle">
    <w:name w:val="Book Title"/>
    <w:uiPriority w:val="33"/>
    <w:qFormat/>
    <w:rsid w:val="00995DD7"/>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995DD7"/>
  </w:style>
  <w:style w:type="paragraph" w:styleId="TOC2">
    <w:name w:val="toc 2"/>
    <w:basedOn w:val="Normal"/>
    <w:next w:val="Normal"/>
    <w:autoRedefine/>
    <w:uiPriority w:val="39"/>
    <w:unhideWhenUsed/>
    <w:rsid w:val="00B51AC0"/>
    <w:pPr>
      <w:spacing w:after="100"/>
      <w:ind w:left="200"/>
    </w:pPr>
  </w:style>
  <w:style w:type="paragraph" w:styleId="TableofFigures">
    <w:name w:val="table of figures"/>
    <w:basedOn w:val="Normal"/>
    <w:next w:val="Normal"/>
    <w:uiPriority w:val="99"/>
    <w:unhideWhenUsed/>
    <w:rsid w:val="009462F0"/>
    <w:pPr>
      <w:spacing w:after="0"/>
    </w:pPr>
  </w:style>
  <w:style w:type="paragraph" w:styleId="NormalWeb">
    <w:name w:val="Normal (Web)"/>
    <w:basedOn w:val="Normal"/>
    <w:uiPriority w:val="99"/>
    <w:semiHidden/>
    <w:unhideWhenUsed/>
    <w:rsid w:val="00654AA2"/>
    <w:pPr>
      <w:bidi w:val="0"/>
      <w:spacing w:before="100" w:beforeAutospacing="1" w:after="100" w:afterAutospacing="1" w:line="240" w:lineRule="auto"/>
      <w:jc w:val="left"/>
    </w:pPr>
    <w:rPr>
      <w:rFonts w:ascii="Times New Roman" w:hAnsi="Times New Roman" w:cs="Times New Roman"/>
      <w:sz w:val="24"/>
      <w:szCs w:val="24"/>
      <w:lang w:bidi="he-IL"/>
    </w:rPr>
  </w:style>
  <w:style w:type="character" w:styleId="CommentReference">
    <w:name w:val="annotation reference"/>
    <w:basedOn w:val="DefaultParagraphFont"/>
    <w:uiPriority w:val="99"/>
    <w:semiHidden/>
    <w:unhideWhenUsed/>
    <w:rsid w:val="002925DF"/>
    <w:rPr>
      <w:sz w:val="16"/>
      <w:szCs w:val="16"/>
    </w:rPr>
  </w:style>
  <w:style w:type="paragraph" w:styleId="CommentText">
    <w:name w:val="annotation text"/>
    <w:basedOn w:val="Normal"/>
    <w:link w:val="CommentTextChar"/>
    <w:uiPriority w:val="99"/>
    <w:unhideWhenUsed/>
    <w:rsid w:val="002925DF"/>
    <w:pPr>
      <w:spacing w:line="240" w:lineRule="auto"/>
    </w:pPr>
  </w:style>
  <w:style w:type="character" w:customStyle="1" w:styleId="CommentTextChar">
    <w:name w:val="Comment Text Char"/>
    <w:basedOn w:val="DefaultParagraphFont"/>
    <w:link w:val="CommentText"/>
    <w:uiPriority w:val="99"/>
    <w:rsid w:val="002925DF"/>
  </w:style>
  <w:style w:type="paragraph" w:styleId="CommentSubject">
    <w:name w:val="annotation subject"/>
    <w:basedOn w:val="CommentText"/>
    <w:next w:val="CommentText"/>
    <w:link w:val="CommentSubjectChar"/>
    <w:uiPriority w:val="99"/>
    <w:semiHidden/>
    <w:unhideWhenUsed/>
    <w:rsid w:val="002925DF"/>
    <w:rPr>
      <w:b/>
      <w:bCs/>
    </w:rPr>
  </w:style>
  <w:style w:type="character" w:customStyle="1" w:styleId="CommentSubjectChar">
    <w:name w:val="Comment Subject Char"/>
    <w:basedOn w:val="CommentTextChar"/>
    <w:link w:val="CommentSubject"/>
    <w:uiPriority w:val="99"/>
    <w:semiHidden/>
    <w:rsid w:val="002925DF"/>
    <w:rPr>
      <w:b/>
      <w:bCs/>
    </w:rPr>
  </w:style>
  <w:style w:type="paragraph" w:styleId="Revision">
    <w:name w:val="Revision"/>
    <w:hidden/>
    <w:uiPriority w:val="99"/>
    <w:semiHidden/>
    <w:rsid w:val="002925DF"/>
    <w:pPr>
      <w:spacing w:after="0" w:line="240" w:lineRule="auto"/>
      <w:jc w:val="left"/>
    </w:pPr>
  </w:style>
  <w:style w:type="table" w:styleId="TableGrid">
    <w:name w:val="Table Grid"/>
    <w:basedOn w:val="TableNormal"/>
    <w:rsid w:val="004209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37B8A"/>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DD7"/>
    <w:pPr>
      <w:bidi/>
    </w:pPr>
  </w:style>
  <w:style w:type="paragraph" w:styleId="Heading1">
    <w:name w:val="heading 1"/>
    <w:basedOn w:val="Normal"/>
    <w:next w:val="Normal"/>
    <w:link w:val="Heading1Char"/>
    <w:uiPriority w:val="9"/>
    <w:qFormat/>
    <w:rsid w:val="00995DD7"/>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95DD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95DD7"/>
    <w:pPr>
      <w:bidi w:val="0"/>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95DD7"/>
    <w:pPr>
      <w:bidi w:val="0"/>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95DD7"/>
    <w:pPr>
      <w:bidi w:val="0"/>
      <w:spacing w:before="200" w:after="0"/>
      <w:jc w:val="left"/>
      <w:outlineLvl w:val="4"/>
    </w:pPr>
    <w:rPr>
      <w:smallCaps/>
      <w:color w:val="0075A2" w:themeColor="accent2" w:themeShade="BF"/>
      <w:spacing w:val="10"/>
      <w:sz w:val="22"/>
      <w:szCs w:val="26"/>
    </w:rPr>
  </w:style>
  <w:style w:type="paragraph" w:styleId="Heading6">
    <w:name w:val="heading 6"/>
    <w:basedOn w:val="Normal"/>
    <w:next w:val="Normal"/>
    <w:link w:val="Heading6Char"/>
    <w:uiPriority w:val="9"/>
    <w:semiHidden/>
    <w:unhideWhenUsed/>
    <w:qFormat/>
    <w:rsid w:val="00995DD7"/>
    <w:pPr>
      <w:bidi w:val="0"/>
      <w:spacing w:after="0"/>
      <w:jc w:val="left"/>
      <w:outlineLvl w:val="5"/>
    </w:pPr>
    <w:rPr>
      <w:smallCaps/>
      <w:color w:val="009DD9" w:themeColor="accent2"/>
      <w:spacing w:val="5"/>
      <w:sz w:val="22"/>
    </w:rPr>
  </w:style>
  <w:style w:type="paragraph" w:styleId="Heading7">
    <w:name w:val="heading 7"/>
    <w:basedOn w:val="Normal"/>
    <w:next w:val="Normal"/>
    <w:link w:val="Heading7Char"/>
    <w:uiPriority w:val="9"/>
    <w:semiHidden/>
    <w:unhideWhenUsed/>
    <w:qFormat/>
    <w:rsid w:val="00995DD7"/>
    <w:pPr>
      <w:bidi w:val="0"/>
      <w:spacing w:after="0"/>
      <w:jc w:val="left"/>
      <w:outlineLvl w:val="6"/>
    </w:pPr>
    <w:rPr>
      <w:b/>
      <w:smallCaps/>
      <w:color w:val="009DD9" w:themeColor="accent2"/>
      <w:spacing w:val="10"/>
    </w:rPr>
  </w:style>
  <w:style w:type="paragraph" w:styleId="Heading8">
    <w:name w:val="heading 8"/>
    <w:basedOn w:val="Normal"/>
    <w:next w:val="Normal"/>
    <w:link w:val="Heading8Char"/>
    <w:uiPriority w:val="9"/>
    <w:semiHidden/>
    <w:unhideWhenUsed/>
    <w:qFormat/>
    <w:rsid w:val="00995DD7"/>
    <w:pPr>
      <w:bidi w:val="0"/>
      <w:spacing w:after="0"/>
      <w:jc w:val="left"/>
      <w:outlineLvl w:val="7"/>
    </w:pPr>
    <w:rPr>
      <w:b/>
      <w:i/>
      <w:smallCaps/>
      <w:color w:val="0075A2" w:themeColor="accent2" w:themeShade="BF"/>
    </w:rPr>
  </w:style>
  <w:style w:type="paragraph" w:styleId="Heading9">
    <w:name w:val="heading 9"/>
    <w:basedOn w:val="Normal"/>
    <w:next w:val="Normal"/>
    <w:link w:val="Heading9Char"/>
    <w:uiPriority w:val="9"/>
    <w:semiHidden/>
    <w:unhideWhenUsed/>
    <w:qFormat/>
    <w:rsid w:val="00995DD7"/>
    <w:pPr>
      <w:bidi w:val="0"/>
      <w:spacing w:after="0"/>
      <w:jc w:val="left"/>
      <w:outlineLvl w:val="8"/>
    </w:pPr>
    <w:rPr>
      <w:b/>
      <w:i/>
      <w:smallCaps/>
      <w:color w:val="004D6C"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3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EDE"/>
    <w:rPr>
      <w:rFonts w:ascii="Tahoma" w:hAnsi="Tahoma" w:cs="Tahoma"/>
      <w:sz w:val="16"/>
      <w:szCs w:val="16"/>
    </w:rPr>
  </w:style>
  <w:style w:type="paragraph" w:styleId="ListParagraph">
    <w:name w:val="List Paragraph"/>
    <w:basedOn w:val="Normal"/>
    <w:uiPriority w:val="34"/>
    <w:qFormat/>
    <w:rsid w:val="00995DD7"/>
    <w:pPr>
      <w:ind w:left="720"/>
      <w:contextualSpacing/>
    </w:pPr>
  </w:style>
  <w:style w:type="character" w:styleId="Hyperlink">
    <w:name w:val="Hyperlink"/>
    <w:basedOn w:val="DefaultParagraphFont"/>
    <w:uiPriority w:val="99"/>
    <w:rsid w:val="00796CCC"/>
    <w:rPr>
      <w:rFonts w:cs="Times New Roman"/>
      <w:color w:val="0000FF"/>
      <w:u w:val="single"/>
    </w:rPr>
  </w:style>
  <w:style w:type="character" w:customStyle="1" w:styleId="Heading1Char">
    <w:name w:val="Heading 1 Char"/>
    <w:basedOn w:val="DefaultParagraphFont"/>
    <w:link w:val="Heading1"/>
    <w:uiPriority w:val="9"/>
    <w:rsid w:val="00995DD7"/>
    <w:rPr>
      <w:smallCaps/>
      <w:spacing w:val="5"/>
      <w:sz w:val="32"/>
      <w:szCs w:val="32"/>
    </w:rPr>
  </w:style>
  <w:style w:type="paragraph" w:styleId="TOCHeading">
    <w:name w:val="TOC Heading"/>
    <w:basedOn w:val="Heading1"/>
    <w:next w:val="Normal"/>
    <w:uiPriority w:val="39"/>
    <w:unhideWhenUsed/>
    <w:qFormat/>
    <w:rsid w:val="00995DD7"/>
    <w:pPr>
      <w:outlineLvl w:val="9"/>
    </w:pPr>
  </w:style>
  <w:style w:type="paragraph" w:styleId="TOC1">
    <w:name w:val="toc 1"/>
    <w:basedOn w:val="Normal"/>
    <w:next w:val="Normal"/>
    <w:autoRedefine/>
    <w:uiPriority w:val="39"/>
    <w:unhideWhenUsed/>
    <w:rsid w:val="00366D56"/>
    <w:pPr>
      <w:spacing w:after="100"/>
    </w:pPr>
  </w:style>
  <w:style w:type="character" w:customStyle="1" w:styleId="Heading2Char">
    <w:name w:val="Heading 2 Char"/>
    <w:basedOn w:val="DefaultParagraphFont"/>
    <w:link w:val="Heading2"/>
    <w:uiPriority w:val="9"/>
    <w:rsid w:val="00995DD7"/>
    <w:rPr>
      <w:smallCaps/>
      <w:spacing w:val="5"/>
      <w:sz w:val="28"/>
      <w:szCs w:val="28"/>
    </w:rPr>
  </w:style>
  <w:style w:type="paragraph" w:styleId="Header">
    <w:name w:val="header"/>
    <w:basedOn w:val="Normal"/>
    <w:link w:val="HeaderChar"/>
    <w:uiPriority w:val="99"/>
    <w:semiHidden/>
    <w:unhideWhenUsed/>
    <w:rsid w:val="00995DD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995DD7"/>
  </w:style>
  <w:style w:type="paragraph" w:styleId="Footer">
    <w:name w:val="footer"/>
    <w:basedOn w:val="Normal"/>
    <w:link w:val="FooterChar"/>
    <w:uiPriority w:val="99"/>
    <w:unhideWhenUsed/>
    <w:rsid w:val="00995DD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95DD7"/>
  </w:style>
  <w:style w:type="character" w:customStyle="1" w:styleId="Heading3Char">
    <w:name w:val="Heading 3 Char"/>
    <w:basedOn w:val="DefaultParagraphFont"/>
    <w:link w:val="Heading3"/>
    <w:uiPriority w:val="9"/>
    <w:semiHidden/>
    <w:rsid w:val="00995DD7"/>
    <w:rPr>
      <w:smallCaps/>
      <w:spacing w:val="5"/>
      <w:sz w:val="24"/>
      <w:szCs w:val="24"/>
    </w:rPr>
  </w:style>
  <w:style w:type="character" w:customStyle="1" w:styleId="Heading4Char">
    <w:name w:val="Heading 4 Char"/>
    <w:basedOn w:val="DefaultParagraphFont"/>
    <w:link w:val="Heading4"/>
    <w:uiPriority w:val="9"/>
    <w:semiHidden/>
    <w:rsid w:val="00995DD7"/>
    <w:rPr>
      <w:smallCaps/>
      <w:spacing w:val="10"/>
      <w:sz w:val="22"/>
      <w:szCs w:val="22"/>
    </w:rPr>
  </w:style>
  <w:style w:type="character" w:customStyle="1" w:styleId="Heading5Char">
    <w:name w:val="Heading 5 Char"/>
    <w:basedOn w:val="DefaultParagraphFont"/>
    <w:link w:val="Heading5"/>
    <w:uiPriority w:val="9"/>
    <w:semiHidden/>
    <w:rsid w:val="00995DD7"/>
    <w:rPr>
      <w:smallCaps/>
      <w:color w:val="0075A2" w:themeColor="accent2" w:themeShade="BF"/>
      <w:spacing w:val="10"/>
      <w:sz w:val="22"/>
      <w:szCs w:val="26"/>
    </w:rPr>
  </w:style>
  <w:style w:type="character" w:customStyle="1" w:styleId="Heading6Char">
    <w:name w:val="Heading 6 Char"/>
    <w:basedOn w:val="DefaultParagraphFont"/>
    <w:link w:val="Heading6"/>
    <w:uiPriority w:val="9"/>
    <w:semiHidden/>
    <w:rsid w:val="00995DD7"/>
    <w:rPr>
      <w:smallCaps/>
      <w:color w:val="009DD9" w:themeColor="accent2"/>
      <w:spacing w:val="5"/>
      <w:sz w:val="22"/>
    </w:rPr>
  </w:style>
  <w:style w:type="character" w:customStyle="1" w:styleId="Heading7Char">
    <w:name w:val="Heading 7 Char"/>
    <w:basedOn w:val="DefaultParagraphFont"/>
    <w:link w:val="Heading7"/>
    <w:uiPriority w:val="9"/>
    <w:semiHidden/>
    <w:rsid w:val="00995DD7"/>
    <w:rPr>
      <w:b/>
      <w:smallCaps/>
      <w:color w:val="009DD9" w:themeColor="accent2"/>
      <w:spacing w:val="10"/>
    </w:rPr>
  </w:style>
  <w:style w:type="character" w:customStyle="1" w:styleId="Heading8Char">
    <w:name w:val="Heading 8 Char"/>
    <w:basedOn w:val="DefaultParagraphFont"/>
    <w:link w:val="Heading8"/>
    <w:uiPriority w:val="9"/>
    <w:semiHidden/>
    <w:rsid w:val="00995DD7"/>
    <w:rPr>
      <w:b/>
      <w:i/>
      <w:smallCaps/>
      <w:color w:val="0075A2" w:themeColor="accent2" w:themeShade="BF"/>
    </w:rPr>
  </w:style>
  <w:style w:type="character" w:customStyle="1" w:styleId="Heading9Char">
    <w:name w:val="Heading 9 Char"/>
    <w:basedOn w:val="DefaultParagraphFont"/>
    <w:link w:val="Heading9"/>
    <w:uiPriority w:val="9"/>
    <w:semiHidden/>
    <w:rsid w:val="00995DD7"/>
    <w:rPr>
      <w:b/>
      <w:i/>
      <w:smallCaps/>
      <w:color w:val="004D6C" w:themeColor="accent2" w:themeShade="7F"/>
    </w:rPr>
  </w:style>
  <w:style w:type="paragraph" w:styleId="Caption">
    <w:name w:val="caption"/>
    <w:basedOn w:val="Normal"/>
    <w:next w:val="Normal"/>
    <w:uiPriority w:val="35"/>
    <w:unhideWhenUsed/>
    <w:qFormat/>
    <w:rsid w:val="00995DD7"/>
    <w:pPr>
      <w:bidi w:val="0"/>
    </w:pPr>
    <w:rPr>
      <w:b/>
      <w:bCs/>
      <w:caps/>
      <w:sz w:val="16"/>
      <w:szCs w:val="18"/>
    </w:rPr>
  </w:style>
  <w:style w:type="paragraph" w:styleId="Title">
    <w:name w:val="Title"/>
    <w:basedOn w:val="Normal"/>
    <w:next w:val="Normal"/>
    <w:link w:val="TitleChar"/>
    <w:uiPriority w:val="10"/>
    <w:qFormat/>
    <w:rsid w:val="00995DD7"/>
    <w:pPr>
      <w:pBdr>
        <w:top w:val="single" w:sz="12" w:space="1" w:color="009DD9" w:themeColor="accent2"/>
      </w:pBdr>
      <w:bidi w:val="0"/>
      <w:spacing w:line="240" w:lineRule="auto"/>
      <w:jc w:val="right"/>
    </w:pPr>
    <w:rPr>
      <w:smallCaps/>
      <w:sz w:val="48"/>
      <w:szCs w:val="48"/>
    </w:rPr>
  </w:style>
  <w:style w:type="character" w:customStyle="1" w:styleId="TitleChar">
    <w:name w:val="Title Char"/>
    <w:basedOn w:val="DefaultParagraphFont"/>
    <w:link w:val="Title"/>
    <w:uiPriority w:val="10"/>
    <w:rsid w:val="00995DD7"/>
    <w:rPr>
      <w:smallCaps/>
      <w:sz w:val="48"/>
      <w:szCs w:val="48"/>
    </w:rPr>
  </w:style>
  <w:style w:type="paragraph" w:styleId="Subtitle">
    <w:name w:val="Subtitle"/>
    <w:basedOn w:val="Normal"/>
    <w:next w:val="Normal"/>
    <w:link w:val="SubtitleChar"/>
    <w:uiPriority w:val="11"/>
    <w:qFormat/>
    <w:rsid w:val="00995DD7"/>
    <w:pPr>
      <w:bidi w:val="0"/>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95DD7"/>
    <w:rPr>
      <w:rFonts w:asciiTheme="majorHAnsi" w:eastAsiaTheme="majorEastAsia" w:hAnsiTheme="majorHAnsi" w:cstheme="majorBidi"/>
      <w:szCs w:val="22"/>
    </w:rPr>
  </w:style>
  <w:style w:type="character" w:styleId="Strong">
    <w:name w:val="Strong"/>
    <w:uiPriority w:val="22"/>
    <w:qFormat/>
    <w:rsid w:val="00EB39D8"/>
    <w:rPr>
      <w:b/>
      <w:color w:val="009DD9" w:themeColor="accent2"/>
      <w:szCs w:val="32"/>
    </w:rPr>
  </w:style>
  <w:style w:type="character" w:styleId="Emphasis">
    <w:name w:val="Emphasis"/>
    <w:uiPriority w:val="20"/>
    <w:qFormat/>
    <w:rsid w:val="00995DD7"/>
    <w:rPr>
      <w:b/>
      <w:i/>
      <w:spacing w:val="10"/>
    </w:rPr>
  </w:style>
  <w:style w:type="paragraph" w:styleId="NoSpacing">
    <w:name w:val="No Spacing"/>
    <w:basedOn w:val="Normal"/>
    <w:link w:val="NoSpacingChar"/>
    <w:uiPriority w:val="1"/>
    <w:qFormat/>
    <w:rsid w:val="00995DD7"/>
    <w:pPr>
      <w:bidi w:val="0"/>
      <w:spacing w:after="0" w:line="240" w:lineRule="auto"/>
    </w:pPr>
  </w:style>
  <w:style w:type="paragraph" w:styleId="Quote">
    <w:name w:val="Quote"/>
    <w:basedOn w:val="Normal"/>
    <w:next w:val="Normal"/>
    <w:link w:val="QuoteChar"/>
    <w:uiPriority w:val="29"/>
    <w:qFormat/>
    <w:rsid w:val="00995DD7"/>
    <w:pPr>
      <w:bidi w:val="0"/>
    </w:pPr>
    <w:rPr>
      <w:i/>
    </w:rPr>
  </w:style>
  <w:style w:type="character" w:customStyle="1" w:styleId="QuoteChar">
    <w:name w:val="Quote Char"/>
    <w:basedOn w:val="DefaultParagraphFont"/>
    <w:link w:val="Quote"/>
    <w:uiPriority w:val="29"/>
    <w:rsid w:val="00995DD7"/>
    <w:rPr>
      <w:i/>
    </w:rPr>
  </w:style>
  <w:style w:type="paragraph" w:styleId="IntenseQuote">
    <w:name w:val="Intense Quote"/>
    <w:basedOn w:val="Normal"/>
    <w:next w:val="Normal"/>
    <w:link w:val="IntenseQuoteChar"/>
    <w:uiPriority w:val="30"/>
    <w:qFormat/>
    <w:rsid w:val="00995DD7"/>
    <w:pPr>
      <w:pBdr>
        <w:top w:val="single" w:sz="8" w:space="10" w:color="0075A2" w:themeColor="accent2" w:themeShade="BF"/>
        <w:left w:val="single" w:sz="8" w:space="10" w:color="0075A2" w:themeColor="accent2" w:themeShade="BF"/>
        <w:bottom w:val="single" w:sz="8" w:space="10" w:color="0075A2" w:themeColor="accent2" w:themeShade="BF"/>
        <w:right w:val="single" w:sz="8" w:space="10" w:color="0075A2" w:themeColor="accent2" w:themeShade="BF"/>
      </w:pBdr>
      <w:shd w:val="clear" w:color="auto" w:fill="009DD9" w:themeFill="accent2"/>
      <w:bidi w:val="0"/>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95DD7"/>
    <w:rPr>
      <w:b/>
      <w:i/>
      <w:color w:val="FFFFFF" w:themeColor="background1"/>
      <w:shd w:val="clear" w:color="auto" w:fill="009DD9" w:themeFill="accent2"/>
    </w:rPr>
  </w:style>
  <w:style w:type="character" w:styleId="SubtleEmphasis">
    <w:name w:val="Subtle Emphasis"/>
    <w:uiPriority w:val="19"/>
    <w:qFormat/>
    <w:rsid w:val="00995DD7"/>
    <w:rPr>
      <w:i/>
    </w:rPr>
  </w:style>
  <w:style w:type="character" w:styleId="IntenseEmphasis">
    <w:name w:val="Intense Emphasis"/>
    <w:uiPriority w:val="21"/>
    <w:qFormat/>
    <w:rsid w:val="00995DD7"/>
    <w:rPr>
      <w:b/>
      <w:i/>
      <w:color w:val="009DD9" w:themeColor="accent2"/>
      <w:spacing w:val="10"/>
    </w:rPr>
  </w:style>
  <w:style w:type="character" w:styleId="SubtleReference">
    <w:name w:val="Subtle Reference"/>
    <w:uiPriority w:val="31"/>
    <w:qFormat/>
    <w:rsid w:val="00995DD7"/>
    <w:rPr>
      <w:b/>
    </w:rPr>
  </w:style>
  <w:style w:type="character" w:styleId="IntenseReference">
    <w:name w:val="Intense Reference"/>
    <w:uiPriority w:val="32"/>
    <w:qFormat/>
    <w:rsid w:val="00995DD7"/>
    <w:rPr>
      <w:b/>
      <w:bCs/>
      <w:smallCaps/>
      <w:spacing w:val="5"/>
      <w:sz w:val="22"/>
      <w:szCs w:val="22"/>
      <w:u w:val="single"/>
    </w:rPr>
  </w:style>
  <w:style w:type="character" w:styleId="BookTitle">
    <w:name w:val="Book Title"/>
    <w:uiPriority w:val="33"/>
    <w:qFormat/>
    <w:rsid w:val="00995DD7"/>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995DD7"/>
  </w:style>
  <w:style w:type="paragraph" w:styleId="TOC2">
    <w:name w:val="toc 2"/>
    <w:basedOn w:val="Normal"/>
    <w:next w:val="Normal"/>
    <w:autoRedefine/>
    <w:uiPriority w:val="39"/>
    <w:unhideWhenUsed/>
    <w:rsid w:val="00B51AC0"/>
    <w:pPr>
      <w:spacing w:after="100"/>
      <w:ind w:left="200"/>
    </w:pPr>
  </w:style>
  <w:style w:type="paragraph" w:styleId="TableofFigures">
    <w:name w:val="table of figures"/>
    <w:basedOn w:val="Normal"/>
    <w:next w:val="Normal"/>
    <w:uiPriority w:val="99"/>
    <w:unhideWhenUsed/>
    <w:rsid w:val="009462F0"/>
    <w:pPr>
      <w:spacing w:after="0"/>
    </w:pPr>
  </w:style>
  <w:style w:type="paragraph" w:styleId="NormalWeb">
    <w:name w:val="Normal (Web)"/>
    <w:basedOn w:val="Normal"/>
    <w:uiPriority w:val="99"/>
    <w:semiHidden/>
    <w:unhideWhenUsed/>
    <w:rsid w:val="00654AA2"/>
    <w:pPr>
      <w:bidi w:val="0"/>
      <w:spacing w:before="100" w:beforeAutospacing="1" w:after="100" w:afterAutospacing="1" w:line="240" w:lineRule="auto"/>
      <w:jc w:val="left"/>
    </w:pPr>
    <w:rPr>
      <w:rFonts w:ascii="Times New Roman" w:hAnsi="Times New Roman" w:cs="Times New Roman"/>
      <w:sz w:val="24"/>
      <w:szCs w:val="24"/>
      <w:lang w:bidi="he-IL"/>
    </w:rPr>
  </w:style>
</w:styles>
</file>

<file path=word/webSettings.xml><?xml version="1.0" encoding="utf-8"?>
<w:webSettings xmlns:r="http://schemas.openxmlformats.org/officeDocument/2006/relationships" xmlns:w="http://schemas.openxmlformats.org/wordprocessingml/2006/main">
  <w:divs>
    <w:div w:id="106897429">
      <w:bodyDiv w:val="1"/>
      <w:marLeft w:val="0"/>
      <w:marRight w:val="0"/>
      <w:marTop w:val="0"/>
      <w:marBottom w:val="0"/>
      <w:divBdr>
        <w:top w:val="none" w:sz="0" w:space="0" w:color="auto"/>
        <w:left w:val="none" w:sz="0" w:space="0" w:color="auto"/>
        <w:bottom w:val="none" w:sz="0" w:space="0" w:color="auto"/>
        <w:right w:val="none" w:sz="0" w:space="0" w:color="auto"/>
      </w:divBdr>
    </w:div>
    <w:div w:id="180247609">
      <w:bodyDiv w:val="1"/>
      <w:marLeft w:val="0"/>
      <w:marRight w:val="0"/>
      <w:marTop w:val="0"/>
      <w:marBottom w:val="0"/>
      <w:divBdr>
        <w:top w:val="none" w:sz="0" w:space="0" w:color="auto"/>
        <w:left w:val="none" w:sz="0" w:space="0" w:color="auto"/>
        <w:bottom w:val="none" w:sz="0" w:space="0" w:color="auto"/>
        <w:right w:val="none" w:sz="0" w:space="0" w:color="auto"/>
      </w:divBdr>
    </w:div>
    <w:div w:id="202601886">
      <w:bodyDiv w:val="1"/>
      <w:marLeft w:val="0"/>
      <w:marRight w:val="0"/>
      <w:marTop w:val="0"/>
      <w:marBottom w:val="0"/>
      <w:divBdr>
        <w:top w:val="none" w:sz="0" w:space="0" w:color="auto"/>
        <w:left w:val="none" w:sz="0" w:space="0" w:color="auto"/>
        <w:bottom w:val="none" w:sz="0" w:space="0" w:color="auto"/>
        <w:right w:val="none" w:sz="0" w:space="0" w:color="auto"/>
      </w:divBdr>
    </w:div>
    <w:div w:id="252396658">
      <w:bodyDiv w:val="1"/>
      <w:marLeft w:val="0"/>
      <w:marRight w:val="0"/>
      <w:marTop w:val="0"/>
      <w:marBottom w:val="0"/>
      <w:divBdr>
        <w:top w:val="none" w:sz="0" w:space="0" w:color="auto"/>
        <w:left w:val="none" w:sz="0" w:space="0" w:color="auto"/>
        <w:bottom w:val="none" w:sz="0" w:space="0" w:color="auto"/>
        <w:right w:val="none" w:sz="0" w:space="0" w:color="auto"/>
      </w:divBdr>
    </w:div>
    <w:div w:id="253587887">
      <w:bodyDiv w:val="1"/>
      <w:marLeft w:val="0"/>
      <w:marRight w:val="0"/>
      <w:marTop w:val="0"/>
      <w:marBottom w:val="0"/>
      <w:divBdr>
        <w:top w:val="none" w:sz="0" w:space="0" w:color="auto"/>
        <w:left w:val="none" w:sz="0" w:space="0" w:color="auto"/>
        <w:bottom w:val="none" w:sz="0" w:space="0" w:color="auto"/>
        <w:right w:val="none" w:sz="0" w:space="0" w:color="auto"/>
      </w:divBdr>
    </w:div>
    <w:div w:id="255603187">
      <w:bodyDiv w:val="1"/>
      <w:marLeft w:val="0"/>
      <w:marRight w:val="0"/>
      <w:marTop w:val="0"/>
      <w:marBottom w:val="0"/>
      <w:divBdr>
        <w:top w:val="none" w:sz="0" w:space="0" w:color="auto"/>
        <w:left w:val="none" w:sz="0" w:space="0" w:color="auto"/>
        <w:bottom w:val="none" w:sz="0" w:space="0" w:color="auto"/>
        <w:right w:val="none" w:sz="0" w:space="0" w:color="auto"/>
      </w:divBdr>
    </w:div>
    <w:div w:id="265041773">
      <w:bodyDiv w:val="1"/>
      <w:marLeft w:val="0"/>
      <w:marRight w:val="0"/>
      <w:marTop w:val="0"/>
      <w:marBottom w:val="0"/>
      <w:divBdr>
        <w:top w:val="none" w:sz="0" w:space="0" w:color="auto"/>
        <w:left w:val="none" w:sz="0" w:space="0" w:color="auto"/>
        <w:bottom w:val="none" w:sz="0" w:space="0" w:color="auto"/>
        <w:right w:val="none" w:sz="0" w:space="0" w:color="auto"/>
      </w:divBdr>
    </w:div>
    <w:div w:id="275257182">
      <w:bodyDiv w:val="1"/>
      <w:marLeft w:val="0"/>
      <w:marRight w:val="0"/>
      <w:marTop w:val="0"/>
      <w:marBottom w:val="0"/>
      <w:divBdr>
        <w:top w:val="none" w:sz="0" w:space="0" w:color="auto"/>
        <w:left w:val="none" w:sz="0" w:space="0" w:color="auto"/>
        <w:bottom w:val="none" w:sz="0" w:space="0" w:color="auto"/>
        <w:right w:val="none" w:sz="0" w:space="0" w:color="auto"/>
      </w:divBdr>
    </w:div>
    <w:div w:id="308020795">
      <w:bodyDiv w:val="1"/>
      <w:marLeft w:val="0"/>
      <w:marRight w:val="0"/>
      <w:marTop w:val="0"/>
      <w:marBottom w:val="0"/>
      <w:divBdr>
        <w:top w:val="none" w:sz="0" w:space="0" w:color="auto"/>
        <w:left w:val="none" w:sz="0" w:space="0" w:color="auto"/>
        <w:bottom w:val="none" w:sz="0" w:space="0" w:color="auto"/>
        <w:right w:val="none" w:sz="0" w:space="0" w:color="auto"/>
      </w:divBdr>
    </w:div>
    <w:div w:id="409469162">
      <w:bodyDiv w:val="1"/>
      <w:marLeft w:val="0"/>
      <w:marRight w:val="0"/>
      <w:marTop w:val="0"/>
      <w:marBottom w:val="0"/>
      <w:divBdr>
        <w:top w:val="none" w:sz="0" w:space="0" w:color="auto"/>
        <w:left w:val="none" w:sz="0" w:space="0" w:color="auto"/>
        <w:bottom w:val="none" w:sz="0" w:space="0" w:color="auto"/>
        <w:right w:val="none" w:sz="0" w:space="0" w:color="auto"/>
      </w:divBdr>
    </w:div>
    <w:div w:id="409617642">
      <w:bodyDiv w:val="1"/>
      <w:marLeft w:val="0"/>
      <w:marRight w:val="0"/>
      <w:marTop w:val="0"/>
      <w:marBottom w:val="0"/>
      <w:divBdr>
        <w:top w:val="none" w:sz="0" w:space="0" w:color="auto"/>
        <w:left w:val="none" w:sz="0" w:space="0" w:color="auto"/>
        <w:bottom w:val="none" w:sz="0" w:space="0" w:color="auto"/>
        <w:right w:val="none" w:sz="0" w:space="0" w:color="auto"/>
      </w:divBdr>
    </w:div>
    <w:div w:id="430055764">
      <w:bodyDiv w:val="1"/>
      <w:marLeft w:val="0"/>
      <w:marRight w:val="0"/>
      <w:marTop w:val="0"/>
      <w:marBottom w:val="0"/>
      <w:divBdr>
        <w:top w:val="none" w:sz="0" w:space="0" w:color="auto"/>
        <w:left w:val="none" w:sz="0" w:space="0" w:color="auto"/>
        <w:bottom w:val="none" w:sz="0" w:space="0" w:color="auto"/>
        <w:right w:val="none" w:sz="0" w:space="0" w:color="auto"/>
      </w:divBdr>
    </w:div>
    <w:div w:id="503324560">
      <w:bodyDiv w:val="1"/>
      <w:marLeft w:val="0"/>
      <w:marRight w:val="0"/>
      <w:marTop w:val="0"/>
      <w:marBottom w:val="0"/>
      <w:divBdr>
        <w:top w:val="none" w:sz="0" w:space="0" w:color="auto"/>
        <w:left w:val="none" w:sz="0" w:space="0" w:color="auto"/>
        <w:bottom w:val="none" w:sz="0" w:space="0" w:color="auto"/>
        <w:right w:val="none" w:sz="0" w:space="0" w:color="auto"/>
      </w:divBdr>
    </w:div>
    <w:div w:id="608700144">
      <w:bodyDiv w:val="1"/>
      <w:marLeft w:val="0"/>
      <w:marRight w:val="0"/>
      <w:marTop w:val="0"/>
      <w:marBottom w:val="0"/>
      <w:divBdr>
        <w:top w:val="none" w:sz="0" w:space="0" w:color="auto"/>
        <w:left w:val="none" w:sz="0" w:space="0" w:color="auto"/>
        <w:bottom w:val="none" w:sz="0" w:space="0" w:color="auto"/>
        <w:right w:val="none" w:sz="0" w:space="0" w:color="auto"/>
      </w:divBdr>
    </w:div>
    <w:div w:id="675310218">
      <w:bodyDiv w:val="1"/>
      <w:marLeft w:val="0"/>
      <w:marRight w:val="0"/>
      <w:marTop w:val="0"/>
      <w:marBottom w:val="0"/>
      <w:divBdr>
        <w:top w:val="none" w:sz="0" w:space="0" w:color="auto"/>
        <w:left w:val="none" w:sz="0" w:space="0" w:color="auto"/>
        <w:bottom w:val="none" w:sz="0" w:space="0" w:color="auto"/>
        <w:right w:val="none" w:sz="0" w:space="0" w:color="auto"/>
      </w:divBdr>
    </w:div>
    <w:div w:id="686760241">
      <w:bodyDiv w:val="1"/>
      <w:marLeft w:val="0"/>
      <w:marRight w:val="0"/>
      <w:marTop w:val="0"/>
      <w:marBottom w:val="0"/>
      <w:divBdr>
        <w:top w:val="none" w:sz="0" w:space="0" w:color="auto"/>
        <w:left w:val="none" w:sz="0" w:space="0" w:color="auto"/>
        <w:bottom w:val="none" w:sz="0" w:space="0" w:color="auto"/>
        <w:right w:val="none" w:sz="0" w:space="0" w:color="auto"/>
      </w:divBdr>
    </w:div>
    <w:div w:id="723793000">
      <w:bodyDiv w:val="1"/>
      <w:marLeft w:val="0"/>
      <w:marRight w:val="0"/>
      <w:marTop w:val="0"/>
      <w:marBottom w:val="0"/>
      <w:divBdr>
        <w:top w:val="none" w:sz="0" w:space="0" w:color="auto"/>
        <w:left w:val="none" w:sz="0" w:space="0" w:color="auto"/>
        <w:bottom w:val="none" w:sz="0" w:space="0" w:color="auto"/>
        <w:right w:val="none" w:sz="0" w:space="0" w:color="auto"/>
      </w:divBdr>
    </w:div>
    <w:div w:id="724185580">
      <w:bodyDiv w:val="1"/>
      <w:marLeft w:val="0"/>
      <w:marRight w:val="0"/>
      <w:marTop w:val="0"/>
      <w:marBottom w:val="0"/>
      <w:divBdr>
        <w:top w:val="none" w:sz="0" w:space="0" w:color="auto"/>
        <w:left w:val="none" w:sz="0" w:space="0" w:color="auto"/>
        <w:bottom w:val="none" w:sz="0" w:space="0" w:color="auto"/>
        <w:right w:val="none" w:sz="0" w:space="0" w:color="auto"/>
      </w:divBdr>
    </w:div>
    <w:div w:id="764424776">
      <w:bodyDiv w:val="1"/>
      <w:marLeft w:val="0"/>
      <w:marRight w:val="0"/>
      <w:marTop w:val="0"/>
      <w:marBottom w:val="0"/>
      <w:divBdr>
        <w:top w:val="none" w:sz="0" w:space="0" w:color="auto"/>
        <w:left w:val="none" w:sz="0" w:space="0" w:color="auto"/>
        <w:bottom w:val="none" w:sz="0" w:space="0" w:color="auto"/>
        <w:right w:val="none" w:sz="0" w:space="0" w:color="auto"/>
      </w:divBdr>
    </w:div>
    <w:div w:id="800226750">
      <w:bodyDiv w:val="1"/>
      <w:marLeft w:val="0"/>
      <w:marRight w:val="0"/>
      <w:marTop w:val="0"/>
      <w:marBottom w:val="0"/>
      <w:divBdr>
        <w:top w:val="none" w:sz="0" w:space="0" w:color="auto"/>
        <w:left w:val="none" w:sz="0" w:space="0" w:color="auto"/>
        <w:bottom w:val="none" w:sz="0" w:space="0" w:color="auto"/>
        <w:right w:val="none" w:sz="0" w:space="0" w:color="auto"/>
      </w:divBdr>
    </w:div>
    <w:div w:id="807818817">
      <w:bodyDiv w:val="1"/>
      <w:marLeft w:val="0"/>
      <w:marRight w:val="0"/>
      <w:marTop w:val="0"/>
      <w:marBottom w:val="0"/>
      <w:divBdr>
        <w:top w:val="none" w:sz="0" w:space="0" w:color="auto"/>
        <w:left w:val="none" w:sz="0" w:space="0" w:color="auto"/>
        <w:bottom w:val="none" w:sz="0" w:space="0" w:color="auto"/>
        <w:right w:val="none" w:sz="0" w:space="0" w:color="auto"/>
      </w:divBdr>
    </w:div>
    <w:div w:id="851720049">
      <w:bodyDiv w:val="1"/>
      <w:marLeft w:val="0"/>
      <w:marRight w:val="0"/>
      <w:marTop w:val="0"/>
      <w:marBottom w:val="0"/>
      <w:divBdr>
        <w:top w:val="none" w:sz="0" w:space="0" w:color="auto"/>
        <w:left w:val="none" w:sz="0" w:space="0" w:color="auto"/>
        <w:bottom w:val="none" w:sz="0" w:space="0" w:color="auto"/>
        <w:right w:val="none" w:sz="0" w:space="0" w:color="auto"/>
      </w:divBdr>
    </w:div>
    <w:div w:id="931820130">
      <w:bodyDiv w:val="1"/>
      <w:marLeft w:val="0"/>
      <w:marRight w:val="0"/>
      <w:marTop w:val="0"/>
      <w:marBottom w:val="0"/>
      <w:divBdr>
        <w:top w:val="none" w:sz="0" w:space="0" w:color="auto"/>
        <w:left w:val="none" w:sz="0" w:space="0" w:color="auto"/>
        <w:bottom w:val="none" w:sz="0" w:space="0" w:color="auto"/>
        <w:right w:val="none" w:sz="0" w:space="0" w:color="auto"/>
      </w:divBdr>
    </w:div>
    <w:div w:id="1014042075">
      <w:bodyDiv w:val="1"/>
      <w:marLeft w:val="0"/>
      <w:marRight w:val="0"/>
      <w:marTop w:val="0"/>
      <w:marBottom w:val="0"/>
      <w:divBdr>
        <w:top w:val="none" w:sz="0" w:space="0" w:color="auto"/>
        <w:left w:val="none" w:sz="0" w:space="0" w:color="auto"/>
        <w:bottom w:val="none" w:sz="0" w:space="0" w:color="auto"/>
        <w:right w:val="none" w:sz="0" w:space="0" w:color="auto"/>
      </w:divBdr>
    </w:div>
    <w:div w:id="1054621722">
      <w:bodyDiv w:val="1"/>
      <w:marLeft w:val="0"/>
      <w:marRight w:val="0"/>
      <w:marTop w:val="0"/>
      <w:marBottom w:val="0"/>
      <w:divBdr>
        <w:top w:val="none" w:sz="0" w:space="0" w:color="auto"/>
        <w:left w:val="none" w:sz="0" w:space="0" w:color="auto"/>
        <w:bottom w:val="none" w:sz="0" w:space="0" w:color="auto"/>
        <w:right w:val="none" w:sz="0" w:space="0" w:color="auto"/>
      </w:divBdr>
    </w:div>
    <w:div w:id="1254169594">
      <w:bodyDiv w:val="1"/>
      <w:marLeft w:val="0"/>
      <w:marRight w:val="0"/>
      <w:marTop w:val="0"/>
      <w:marBottom w:val="0"/>
      <w:divBdr>
        <w:top w:val="none" w:sz="0" w:space="0" w:color="auto"/>
        <w:left w:val="none" w:sz="0" w:space="0" w:color="auto"/>
        <w:bottom w:val="none" w:sz="0" w:space="0" w:color="auto"/>
        <w:right w:val="none" w:sz="0" w:space="0" w:color="auto"/>
      </w:divBdr>
    </w:div>
    <w:div w:id="1269967062">
      <w:bodyDiv w:val="1"/>
      <w:marLeft w:val="0"/>
      <w:marRight w:val="0"/>
      <w:marTop w:val="0"/>
      <w:marBottom w:val="0"/>
      <w:divBdr>
        <w:top w:val="none" w:sz="0" w:space="0" w:color="auto"/>
        <w:left w:val="none" w:sz="0" w:space="0" w:color="auto"/>
        <w:bottom w:val="none" w:sz="0" w:space="0" w:color="auto"/>
        <w:right w:val="none" w:sz="0" w:space="0" w:color="auto"/>
      </w:divBdr>
    </w:div>
    <w:div w:id="1282302519">
      <w:bodyDiv w:val="1"/>
      <w:marLeft w:val="0"/>
      <w:marRight w:val="0"/>
      <w:marTop w:val="0"/>
      <w:marBottom w:val="0"/>
      <w:divBdr>
        <w:top w:val="none" w:sz="0" w:space="0" w:color="auto"/>
        <w:left w:val="none" w:sz="0" w:space="0" w:color="auto"/>
        <w:bottom w:val="none" w:sz="0" w:space="0" w:color="auto"/>
        <w:right w:val="none" w:sz="0" w:space="0" w:color="auto"/>
      </w:divBdr>
    </w:div>
    <w:div w:id="1457067947">
      <w:bodyDiv w:val="1"/>
      <w:marLeft w:val="0"/>
      <w:marRight w:val="0"/>
      <w:marTop w:val="0"/>
      <w:marBottom w:val="0"/>
      <w:divBdr>
        <w:top w:val="none" w:sz="0" w:space="0" w:color="auto"/>
        <w:left w:val="none" w:sz="0" w:space="0" w:color="auto"/>
        <w:bottom w:val="none" w:sz="0" w:space="0" w:color="auto"/>
        <w:right w:val="none" w:sz="0" w:space="0" w:color="auto"/>
      </w:divBdr>
    </w:div>
    <w:div w:id="1460998204">
      <w:bodyDiv w:val="1"/>
      <w:marLeft w:val="0"/>
      <w:marRight w:val="0"/>
      <w:marTop w:val="0"/>
      <w:marBottom w:val="0"/>
      <w:divBdr>
        <w:top w:val="none" w:sz="0" w:space="0" w:color="auto"/>
        <w:left w:val="none" w:sz="0" w:space="0" w:color="auto"/>
        <w:bottom w:val="none" w:sz="0" w:space="0" w:color="auto"/>
        <w:right w:val="none" w:sz="0" w:space="0" w:color="auto"/>
      </w:divBdr>
    </w:div>
    <w:div w:id="1541626735">
      <w:bodyDiv w:val="1"/>
      <w:marLeft w:val="0"/>
      <w:marRight w:val="0"/>
      <w:marTop w:val="0"/>
      <w:marBottom w:val="0"/>
      <w:divBdr>
        <w:top w:val="none" w:sz="0" w:space="0" w:color="auto"/>
        <w:left w:val="none" w:sz="0" w:space="0" w:color="auto"/>
        <w:bottom w:val="none" w:sz="0" w:space="0" w:color="auto"/>
        <w:right w:val="none" w:sz="0" w:space="0" w:color="auto"/>
      </w:divBdr>
    </w:div>
    <w:div w:id="1550606119">
      <w:bodyDiv w:val="1"/>
      <w:marLeft w:val="0"/>
      <w:marRight w:val="0"/>
      <w:marTop w:val="0"/>
      <w:marBottom w:val="0"/>
      <w:divBdr>
        <w:top w:val="none" w:sz="0" w:space="0" w:color="auto"/>
        <w:left w:val="none" w:sz="0" w:space="0" w:color="auto"/>
        <w:bottom w:val="none" w:sz="0" w:space="0" w:color="auto"/>
        <w:right w:val="none" w:sz="0" w:space="0" w:color="auto"/>
      </w:divBdr>
    </w:div>
    <w:div w:id="1588921520">
      <w:bodyDiv w:val="1"/>
      <w:marLeft w:val="0"/>
      <w:marRight w:val="0"/>
      <w:marTop w:val="0"/>
      <w:marBottom w:val="0"/>
      <w:divBdr>
        <w:top w:val="none" w:sz="0" w:space="0" w:color="auto"/>
        <w:left w:val="none" w:sz="0" w:space="0" w:color="auto"/>
        <w:bottom w:val="none" w:sz="0" w:space="0" w:color="auto"/>
        <w:right w:val="none" w:sz="0" w:space="0" w:color="auto"/>
      </w:divBdr>
    </w:div>
    <w:div w:id="1622226823">
      <w:bodyDiv w:val="1"/>
      <w:marLeft w:val="0"/>
      <w:marRight w:val="0"/>
      <w:marTop w:val="0"/>
      <w:marBottom w:val="0"/>
      <w:divBdr>
        <w:top w:val="none" w:sz="0" w:space="0" w:color="auto"/>
        <w:left w:val="none" w:sz="0" w:space="0" w:color="auto"/>
        <w:bottom w:val="none" w:sz="0" w:space="0" w:color="auto"/>
        <w:right w:val="none" w:sz="0" w:space="0" w:color="auto"/>
      </w:divBdr>
    </w:div>
    <w:div w:id="1639651541">
      <w:bodyDiv w:val="1"/>
      <w:marLeft w:val="0"/>
      <w:marRight w:val="0"/>
      <w:marTop w:val="0"/>
      <w:marBottom w:val="0"/>
      <w:divBdr>
        <w:top w:val="none" w:sz="0" w:space="0" w:color="auto"/>
        <w:left w:val="none" w:sz="0" w:space="0" w:color="auto"/>
        <w:bottom w:val="none" w:sz="0" w:space="0" w:color="auto"/>
        <w:right w:val="none" w:sz="0" w:space="0" w:color="auto"/>
      </w:divBdr>
    </w:div>
    <w:div w:id="1805659718">
      <w:bodyDiv w:val="1"/>
      <w:marLeft w:val="0"/>
      <w:marRight w:val="0"/>
      <w:marTop w:val="0"/>
      <w:marBottom w:val="0"/>
      <w:divBdr>
        <w:top w:val="none" w:sz="0" w:space="0" w:color="auto"/>
        <w:left w:val="none" w:sz="0" w:space="0" w:color="auto"/>
        <w:bottom w:val="none" w:sz="0" w:space="0" w:color="auto"/>
        <w:right w:val="none" w:sz="0" w:space="0" w:color="auto"/>
      </w:divBdr>
    </w:div>
    <w:div w:id="1850755177">
      <w:bodyDiv w:val="1"/>
      <w:marLeft w:val="0"/>
      <w:marRight w:val="0"/>
      <w:marTop w:val="0"/>
      <w:marBottom w:val="0"/>
      <w:divBdr>
        <w:top w:val="none" w:sz="0" w:space="0" w:color="auto"/>
        <w:left w:val="none" w:sz="0" w:space="0" w:color="auto"/>
        <w:bottom w:val="none" w:sz="0" w:space="0" w:color="auto"/>
        <w:right w:val="none" w:sz="0" w:space="0" w:color="auto"/>
      </w:divBdr>
    </w:div>
    <w:div w:id="2046060653">
      <w:bodyDiv w:val="1"/>
      <w:marLeft w:val="0"/>
      <w:marRight w:val="0"/>
      <w:marTop w:val="0"/>
      <w:marBottom w:val="0"/>
      <w:divBdr>
        <w:top w:val="none" w:sz="0" w:space="0" w:color="auto"/>
        <w:left w:val="none" w:sz="0" w:space="0" w:color="auto"/>
        <w:bottom w:val="none" w:sz="0" w:space="0" w:color="auto"/>
        <w:right w:val="none" w:sz="0" w:space="0" w:color="auto"/>
      </w:divBdr>
    </w:div>
    <w:div w:id="2054888119">
      <w:bodyDiv w:val="1"/>
      <w:marLeft w:val="0"/>
      <w:marRight w:val="0"/>
      <w:marTop w:val="0"/>
      <w:marBottom w:val="0"/>
      <w:divBdr>
        <w:top w:val="none" w:sz="0" w:space="0" w:color="auto"/>
        <w:left w:val="none" w:sz="0" w:space="0" w:color="auto"/>
        <w:bottom w:val="none" w:sz="0" w:space="0" w:color="auto"/>
        <w:right w:val="none" w:sz="0" w:space="0" w:color="auto"/>
      </w:divBdr>
    </w:div>
    <w:div w:id="2084135973">
      <w:bodyDiv w:val="1"/>
      <w:marLeft w:val="0"/>
      <w:marRight w:val="0"/>
      <w:marTop w:val="0"/>
      <w:marBottom w:val="0"/>
      <w:divBdr>
        <w:top w:val="none" w:sz="0" w:space="0" w:color="auto"/>
        <w:left w:val="none" w:sz="0" w:space="0" w:color="auto"/>
        <w:bottom w:val="none" w:sz="0" w:space="0" w:color="auto"/>
        <w:right w:val="none" w:sz="0" w:space="0" w:color="auto"/>
      </w:divBdr>
    </w:div>
    <w:div w:id="214473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file:///C:\Users\dobstbau\Dropbox\Project\DOC\Project%20document\Flash_Setting_Project_Document.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obstbau\Dropbox\Project\DOC\Project%20document\Flash_Setting_Project_Document.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altera.com/products/devkits/altera/kit-nios-2c35.html"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dobstbau\Dropbox\Project\DOC\Project%20document\Flash_Setting_Project_Document.docx"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university.altera.com/materials/boards/de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זרימה">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467F7-16FB-4907-B312-202E33AC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9858</TotalTime>
  <Pages>41</Pages>
  <Words>10385</Words>
  <Characters>59200</Characters>
  <Application>Microsoft Office Word</Application>
  <DocSecurity>0</DocSecurity>
  <Lines>493</Lines>
  <Paragraphs>138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Intel Corporation</Company>
  <LinksUpToDate>false</LinksUpToDate>
  <CharactersWithSpaces>69447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dc:creator>
  <cp:lastModifiedBy>dobstbau</cp:lastModifiedBy>
  <cp:revision>125</cp:revision>
  <dcterms:created xsi:type="dcterms:W3CDTF">2011-06-10T19:02:00Z</dcterms:created>
  <dcterms:modified xsi:type="dcterms:W3CDTF">2011-11-26T20:43:00Z</dcterms:modified>
</cp:coreProperties>
</file>